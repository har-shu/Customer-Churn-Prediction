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6.xml" ContentType="application/vnd.openxmlformats-officedocument.wordprocessingml.footer+xml"/>
  <Override PartName="/word/header29.xml" ContentType="application/vnd.openxmlformats-officedocument.wordprocessingml.head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footer29.xml" ContentType="application/vnd.openxmlformats-officedocument.wordprocessingml.foot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footer32.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3.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34.xml" ContentType="application/vnd.openxmlformats-officedocument.wordprocessingml.footer+xml"/>
  <Override PartName="/word/header47.xml" ContentType="application/vnd.openxmlformats-officedocument.wordprocessingml.header+xml"/>
  <Override PartName="/word/footer35.xml" ContentType="application/vnd.openxmlformats-officedocument.wordprocessingml.footer+xml"/>
  <Override PartName="/word/media/image40.jpg" ContentType="image/jpeg"/>
  <Override PartName="/word/media/image41.jpg" ContentType="image/jpeg"/>
  <Override PartName="/word/media/image42.jpg" ContentType="image/jpeg"/>
  <Override PartName="/word/header48.xml" ContentType="application/vnd.openxmlformats-officedocument.wordprocessingml.header+xml"/>
  <Override PartName="/word/media/image43.jpg" ContentType="image/jpeg"/>
  <Override PartName="/word/header49.xml" ContentType="application/vnd.openxmlformats-officedocument.wordprocessingml.header+xml"/>
  <Override PartName="/word/header50.xml" ContentType="application/vnd.openxmlformats-officedocument.wordprocessingml.header+xml"/>
  <Override PartName="/word/footer36.xml" ContentType="application/vnd.openxmlformats-officedocument.wordprocessingml.footer+xml"/>
  <Override PartName="/word/header51.xml" ContentType="application/vnd.openxmlformats-officedocument.wordprocessingml.header+xml"/>
  <Override PartName="/word/footer37.xml" ContentType="application/vnd.openxmlformats-officedocument.wordprocessingml.footer+xml"/>
  <Override PartName="/word/header52.xml" ContentType="application/vnd.openxmlformats-officedocument.wordprocessingml.header+xml"/>
  <Override PartName="/word/footer38.xml" ContentType="application/vnd.openxmlformats-officedocument.wordprocessingml.footer+xml"/>
  <Override PartName="/word/header53.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45012" w14:textId="02A61CE2" w:rsidR="005E563A" w:rsidRDefault="261640DB" w:rsidP="261640DB">
      <w:pPr>
        <w:pStyle w:val="Heading5"/>
        <w:spacing w:before="59" w:line="388" w:lineRule="auto"/>
        <w:ind w:right="1773"/>
        <w:jc w:val="center"/>
        <w:rPr>
          <w:sz w:val="40"/>
          <w:szCs w:val="40"/>
        </w:rPr>
      </w:pPr>
      <w:r w:rsidRPr="261640DB">
        <w:rPr>
          <w:sz w:val="36"/>
          <w:szCs w:val="36"/>
        </w:rPr>
        <w:t xml:space="preserve">Customer Churn Prediction Using Artificial Neural Network </w:t>
      </w:r>
      <w:proofErr w:type="gramStart"/>
      <w:r w:rsidRPr="261640DB">
        <w:rPr>
          <w:sz w:val="36"/>
          <w:szCs w:val="36"/>
        </w:rPr>
        <w:t>And</w:t>
      </w:r>
      <w:proofErr w:type="gramEnd"/>
      <w:r w:rsidRPr="261640DB">
        <w:rPr>
          <w:sz w:val="36"/>
          <w:szCs w:val="36"/>
        </w:rPr>
        <w:t xml:space="preserve"> Machine Learning</w:t>
      </w:r>
    </w:p>
    <w:p w14:paraId="5A80ADE9" w14:textId="77777777" w:rsidR="005E563A" w:rsidRDefault="00892739">
      <w:pPr>
        <w:spacing w:line="316" w:lineRule="exact"/>
        <w:ind w:left="1433" w:right="1438"/>
        <w:jc w:val="center"/>
        <w:rPr>
          <w:i/>
          <w:sz w:val="28"/>
        </w:rPr>
      </w:pPr>
      <w:r>
        <w:rPr>
          <w:i/>
          <w:sz w:val="28"/>
        </w:rPr>
        <w:t>A</w:t>
      </w:r>
      <w:r>
        <w:rPr>
          <w:i/>
          <w:spacing w:val="-4"/>
          <w:sz w:val="28"/>
        </w:rPr>
        <w:t xml:space="preserve"> </w:t>
      </w:r>
      <w:r>
        <w:rPr>
          <w:i/>
          <w:sz w:val="28"/>
        </w:rPr>
        <w:t>project</w:t>
      </w:r>
      <w:r>
        <w:rPr>
          <w:i/>
          <w:spacing w:val="-2"/>
          <w:sz w:val="28"/>
        </w:rPr>
        <w:t xml:space="preserve"> </w:t>
      </w:r>
      <w:r>
        <w:rPr>
          <w:i/>
          <w:sz w:val="28"/>
        </w:rPr>
        <w:t>report</w:t>
      </w:r>
      <w:r>
        <w:rPr>
          <w:i/>
          <w:spacing w:val="-1"/>
          <w:sz w:val="28"/>
        </w:rPr>
        <w:t xml:space="preserve"> </w:t>
      </w:r>
      <w:r>
        <w:rPr>
          <w:i/>
          <w:sz w:val="28"/>
        </w:rPr>
        <w:t>submitted</w:t>
      </w:r>
      <w:r>
        <w:rPr>
          <w:i/>
          <w:spacing w:val="-2"/>
          <w:sz w:val="28"/>
        </w:rPr>
        <w:t xml:space="preserve"> </w:t>
      </w:r>
      <w:r>
        <w:rPr>
          <w:i/>
          <w:sz w:val="28"/>
        </w:rPr>
        <w:t>in</w:t>
      </w:r>
    </w:p>
    <w:p w14:paraId="159CA8A7" w14:textId="77777777" w:rsidR="005E563A" w:rsidRDefault="00892739">
      <w:pPr>
        <w:spacing w:before="202"/>
        <w:ind w:left="1437" w:right="1438"/>
        <w:jc w:val="center"/>
        <w:rPr>
          <w:i/>
          <w:sz w:val="28"/>
        </w:rPr>
      </w:pPr>
      <w:r>
        <w:rPr>
          <w:i/>
          <w:sz w:val="28"/>
        </w:rPr>
        <w:t>The</w:t>
      </w:r>
      <w:r>
        <w:rPr>
          <w:i/>
          <w:spacing w:val="-2"/>
          <w:sz w:val="28"/>
        </w:rPr>
        <w:t xml:space="preserve"> </w:t>
      </w:r>
      <w:r>
        <w:rPr>
          <w:i/>
          <w:sz w:val="28"/>
        </w:rPr>
        <w:t>partial</w:t>
      </w:r>
      <w:r>
        <w:rPr>
          <w:i/>
          <w:spacing w:val="-2"/>
          <w:sz w:val="28"/>
        </w:rPr>
        <w:t xml:space="preserve"> </w:t>
      </w:r>
      <w:r>
        <w:rPr>
          <w:i/>
          <w:sz w:val="28"/>
        </w:rPr>
        <w:t>fulfilment</w:t>
      </w:r>
      <w:r>
        <w:rPr>
          <w:i/>
          <w:spacing w:val="-2"/>
          <w:sz w:val="28"/>
        </w:rPr>
        <w:t xml:space="preserve"> </w:t>
      </w:r>
      <w:r>
        <w:rPr>
          <w:i/>
          <w:sz w:val="28"/>
        </w:rPr>
        <w:t>of</w:t>
      </w:r>
      <w:r>
        <w:rPr>
          <w:i/>
          <w:spacing w:val="-2"/>
          <w:sz w:val="28"/>
        </w:rPr>
        <w:t xml:space="preserve"> </w:t>
      </w:r>
      <w:r>
        <w:rPr>
          <w:i/>
          <w:sz w:val="28"/>
        </w:rPr>
        <w:t>the</w:t>
      </w:r>
      <w:r>
        <w:rPr>
          <w:i/>
          <w:spacing w:val="-1"/>
          <w:sz w:val="28"/>
        </w:rPr>
        <w:t xml:space="preserve"> </w:t>
      </w:r>
      <w:r>
        <w:rPr>
          <w:i/>
          <w:sz w:val="28"/>
        </w:rPr>
        <w:t>requirements</w:t>
      </w:r>
      <w:r>
        <w:rPr>
          <w:i/>
          <w:spacing w:val="-2"/>
          <w:sz w:val="28"/>
        </w:rPr>
        <w:t xml:space="preserve"> </w:t>
      </w:r>
      <w:r>
        <w:rPr>
          <w:i/>
          <w:sz w:val="28"/>
        </w:rPr>
        <w:t>for</w:t>
      </w:r>
      <w:r>
        <w:rPr>
          <w:i/>
          <w:spacing w:val="-1"/>
          <w:sz w:val="28"/>
        </w:rPr>
        <w:t xml:space="preserve"> </w:t>
      </w:r>
      <w:r>
        <w:rPr>
          <w:i/>
          <w:sz w:val="28"/>
        </w:rPr>
        <w:t>the</w:t>
      </w:r>
      <w:r>
        <w:rPr>
          <w:i/>
          <w:spacing w:val="-1"/>
          <w:sz w:val="28"/>
        </w:rPr>
        <w:t xml:space="preserve"> </w:t>
      </w:r>
      <w:r>
        <w:rPr>
          <w:i/>
          <w:sz w:val="28"/>
        </w:rPr>
        <w:t>award</w:t>
      </w:r>
      <w:r>
        <w:rPr>
          <w:i/>
          <w:spacing w:val="-2"/>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w:t>
      </w:r>
      <w:r>
        <w:rPr>
          <w:i/>
          <w:spacing w:val="-1"/>
          <w:sz w:val="28"/>
        </w:rPr>
        <w:t xml:space="preserve"> </w:t>
      </w:r>
      <w:r>
        <w:rPr>
          <w:i/>
          <w:sz w:val="28"/>
        </w:rPr>
        <w:t>of</w:t>
      </w:r>
    </w:p>
    <w:p w14:paraId="35FEBC73" w14:textId="77777777" w:rsidR="005E563A" w:rsidRDefault="00892739">
      <w:pPr>
        <w:pStyle w:val="Heading5"/>
        <w:spacing w:before="206" w:line="391" w:lineRule="auto"/>
        <w:ind w:left="4057" w:right="4063"/>
        <w:jc w:val="center"/>
      </w:pPr>
      <w:r>
        <w:t>Bachelor of Technology</w:t>
      </w:r>
      <w:r>
        <w:rPr>
          <w:spacing w:val="-68"/>
        </w:rPr>
        <w:t xml:space="preserve"> </w:t>
      </w:r>
      <w:r>
        <w:t>in</w:t>
      </w:r>
    </w:p>
    <w:p w14:paraId="089060F2" w14:textId="77777777" w:rsidR="005E563A" w:rsidRDefault="00892739">
      <w:pPr>
        <w:spacing w:line="314" w:lineRule="exact"/>
        <w:ind w:left="1426" w:right="1438"/>
        <w:jc w:val="center"/>
        <w:rPr>
          <w:b/>
          <w:sz w:val="28"/>
          <w:szCs w:val="28"/>
        </w:rPr>
      </w:pPr>
      <w:r w:rsidRPr="21B40629">
        <w:rPr>
          <w:b/>
          <w:sz w:val="28"/>
          <w:szCs w:val="28"/>
        </w:rPr>
        <w:t>Computer</w:t>
      </w:r>
      <w:r w:rsidRPr="21B40629">
        <w:rPr>
          <w:b/>
          <w:spacing w:val="-6"/>
          <w:sz w:val="28"/>
          <w:szCs w:val="28"/>
        </w:rPr>
        <w:t xml:space="preserve"> </w:t>
      </w:r>
      <w:r w:rsidRPr="21B40629">
        <w:rPr>
          <w:b/>
          <w:sz w:val="28"/>
          <w:szCs w:val="28"/>
        </w:rPr>
        <w:t>Science</w:t>
      </w:r>
      <w:r w:rsidRPr="21B40629">
        <w:rPr>
          <w:b/>
          <w:spacing w:val="-6"/>
          <w:sz w:val="28"/>
          <w:szCs w:val="28"/>
        </w:rPr>
        <w:t xml:space="preserve"> </w:t>
      </w:r>
      <w:r w:rsidRPr="21B40629">
        <w:rPr>
          <w:b/>
          <w:sz w:val="28"/>
          <w:szCs w:val="28"/>
        </w:rPr>
        <w:t xml:space="preserve">&amp; </w:t>
      </w:r>
      <w:r w:rsidRPr="21B40629">
        <w:rPr>
          <w:b/>
          <w:bCs/>
          <w:sz w:val="28"/>
          <w:szCs w:val="28"/>
        </w:rPr>
        <w:t>Systems</w:t>
      </w:r>
      <w:r w:rsidRPr="21B40629">
        <w:rPr>
          <w:b/>
          <w:bCs/>
          <w:spacing w:val="-8"/>
          <w:sz w:val="28"/>
          <w:szCs w:val="28"/>
        </w:rPr>
        <w:t xml:space="preserve"> </w:t>
      </w:r>
      <w:r w:rsidRPr="21B40629">
        <w:rPr>
          <w:b/>
          <w:sz w:val="28"/>
          <w:szCs w:val="28"/>
        </w:rPr>
        <w:t>Engineering</w:t>
      </w:r>
    </w:p>
    <w:p w14:paraId="25E3DD3C" w14:textId="77777777" w:rsidR="005E563A" w:rsidRDefault="005E563A">
      <w:pPr>
        <w:pStyle w:val="BodyText"/>
        <w:spacing w:before="10"/>
        <w:rPr>
          <w:b/>
          <w:sz w:val="27"/>
        </w:rPr>
      </w:pPr>
    </w:p>
    <w:p w14:paraId="31AB1EEA" w14:textId="77777777" w:rsidR="005E563A" w:rsidRDefault="00892739">
      <w:pPr>
        <w:pStyle w:val="Heading6"/>
        <w:ind w:left="1436" w:right="1438"/>
        <w:jc w:val="center"/>
      </w:pPr>
      <w:r>
        <w:t>Submitted</w:t>
      </w:r>
      <w:r>
        <w:rPr>
          <w:spacing w:val="-1"/>
        </w:rPr>
        <w:t xml:space="preserve"> </w:t>
      </w:r>
      <w:r>
        <w:t>by</w:t>
      </w:r>
    </w:p>
    <w:p w14:paraId="0CCDC1DD" w14:textId="77777777" w:rsidR="005E563A" w:rsidRDefault="005E563A">
      <w:pPr>
        <w:pStyle w:val="BodyText"/>
        <w:rPr>
          <w:sz w:val="30"/>
        </w:rPr>
      </w:pPr>
    </w:p>
    <w:p w14:paraId="4DE1CC5A" w14:textId="4811690C" w:rsidR="76A9350F" w:rsidRDefault="76A9350F" w:rsidP="76A9350F">
      <w:pPr>
        <w:pStyle w:val="Heading8"/>
        <w:tabs>
          <w:tab w:val="left" w:pos="7442"/>
        </w:tabs>
        <w:spacing w:before="187"/>
        <w:ind w:left="2401"/>
      </w:pPr>
      <w:r>
        <w:t>R. SAI ROSHINI</w:t>
      </w:r>
      <w:r>
        <w:tab/>
        <w:t>(19KD1A1552)</w:t>
      </w:r>
    </w:p>
    <w:p w14:paraId="3EC2929C" w14:textId="78589935" w:rsidR="00291605" w:rsidRDefault="00000000" w:rsidP="07FB729A">
      <w:pPr>
        <w:tabs>
          <w:tab w:val="left" w:pos="7442"/>
        </w:tabs>
        <w:spacing w:before="141"/>
        <w:ind w:left="2401"/>
        <w:rPr>
          <w:ins w:id="0" w:author="Harshitha Varma" w:date="2022-12-12T19:45:00Z"/>
          <w:b/>
          <w:bCs/>
          <w:sz w:val="24"/>
          <w:szCs w:val="24"/>
        </w:rPr>
      </w:pPr>
      <w:del w:id="1" w:author="Harshitha Varma" w:date="2022-12-12T19:45:00Z">
        <w:r w:rsidDel="00291605">
          <w:tab/>
        </w:r>
      </w:del>
      <w:r w:rsidR="261640DB" w:rsidRPr="261640DB">
        <w:rPr>
          <w:b/>
          <w:bCs/>
          <w:sz w:val="24"/>
          <w:szCs w:val="24"/>
        </w:rPr>
        <w:t>P. HARSHITHA VARMA</w:t>
      </w:r>
      <w:r>
        <w:tab/>
      </w:r>
      <w:r w:rsidR="261640DB" w:rsidRPr="261640DB">
        <w:rPr>
          <w:b/>
          <w:bCs/>
          <w:sz w:val="24"/>
          <w:szCs w:val="24"/>
        </w:rPr>
        <w:t>(19KD1A1549)</w:t>
      </w:r>
    </w:p>
    <w:p w14:paraId="1C982F4A" w14:textId="740F7E48" w:rsidR="005E563A" w:rsidRDefault="21B40629" w:rsidP="21B40629">
      <w:pPr>
        <w:pStyle w:val="Heading8"/>
        <w:tabs>
          <w:tab w:val="left" w:pos="7505"/>
        </w:tabs>
        <w:spacing w:before="137"/>
        <w:ind w:left="2160" w:firstLine="241"/>
      </w:pPr>
      <w:r>
        <w:t xml:space="preserve">G. AISHWARYA                                                    </w:t>
      </w:r>
      <w:r w:rsidR="00892739">
        <w:tab/>
        <w:t>19KD1A1521)</w:t>
      </w:r>
    </w:p>
    <w:p w14:paraId="155ADD10" w14:textId="32333D8F" w:rsidR="005E563A" w:rsidRDefault="21B40629">
      <w:pPr>
        <w:tabs>
          <w:tab w:val="left" w:pos="7505"/>
        </w:tabs>
        <w:spacing w:before="137"/>
        <w:ind w:left="2401"/>
        <w:rPr>
          <w:b/>
          <w:sz w:val="24"/>
          <w:szCs w:val="24"/>
        </w:rPr>
      </w:pPr>
      <w:r w:rsidRPr="21B40629">
        <w:rPr>
          <w:b/>
          <w:bCs/>
          <w:sz w:val="24"/>
          <w:szCs w:val="24"/>
        </w:rPr>
        <w:t>M. RAM</w:t>
      </w:r>
      <w:r w:rsidR="00892739">
        <w:tab/>
      </w:r>
      <w:r w:rsidRPr="21B40629">
        <w:rPr>
          <w:b/>
          <w:bCs/>
          <w:sz w:val="24"/>
          <w:szCs w:val="24"/>
        </w:rPr>
        <w:t>(19KD1A1541)</w:t>
      </w:r>
    </w:p>
    <w:p w14:paraId="59DF649C" w14:textId="77777777" w:rsidR="005E563A" w:rsidRDefault="005E563A">
      <w:pPr>
        <w:pStyle w:val="BodyText"/>
        <w:rPr>
          <w:b/>
          <w:sz w:val="26"/>
        </w:rPr>
      </w:pPr>
    </w:p>
    <w:p w14:paraId="6A239E8B" w14:textId="77777777" w:rsidR="005E563A" w:rsidRDefault="005E563A">
      <w:pPr>
        <w:pStyle w:val="BodyText"/>
        <w:spacing w:before="8"/>
        <w:rPr>
          <w:b/>
          <w:sz w:val="27"/>
        </w:rPr>
      </w:pPr>
    </w:p>
    <w:p w14:paraId="73862D95" w14:textId="77777777" w:rsidR="005E563A" w:rsidRDefault="00892739">
      <w:pPr>
        <w:pStyle w:val="Heading6"/>
        <w:ind w:left="1437" w:right="1437"/>
        <w:jc w:val="center"/>
      </w:pPr>
      <w:r>
        <w:t>Under</w:t>
      </w:r>
      <w:r>
        <w:rPr>
          <w:spacing w:val="-3"/>
        </w:rPr>
        <w:t xml:space="preserve"> </w:t>
      </w:r>
      <w:r>
        <w:t>the</w:t>
      </w:r>
      <w:r>
        <w:rPr>
          <w:spacing w:val="-1"/>
        </w:rPr>
        <w:t xml:space="preserve"> </w:t>
      </w:r>
      <w:r>
        <w:t>guidance of</w:t>
      </w:r>
    </w:p>
    <w:p w14:paraId="7D8FAD54" w14:textId="77777777" w:rsidR="005E563A" w:rsidRDefault="00892739">
      <w:pPr>
        <w:pStyle w:val="Heading8"/>
        <w:spacing w:before="51"/>
        <w:ind w:left="1437" w:right="1437"/>
        <w:jc w:val="center"/>
      </w:pPr>
      <w:r>
        <w:t>Mrs.</w:t>
      </w:r>
      <w:r>
        <w:rPr>
          <w:spacing w:val="1"/>
        </w:rPr>
        <w:t xml:space="preserve"> ANUPAMA</w:t>
      </w:r>
      <w:r>
        <w:rPr>
          <w:spacing w:val="-1"/>
        </w:rPr>
        <w:t xml:space="preserve"> </w:t>
      </w:r>
    </w:p>
    <w:p w14:paraId="0BF967A1" w14:textId="77777777" w:rsidR="005E563A" w:rsidRDefault="00892739" w:rsidP="261640DB">
      <w:pPr>
        <w:spacing w:before="41" w:line="276" w:lineRule="auto"/>
        <w:ind w:left="4461" w:right="4457" w:hanging="6"/>
        <w:jc w:val="center"/>
        <w:rPr>
          <w:b/>
          <w:bCs/>
          <w:sz w:val="24"/>
          <w:szCs w:val="24"/>
        </w:rPr>
      </w:pPr>
      <w:r w:rsidRPr="261640DB">
        <w:rPr>
          <w:b/>
          <w:bCs/>
          <w:sz w:val="24"/>
          <w:szCs w:val="24"/>
        </w:rPr>
        <w:t>Assistant Professor</w:t>
      </w:r>
      <w:r w:rsidRPr="261640DB">
        <w:rPr>
          <w:b/>
          <w:bCs/>
          <w:spacing w:val="1"/>
          <w:sz w:val="24"/>
          <w:szCs w:val="24"/>
        </w:rPr>
        <w:t xml:space="preserve"> </w:t>
      </w:r>
      <w:r w:rsidRPr="261640DB">
        <w:rPr>
          <w:b/>
          <w:bCs/>
          <w:sz w:val="24"/>
          <w:szCs w:val="24"/>
        </w:rPr>
        <w:t>Department</w:t>
      </w:r>
      <w:r w:rsidRPr="261640DB">
        <w:rPr>
          <w:b/>
          <w:bCs/>
          <w:spacing w:val="-6"/>
          <w:sz w:val="24"/>
          <w:szCs w:val="24"/>
        </w:rPr>
        <w:t xml:space="preserve"> </w:t>
      </w:r>
      <w:r w:rsidRPr="261640DB">
        <w:rPr>
          <w:b/>
          <w:bCs/>
          <w:sz w:val="24"/>
          <w:szCs w:val="24"/>
        </w:rPr>
        <w:t>of</w:t>
      </w:r>
      <w:r w:rsidRPr="261640DB">
        <w:rPr>
          <w:b/>
          <w:bCs/>
          <w:spacing w:val="-9"/>
          <w:sz w:val="24"/>
          <w:szCs w:val="24"/>
        </w:rPr>
        <w:t xml:space="preserve"> </w:t>
      </w:r>
      <w:r w:rsidRPr="261640DB">
        <w:rPr>
          <w:b/>
          <w:bCs/>
          <w:sz w:val="24"/>
          <w:szCs w:val="24"/>
        </w:rPr>
        <w:t>CSIT</w:t>
      </w:r>
    </w:p>
    <w:p w14:paraId="347C6C48" w14:textId="5AC23CF1" w:rsidR="005E563A" w:rsidRDefault="00892739" w:rsidP="07FB729A">
      <w:pPr>
        <w:spacing w:before="41" w:line="276" w:lineRule="auto"/>
        <w:ind w:left="4461" w:right="4457" w:hanging="6"/>
        <w:jc w:val="center"/>
        <w:rPr>
          <w:b/>
          <w:bCs/>
          <w:sz w:val="24"/>
          <w:szCs w:val="24"/>
        </w:rPr>
      </w:pPr>
      <w:r>
        <w:rPr>
          <w:noProof/>
        </w:rPr>
        <w:drawing>
          <wp:anchor distT="0" distB="0" distL="0" distR="0" simplePos="0" relativeHeight="251658249" behindDoc="0" locked="0" layoutInCell="1" allowOverlap="1" wp14:anchorId="6CABD293" wp14:editId="6DCA8B6F">
            <wp:simplePos x="0" y="0"/>
            <wp:positionH relativeFrom="page">
              <wp:posOffset>3221355</wp:posOffset>
            </wp:positionH>
            <wp:positionV relativeFrom="paragraph">
              <wp:posOffset>201295</wp:posOffset>
            </wp:positionV>
            <wp:extent cx="979170" cy="815340"/>
            <wp:effectExtent l="0" t="0" r="0" b="381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79170" cy="815340"/>
                    </a:xfrm>
                    <a:prstGeom prst="rect">
                      <a:avLst/>
                    </a:prstGeom>
                  </pic:spPr>
                </pic:pic>
              </a:graphicData>
            </a:graphic>
            <wp14:sizeRelH relativeFrom="margin">
              <wp14:pctWidth>0</wp14:pctWidth>
            </wp14:sizeRelH>
            <wp14:sizeRelV relativeFrom="margin">
              <wp14:pctHeight>0</wp14:pctHeight>
            </wp14:sizeRelV>
          </wp:anchor>
        </w:drawing>
      </w:r>
    </w:p>
    <w:p w14:paraId="7A09458E" w14:textId="1859E541" w:rsidR="005E563A" w:rsidRDefault="005E563A" w:rsidP="07FB729A">
      <w:pPr>
        <w:pStyle w:val="BodyText"/>
        <w:spacing w:before="41" w:line="276" w:lineRule="auto"/>
        <w:ind w:left="4320" w:right="4457"/>
        <w:jc w:val="center"/>
        <w:rPr>
          <w:b/>
          <w:bCs/>
        </w:rPr>
      </w:pPr>
    </w:p>
    <w:p w14:paraId="50BE5005" w14:textId="77777777" w:rsidR="005E563A" w:rsidRDefault="00892739">
      <w:pPr>
        <w:pStyle w:val="Heading5"/>
        <w:spacing w:before="20"/>
        <w:ind w:left="1431" w:right="1438"/>
        <w:jc w:val="center"/>
      </w:pPr>
      <w:r>
        <w:t>Department</w:t>
      </w:r>
      <w:r>
        <w:rPr>
          <w:spacing w:val="-4"/>
        </w:rPr>
        <w:t xml:space="preserve"> </w:t>
      </w:r>
      <w:r>
        <w:t>of</w:t>
      </w:r>
      <w:r>
        <w:rPr>
          <w:spacing w:val="-1"/>
        </w:rPr>
        <w:t xml:space="preserve"> </w:t>
      </w:r>
      <w:r>
        <w:t>Computer</w:t>
      </w:r>
      <w:r>
        <w:rPr>
          <w:spacing w:val="-6"/>
        </w:rPr>
        <w:t xml:space="preserve"> </w:t>
      </w:r>
      <w:r>
        <w:t>Science</w:t>
      </w:r>
      <w:r>
        <w:rPr>
          <w:spacing w:val="-6"/>
        </w:rPr>
        <w:t xml:space="preserve"> </w:t>
      </w:r>
      <w:r>
        <w:t>&amp;</w:t>
      </w:r>
      <w:r>
        <w:rPr>
          <w:spacing w:val="-7"/>
        </w:rPr>
        <w:t xml:space="preserve"> </w:t>
      </w:r>
      <w:r>
        <w:t>Engineering</w:t>
      </w:r>
    </w:p>
    <w:p w14:paraId="3010BE56" w14:textId="77777777" w:rsidR="005E563A" w:rsidRDefault="005E563A">
      <w:pPr>
        <w:pStyle w:val="BodyText"/>
        <w:spacing w:before="9"/>
        <w:rPr>
          <w:b/>
          <w:sz w:val="27"/>
        </w:rPr>
      </w:pPr>
    </w:p>
    <w:p w14:paraId="0D62C003" w14:textId="77777777" w:rsidR="005E563A" w:rsidRDefault="00892739">
      <w:pPr>
        <w:pStyle w:val="Heading8"/>
        <w:spacing w:before="1"/>
        <w:ind w:left="1433" w:right="1438"/>
        <w:jc w:val="center"/>
      </w:pPr>
      <w:r>
        <w:t>LENDI</w:t>
      </w:r>
      <w:r>
        <w:rPr>
          <w:spacing w:val="-3"/>
        </w:rPr>
        <w:t xml:space="preserve"> </w:t>
      </w:r>
      <w:r>
        <w:t>INSTITUTE</w:t>
      </w:r>
      <w:r>
        <w:rPr>
          <w:spacing w:val="-3"/>
        </w:rPr>
        <w:t xml:space="preserve"> </w:t>
      </w:r>
      <w:r>
        <w:t>OF</w:t>
      </w:r>
      <w:r>
        <w:rPr>
          <w:spacing w:val="-3"/>
        </w:rPr>
        <w:t xml:space="preserve"> </w:t>
      </w:r>
      <w:r>
        <w:t>ENGINEERING</w:t>
      </w:r>
      <w:r>
        <w:rPr>
          <w:spacing w:val="-1"/>
        </w:rPr>
        <w:t xml:space="preserve"> </w:t>
      </w:r>
      <w:r>
        <w:t>&amp; TECHNOLOGY</w:t>
      </w:r>
    </w:p>
    <w:p w14:paraId="206CF39B" w14:textId="77777777" w:rsidR="005E563A" w:rsidRDefault="00892739" w:rsidP="261640DB">
      <w:pPr>
        <w:pStyle w:val="BodyText"/>
        <w:spacing w:before="132"/>
        <w:ind w:left="1849"/>
        <w:jc w:val="center"/>
      </w:pPr>
      <w:r>
        <w:t>An</w:t>
      </w:r>
      <w:r>
        <w:rPr>
          <w:spacing w:val="-3"/>
        </w:rPr>
        <w:t xml:space="preserve"> </w:t>
      </w:r>
      <w:r>
        <w:t>Autonomous</w:t>
      </w:r>
      <w:r>
        <w:rPr>
          <w:spacing w:val="-3"/>
        </w:rPr>
        <w:t xml:space="preserve"> </w:t>
      </w:r>
      <w:r>
        <w:t>Institution,</w:t>
      </w:r>
      <w:r>
        <w:rPr>
          <w:spacing w:val="5"/>
        </w:rPr>
        <w:t xml:space="preserve"> </w:t>
      </w:r>
      <w:r>
        <w:t>Accredited</w:t>
      </w:r>
      <w:r>
        <w:rPr>
          <w:spacing w:val="3"/>
        </w:rPr>
        <w:t xml:space="preserve"> </w:t>
      </w:r>
      <w:r>
        <w:t>by</w:t>
      </w:r>
      <w:r>
        <w:rPr>
          <w:spacing w:val="-11"/>
        </w:rPr>
        <w:t xml:space="preserve"> </w:t>
      </w:r>
      <w:r>
        <w:t>NBA</w:t>
      </w:r>
      <w:r>
        <w:rPr>
          <w:spacing w:val="-7"/>
        </w:rPr>
        <w:t xml:space="preserve"> </w:t>
      </w:r>
      <w:r>
        <w:t>&amp;</w:t>
      </w:r>
      <w:r>
        <w:rPr>
          <w:spacing w:val="-5"/>
        </w:rPr>
        <w:t xml:space="preserve"> </w:t>
      </w:r>
      <w:r>
        <w:t>NAAC</w:t>
      </w:r>
      <w:r>
        <w:rPr>
          <w:spacing w:val="-3"/>
        </w:rPr>
        <w:t xml:space="preserve"> </w:t>
      </w:r>
      <w:r>
        <w:t>with</w:t>
      </w:r>
      <w:r>
        <w:rPr>
          <w:spacing w:val="-2"/>
        </w:rPr>
        <w:t xml:space="preserve"> </w:t>
      </w:r>
      <w:r>
        <w:t>“A”</w:t>
      </w:r>
      <w:r>
        <w:rPr>
          <w:spacing w:val="-2"/>
        </w:rPr>
        <w:t xml:space="preserve"> </w:t>
      </w:r>
      <w:r>
        <w:t>Grade</w:t>
      </w:r>
    </w:p>
    <w:p w14:paraId="0ECA43D9" w14:textId="04335B51" w:rsidR="005E563A" w:rsidRDefault="00892739" w:rsidP="261640DB">
      <w:pPr>
        <w:pStyle w:val="BodyText"/>
        <w:spacing w:before="137" w:line="362" w:lineRule="auto"/>
        <w:ind w:left="3841" w:right="2603" w:hanging="1230"/>
        <w:jc w:val="center"/>
      </w:pPr>
      <w:r>
        <w:t>Permanently Affiliated to JNTUK, Approved by A.I.C.T.E,</w:t>
      </w:r>
      <w:r>
        <w:rPr>
          <w:spacing w:val="-57"/>
        </w:rPr>
        <w:t xml:space="preserve"> </w:t>
      </w:r>
      <w:proofErr w:type="spellStart"/>
      <w:r>
        <w:t>Jonnada</w:t>
      </w:r>
      <w:proofErr w:type="spellEnd"/>
      <w:r>
        <w:t>,</w:t>
      </w:r>
      <w:r>
        <w:rPr>
          <w:spacing w:val="3"/>
        </w:rPr>
        <w:t xml:space="preserve"> </w:t>
      </w:r>
      <w:r>
        <w:t>Vizianagaram</w:t>
      </w:r>
      <w:r>
        <w:rPr>
          <w:spacing w:val="-4"/>
        </w:rPr>
        <w:t xml:space="preserve"> </w:t>
      </w:r>
      <w:r>
        <w:t>Dist.535005.</w:t>
      </w:r>
    </w:p>
    <w:p w14:paraId="1FD087B7" w14:textId="7B6F24FC" w:rsidR="005E563A" w:rsidRDefault="30EF84C5" w:rsidP="001541BC">
      <w:pPr>
        <w:pStyle w:val="BodyText"/>
        <w:spacing w:line="273" w:lineRule="exact"/>
        <w:ind w:left="720"/>
        <w:jc w:val="center"/>
        <w:sectPr w:rsidR="005E563A" w:rsidSect="00C65A78">
          <w:headerReference w:type="default" r:id="rId9"/>
          <w:footerReference w:type="default" r:id="rId10"/>
          <w:type w:val="continuous"/>
          <w:pgSz w:w="11910" w:h="16840"/>
          <w:pgMar w:top="720" w:right="720" w:bottom="720" w:left="720" w:header="720" w:footer="720" w:gutter="0"/>
          <w:cols w:space="720"/>
        </w:sectPr>
      </w:pPr>
      <w:r>
        <w:t xml:space="preserve">      2019-202</w:t>
      </w:r>
      <w:r w:rsidR="002C63AB">
        <w:t>2</w:t>
      </w:r>
    </w:p>
    <w:p w14:paraId="1DF34449" w14:textId="2D0DE19A" w:rsidR="005E563A" w:rsidRDefault="00D20D3D">
      <w:pPr>
        <w:pStyle w:val="BodyText"/>
        <w:ind w:left="578"/>
        <w:rPr>
          <w:sz w:val="20"/>
        </w:rPr>
      </w:pPr>
      <w:r>
        <w:rPr>
          <w:noProof/>
          <w:sz w:val="20"/>
        </w:rPr>
        <w:lastRenderedPageBreak/>
        <mc:AlternateContent>
          <mc:Choice Requires="wpg">
            <w:drawing>
              <wp:inline distT="0" distB="0" distL="0" distR="0" wp14:anchorId="00924A68" wp14:editId="5745D51F">
                <wp:extent cx="5946775" cy="1685925"/>
                <wp:effectExtent l="5080" t="0" r="1270" b="3175"/>
                <wp:docPr id="2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685925"/>
                          <a:chOff x="0" y="0"/>
                          <a:chExt cx="9365" cy="2655"/>
                        </a:xfrm>
                      </wpg:grpSpPr>
                      <pic:pic xmlns:pic="http://schemas.openxmlformats.org/drawingml/2006/picture">
                        <pic:nvPicPr>
                          <pic:cNvPr id="24"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 y="43"/>
                            <a:ext cx="2538" cy="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11"/>
                        <wps:cNvSpPr>
                          <a:spLocks noChangeArrowheads="1"/>
                        </wps:cNvSpPr>
                        <wps:spPr bwMode="auto">
                          <a:xfrm>
                            <a:off x="7" y="35"/>
                            <a:ext cx="2553" cy="2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10"/>
                        <wps:cNvSpPr>
                          <a:spLocks noChangeArrowheads="1"/>
                        </wps:cNvSpPr>
                        <wps:spPr bwMode="auto">
                          <a:xfrm>
                            <a:off x="2577" y="7"/>
                            <a:ext cx="6780" cy="2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
                        <wps:cNvSpPr txBox="1">
                          <a:spLocks noChangeArrowheads="1"/>
                        </wps:cNvSpPr>
                        <wps:spPr bwMode="auto">
                          <a:xfrm>
                            <a:off x="2584" y="15"/>
                            <a:ext cx="676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46545" w14:textId="77777777" w:rsidR="005E563A" w:rsidRDefault="00892739">
                              <w:pPr>
                                <w:spacing w:before="69" w:line="357" w:lineRule="auto"/>
                                <w:ind w:left="212" w:right="489"/>
                                <w:jc w:val="center"/>
                                <w:rPr>
                                  <w:b/>
                                  <w:sz w:val="26"/>
                                </w:rPr>
                              </w:pPr>
                              <w:r>
                                <w:rPr>
                                  <w:b/>
                                  <w:sz w:val="26"/>
                                </w:rPr>
                                <w:t>LENDI</w:t>
                              </w:r>
                              <w:r>
                                <w:rPr>
                                  <w:b/>
                                  <w:spacing w:val="-7"/>
                                  <w:sz w:val="26"/>
                                </w:rPr>
                                <w:t xml:space="preserve"> </w:t>
                              </w:r>
                              <w:r>
                                <w:rPr>
                                  <w:b/>
                                  <w:sz w:val="26"/>
                                </w:rPr>
                                <w:t>INSTITUTE</w:t>
                              </w:r>
                              <w:r>
                                <w:rPr>
                                  <w:b/>
                                  <w:spacing w:val="-7"/>
                                  <w:sz w:val="26"/>
                                </w:rPr>
                                <w:t xml:space="preserve"> </w:t>
                              </w:r>
                              <w:r>
                                <w:rPr>
                                  <w:b/>
                                  <w:sz w:val="26"/>
                                </w:rPr>
                                <w:t>OF</w:t>
                              </w:r>
                              <w:r>
                                <w:rPr>
                                  <w:b/>
                                  <w:spacing w:val="-6"/>
                                  <w:sz w:val="26"/>
                                </w:rPr>
                                <w:t xml:space="preserve"> </w:t>
                              </w:r>
                              <w:r>
                                <w:rPr>
                                  <w:b/>
                                  <w:sz w:val="26"/>
                                </w:rPr>
                                <w:t>ENGINEERING</w:t>
                              </w:r>
                              <w:r>
                                <w:rPr>
                                  <w:b/>
                                  <w:spacing w:val="-62"/>
                                  <w:sz w:val="26"/>
                                </w:rPr>
                                <w:t xml:space="preserve"> </w:t>
                              </w:r>
                              <w:r>
                                <w:rPr>
                                  <w:b/>
                                  <w:sz w:val="26"/>
                                </w:rPr>
                                <w:t>&amp;TECHNOLOGY</w:t>
                              </w:r>
                            </w:p>
                            <w:p w14:paraId="128DFCE2" w14:textId="77777777" w:rsidR="005E563A" w:rsidRDefault="00892739">
                              <w:pPr>
                                <w:spacing w:before="7"/>
                                <w:ind w:left="211" w:right="491"/>
                                <w:jc w:val="center"/>
                                <w:rPr>
                                  <w:b/>
                                  <w:sz w:val="26"/>
                                </w:rPr>
                              </w:pPr>
                              <w:r>
                                <w:rPr>
                                  <w:b/>
                                  <w:sz w:val="26"/>
                                </w:rPr>
                                <w:t>AN</w:t>
                              </w:r>
                              <w:r>
                                <w:rPr>
                                  <w:b/>
                                  <w:spacing w:val="-1"/>
                                  <w:sz w:val="26"/>
                                </w:rPr>
                                <w:t xml:space="preserve"> </w:t>
                              </w:r>
                              <w:r>
                                <w:rPr>
                                  <w:b/>
                                  <w:sz w:val="26"/>
                                </w:rPr>
                                <w:t>AUTONOMOUS</w:t>
                              </w:r>
                              <w:r>
                                <w:rPr>
                                  <w:b/>
                                  <w:spacing w:val="-2"/>
                                  <w:sz w:val="26"/>
                                </w:rPr>
                                <w:t xml:space="preserve"> </w:t>
                              </w:r>
                              <w:r>
                                <w:rPr>
                                  <w:b/>
                                  <w:sz w:val="26"/>
                                </w:rPr>
                                <w:t>INSTITUTION</w:t>
                              </w:r>
                            </w:p>
                            <w:p w14:paraId="6C2B2465" w14:textId="77777777" w:rsidR="005E563A" w:rsidRDefault="00892739">
                              <w:pPr>
                                <w:spacing w:before="148"/>
                                <w:ind w:left="206" w:right="491"/>
                                <w:jc w:val="center"/>
                                <w:rPr>
                                  <w:rFonts w:ascii="Calibri" w:hAnsi="Calibri"/>
                                  <w:b/>
                                  <w:sz w:val="26"/>
                                </w:rPr>
                              </w:pPr>
                              <w:r>
                                <w:rPr>
                                  <w:rFonts w:ascii="Calibri" w:hAnsi="Calibri"/>
                                  <w:b/>
                                  <w:sz w:val="26"/>
                                </w:rPr>
                                <w:t>Accredited</w:t>
                              </w:r>
                              <w:r>
                                <w:rPr>
                                  <w:rFonts w:ascii="Calibri" w:hAnsi="Calibri"/>
                                  <w:b/>
                                  <w:spacing w:val="-4"/>
                                  <w:sz w:val="26"/>
                                </w:rPr>
                                <w:t xml:space="preserve"> </w:t>
                              </w:r>
                              <w:r>
                                <w:rPr>
                                  <w:rFonts w:ascii="Calibri" w:hAnsi="Calibri"/>
                                  <w:b/>
                                  <w:sz w:val="26"/>
                                </w:rPr>
                                <w:t>by</w:t>
                              </w:r>
                              <w:r>
                                <w:rPr>
                                  <w:rFonts w:ascii="Calibri" w:hAnsi="Calibri"/>
                                  <w:b/>
                                  <w:spacing w:val="-3"/>
                                  <w:sz w:val="26"/>
                                </w:rPr>
                                <w:t xml:space="preserve"> </w:t>
                              </w:r>
                              <w:r>
                                <w:rPr>
                                  <w:rFonts w:ascii="Calibri" w:hAnsi="Calibri"/>
                                  <w:b/>
                                  <w:sz w:val="26"/>
                                </w:rPr>
                                <w:t>NAAC</w:t>
                              </w:r>
                              <w:r>
                                <w:rPr>
                                  <w:rFonts w:ascii="Calibri" w:hAnsi="Calibri"/>
                                  <w:b/>
                                  <w:spacing w:val="-2"/>
                                  <w:sz w:val="26"/>
                                </w:rPr>
                                <w:t xml:space="preserve"> </w:t>
                              </w:r>
                              <w:r>
                                <w:rPr>
                                  <w:rFonts w:ascii="Calibri" w:hAnsi="Calibri"/>
                                  <w:b/>
                                  <w:sz w:val="26"/>
                                </w:rPr>
                                <w:t>with</w:t>
                              </w:r>
                              <w:r>
                                <w:rPr>
                                  <w:rFonts w:ascii="Calibri" w:hAnsi="Calibri"/>
                                  <w:b/>
                                  <w:spacing w:val="-4"/>
                                  <w:sz w:val="26"/>
                                </w:rPr>
                                <w:t xml:space="preserve"> </w:t>
                              </w:r>
                              <w:r>
                                <w:rPr>
                                  <w:rFonts w:ascii="Calibri" w:hAnsi="Calibri"/>
                                  <w:b/>
                                  <w:sz w:val="26"/>
                                </w:rPr>
                                <w:t>“A”</w:t>
                              </w:r>
                              <w:r>
                                <w:rPr>
                                  <w:rFonts w:ascii="Calibri" w:hAnsi="Calibri"/>
                                  <w:b/>
                                  <w:spacing w:val="-2"/>
                                  <w:sz w:val="26"/>
                                </w:rPr>
                                <w:t xml:space="preserve"> </w:t>
                              </w:r>
                              <w:r>
                                <w:rPr>
                                  <w:rFonts w:ascii="Calibri" w:hAnsi="Calibri"/>
                                  <w:b/>
                                  <w:sz w:val="26"/>
                                </w:rPr>
                                <w:t>Grade,</w:t>
                              </w:r>
                              <w:r>
                                <w:rPr>
                                  <w:rFonts w:ascii="Calibri" w:hAnsi="Calibri"/>
                                  <w:b/>
                                  <w:spacing w:val="-4"/>
                                  <w:sz w:val="26"/>
                                </w:rPr>
                                <w:t xml:space="preserve"> </w:t>
                              </w:r>
                              <w:r>
                                <w:rPr>
                                  <w:rFonts w:ascii="Calibri" w:hAnsi="Calibri"/>
                                  <w:b/>
                                  <w:sz w:val="26"/>
                                </w:rPr>
                                <w:t>Accredited</w:t>
                              </w:r>
                              <w:r>
                                <w:rPr>
                                  <w:rFonts w:ascii="Calibri" w:hAnsi="Calibri"/>
                                  <w:b/>
                                  <w:spacing w:val="-4"/>
                                  <w:sz w:val="26"/>
                                </w:rPr>
                                <w:t xml:space="preserve"> </w:t>
                              </w:r>
                              <w:r>
                                <w:rPr>
                                  <w:rFonts w:ascii="Calibri" w:hAnsi="Calibri"/>
                                  <w:b/>
                                  <w:sz w:val="26"/>
                                </w:rPr>
                                <w:t>by</w:t>
                              </w:r>
                              <w:r>
                                <w:rPr>
                                  <w:rFonts w:ascii="Calibri" w:hAnsi="Calibri"/>
                                  <w:b/>
                                  <w:spacing w:val="-2"/>
                                  <w:sz w:val="26"/>
                                </w:rPr>
                                <w:t xml:space="preserve"> </w:t>
                              </w:r>
                              <w:r>
                                <w:rPr>
                                  <w:rFonts w:ascii="Calibri" w:hAnsi="Calibri"/>
                                  <w:b/>
                                  <w:sz w:val="26"/>
                                </w:rPr>
                                <w:t>NBA</w:t>
                              </w:r>
                            </w:p>
                            <w:p w14:paraId="4E201CAB" w14:textId="77777777" w:rsidR="005E563A" w:rsidRDefault="00892739">
                              <w:pPr>
                                <w:spacing w:before="23" w:line="410" w:lineRule="atLeast"/>
                                <w:ind w:left="212" w:right="491"/>
                                <w:jc w:val="center"/>
                                <w:rPr>
                                  <w:b/>
                                  <w:sz w:val="24"/>
                                </w:rPr>
                              </w:pPr>
                              <w:r>
                                <w:rPr>
                                  <w:b/>
                                  <w:sz w:val="24"/>
                                </w:rPr>
                                <w:t>Permanently</w:t>
                              </w:r>
                              <w:r>
                                <w:rPr>
                                  <w:b/>
                                  <w:spacing w:val="-4"/>
                                  <w:sz w:val="24"/>
                                </w:rPr>
                                <w:t xml:space="preserve"> </w:t>
                              </w:r>
                              <w:r>
                                <w:rPr>
                                  <w:b/>
                                  <w:sz w:val="24"/>
                                </w:rPr>
                                <w:t>Affiliated</w:t>
                              </w:r>
                              <w:r>
                                <w:rPr>
                                  <w:b/>
                                  <w:spacing w:val="-3"/>
                                  <w:sz w:val="24"/>
                                </w:rPr>
                                <w:t xml:space="preserve"> </w:t>
                              </w:r>
                              <w:r>
                                <w:rPr>
                                  <w:b/>
                                  <w:sz w:val="24"/>
                                </w:rPr>
                                <w:t>to</w:t>
                              </w:r>
                              <w:r>
                                <w:rPr>
                                  <w:b/>
                                  <w:spacing w:val="-4"/>
                                  <w:sz w:val="24"/>
                                </w:rPr>
                                <w:t xml:space="preserve"> </w:t>
                              </w:r>
                              <w:r>
                                <w:rPr>
                                  <w:b/>
                                  <w:sz w:val="24"/>
                                </w:rPr>
                                <w:t>JNTUK,</w:t>
                              </w:r>
                              <w:r>
                                <w:rPr>
                                  <w:b/>
                                  <w:spacing w:val="-6"/>
                                  <w:sz w:val="24"/>
                                </w:rPr>
                                <w:t xml:space="preserve"> </w:t>
                              </w:r>
                              <w:r>
                                <w:rPr>
                                  <w:b/>
                                  <w:sz w:val="24"/>
                                </w:rPr>
                                <w:t>Approved</w:t>
                              </w:r>
                              <w:r>
                                <w:rPr>
                                  <w:b/>
                                  <w:spacing w:val="-3"/>
                                  <w:sz w:val="24"/>
                                </w:rPr>
                                <w:t xml:space="preserve"> </w:t>
                              </w:r>
                              <w:r>
                                <w:rPr>
                                  <w:b/>
                                  <w:sz w:val="24"/>
                                </w:rPr>
                                <w:t>by</w:t>
                              </w:r>
                              <w:r>
                                <w:rPr>
                                  <w:b/>
                                  <w:spacing w:val="-3"/>
                                  <w:sz w:val="24"/>
                                </w:rPr>
                                <w:t xml:space="preserve"> </w:t>
                              </w:r>
                              <w:r>
                                <w:rPr>
                                  <w:b/>
                                  <w:sz w:val="24"/>
                                </w:rPr>
                                <w:t>A.I.C.T.E,</w:t>
                              </w:r>
                              <w:r>
                                <w:rPr>
                                  <w:b/>
                                  <w:spacing w:val="-57"/>
                                  <w:sz w:val="24"/>
                                </w:rPr>
                                <w:t xml:space="preserve"> </w:t>
                              </w:r>
                              <w:proofErr w:type="spellStart"/>
                              <w:proofErr w:type="gramStart"/>
                              <w:r>
                                <w:rPr>
                                  <w:b/>
                                  <w:sz w:val="24"/>
                                </w:rPr>
                                <w:t>Jonnada</w:t>
                              </w:r>
                              <w:proofErr w:type="spellEnd"/>
                              <w:r>
                                <w:rPr>
                                  <w:b/>
                                  <w:spacing w:val="-4"/>
                                  <w:sz w:val="24"/>
                                </w:rPr>
                                <w:t xml:space="preserve"> </w:t>
                              </w:r>
                              <w:r>
                                <w:rPr>
                                  <w:b/>
                                  <w:sz w:val="24"/>
                                </w:rPr>
                                <w:t>,</w:t>
                              </w:r>
                              <w:proofErr w:type="gramEnd"/>
                              <w:r>
                                <w:rPr>
                                  <w:b/>
                                  <w:spacing w:val="4"/>
                                  <w:sz w:val="24"/>
                                </w:rPr>
                                <w:t xml:space="preserve"> </w:t>
                              </w:r>
                              <w:r>
                                <w:rPr>
                                  <w:b/>
                                  <w:sz w:val="24"/>
                                </w:rPr>
                                <w:t>Vizianagaram</w:t>
                              </w:r>
                              <w:r>
                                <w:rPr>
                                  <w:b/>
                                  <w:spacing w:val="-2"/>
                                  <w:sz w:val="24"/>
                                </w:rPr>
                                <w:t xml:space="preserve"> </w:t>
                              </w:r>
                              <w:proofErr w:type="spellStart"/>
                              <w:r>
                                <w:rPr>
                                  <w:b/>
                                  <w:sz w:val="24"/>
                                </w:rPr>
                                <w:t>Dist</w:t>
                              </w:r>
                              <w:proofErr w:type="spellEnd"/>
                              <w:r>
                                <w:rPr>
                                  <w:b/>
                                  <w:spacing w:val="6"/>
                                  <w:sz w:val="24"/>
                                </w:rPr>
                                <w:t xml:space="preserve"> </w:t>
                              </w:r>
                              <w:r>
                                <w:rPr>
                                  <w:b/>
                                  <w:sz w:val="24"/>
                                </w:rPr>
                                <w:t>-</w:t>
                              </w:r>
                              <w:r>
                                <w:rPr>
                                  <w:b/>
                                  <w:spacing w:val="4"/>
                                  <w:sz w:val="24"/>
                                </w:rPr>
                                <w:t xml:space="preserve"> </w:t>
                              </w:r>
                              <w:r>
                                <w:rPr>
                                  <w:b/>
                                  <w:sz w:val="24"/>
                                </w:rPr>
                                <w:t>535005.</w:t>
                              </w:r>
                            </w:p>
                          </w:txbxContent>
                        </wps:txbx>
                        <wps:bodyPr rot="0" vert="horz" wrap="square" lIns="0" tIns="0" rIns="0" bIns="0" anchor="t" anchorCtr="0" upright="1">
                          <a:noAutofit/>
                        </wps:bodyPr>
                      </wps:wsp>
                    </wpg:wgp>
                  </a:graphicData>
                </a:graphic>
              </wp:inline>
            </w:drawing>
          </mc:Choice>
          <mc:Fallback>
            <w:pict>
              <v:group w14:anchorId="00924A68" id="Group 8" o:spid="_x0000_s1026" style="width:468.25pt;height:132.75pt;mso-position-horizontal-relative:char;mso-position-vertical-relative:line" coordsize="9365,26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15;top:43;width:2538;height: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">
                  <v:imagedata r:id="rId11" o:title=""/>
                </v:shape>
                <v:rect id="Rectangle 11" o:spid="_x0000_s1028" style="position:absolute;left:7;top:35;width:2553;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" filled="f"/>
                <v:rect id="Rectangle 10" o:spid="_x0000_s1029" style="position:absolute;left:2577;top:7;width:6780;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" filled="f"/>
                <v:shapetype id="_x0000_t202" coordsize="21600,21600" o:spt="202" path="m,l,21600r21600,l21600,xe">
                  <v:stroke joinstyle="miter"/>
                  <v:path gradientshapeok="t" o:connecttype="rect"/>
                </v:shapetype>
                <v:shape id="Text Box 9" o:spid="_x0000_s1030" type="#_x0000_t202" style="position:absolute;left:2584;top:15;width:676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C646545" w14:textId="77777777" w:rsidR="005E563A" w:rsidRDefault="00892739">
                        <w:pPr>
                          <w:spacing w:before="69" w:line="357" w:lineRule="auto"/>
                          <w:ind w:left="212" w:right="489"/>
                          <w:jc w:val="center"/>
                          <w:rPr>
                            <w:b/>
                            <w:sz w:val="26"/>
                          </w:rPr>
                        </w:pPr>
                        <w:r>
                          <w:rPr>
                            <w:b/>
                            <w:sz w:val="26"/>
                          </w:rPr>
                          <w:t>LENDI</w:t>
                        </w:r>
                        <w:r>
                          <w:rPr>
                            <w:b/>
                            <w:spacing w:val="-7"/>
                            <w:sz w:val="26"/>
                          </w:rPr>
                          <w:t xml:space="preserve"> </w:t>
                        </w:r>
                        <w:r>
                          <w:rPr>
                            <w:b/>
                            <w:sz w:val="26"/>
                          </w:rPr>
                          <w:t>INSTITUTE</w:t>
                        </w:r>
                        <w:r>
                          <w:rPr>
                            <w:b/>
                            <w:spacing w:val="-7"/>
                            <w:sz w:val="26"/>
                          </w:rPr>
                          <w:t xml:space="preserve"> </w:t>
                        </w:r>
                        <w:r>
                          <w:rPr>
                            <w:b/>
                            <w:sz w:val="26"/>
                          </w:rPr>
                          <w:t>OF</w:t>
                        </w:r>
                        <w:r>
                          <w:rPr>
                            <w:b/>
                            <w:spacing w:val="-6"/>
                            <w:sz w:val="26"/>
                          </w:rPr>
                          <w:t xml:space="preserve"> </w:t>
                        </w:r>
                        <w:r>
                          <w:rPr>
                            <w:b/>
                            <w:sz w:val="26"/>
                          </w:rPr>
                          <w:t>ENGINEERING</w:t>
                        </w:r>
                        <w:r>
                          <w:rPr>
                            <w:b/>
                            <w:spacing w:val="-62"/>
                            <w:sz w:val="26"/>
                          </w:rPr>
                          <w:t xml:space="preserve"> </w:t>
                        </w:r>
                        <w:r>
                          <w:rPr>
                            <w:b/>
                            <w:sz w:val="26"/>
                          </w:rPr>
                          <w:t>&amp;TECHNOLOGY</w:t>
                        </w:r>
                      </w:p>
                      <w:p w14:paraId="128DFCE2" w14:textId="77777777" w:rsidR="005E563A" w:rsidRDefault="00892739">
                        <w:pPr>
                          <w:spacing w:before="7"/>
                          <w:ind w:left="211" w:right="491"/>
                          <w:jc w:val="center"/>
                          <w:rPr>
                            <w:b/>
                            <w:sz w:val="26"/>
                          </w:rPr>
                        </w:pPr>
                        <w:r>
                          <w:rPr>
                            <w:b/>
                            <w:sz w:val="26"/>
                          </w:rPr>
                          <w:t>AN</w:t>
                        </w:r>
                        <w:r>
                          <w:rPr>
                            <w:b/>
                            <w:spacing w:val="-1"/>
                            <w:sz w:val="26"/>
                          </w:rPr>
                          <w:t xml:space="preserve"> </w:t>
                        </w:r>
                        <w:r>
                          <w:rPr>
                            <w:b/>
                            <w:sz w:val="26"/>
                          </w:rPr>
                          <w:t>AUTONOMOUS</w:t>
                        </w:r>
                        <w:r>
                          <w:rPr>
                            <w:b/>
                            <w:spacing w:val="-2"/>
                            <w:sz w:val="26"/>
                          </w:rPr>
                          <w:t xml:space="preserve"> </w:t>
                        </w:r>
                        <w:r>
                          <w:rPr>
                            <w:b/>
                            <w:sz w:val="26"/>
                          </w:rPr>
                          <w:t>INSTITUTION</w:t>
                        </w:r>
                      </w:p>
                      <w:p w14:paraId="6C2B2465" w14:textId="77777777" w:rsidR="005E563A" w:rsidRDefault="00892739">
                        <w:pPr>
                          <w:spacing w:before="148"/>
                          <w:ind w:left="206" w:right="491"/>
                          <w:jc w:val="center"/>
                          <w:rPr>
                            <w:rFonts w:ascii="Calibri" w:hAnsi="Calibri"/>
                            <w:b/>
                            <w:sz w:val="26"/>
                          </w:rPr>
                        </w:pPr>
                        <w:r>
                          <w:rPr>
                            <w:rFonts w:ascii="Calibri" w:hAnsi="Calibri"/>
                            <w:b/>
                            <w:sz w:val="26"/>
                          </w:rPr>
                          <w:t>Accredited</w:t>
                        </w:r>
                        <w:r>
                          <w:rPr>
                            <w:rFonts w:ascii="Calibri" w:hAnsi="Calibri"/>
                            <w:b/>
                            <w:spacing w:val="-4"/>
                            <w:sz w:val="26"/>
                          </w:rPr>
                          <w:t xml:space="preserve"> </w:t>
                        </w:r>
                        <w:r>
                          <w:rPr>
                            <w:rFonts w:ascii="Calibri" w:hAnsi="Calibri"/>
                            <w:b/>
                            <w:sz w:val="26"/>
                          </w:rPr>
                          <w:t>by</w:t>
                        </w:r>
                        <w:r>
                          <w:rPr>
                            <w:rFonts w:ascii="Calibri" w:hAnsi="Calibri"/>
                            <w:b/>
                            <w:spacing w:val="-3"/>
                            <w:sz w:val="26"/>
                          </w:rPr>
                          <w:t xml:space="preserve"> </w:t>
                        </w:r>
                        <w:r>
                          <w:rPr>
                            <w:rFonts w:ascii="Calibri" w:hAnsi="Calibri"/>
                            <w:b/>
                            <w:sz w:val="26"/>
                          </w:rPr>
                          <w:t>NAAC</w:t>
                        </w:r>
                        <w:r>
                          <w:rPr>
                            <w:rFonts w:ascii="Calibri" w:hAnsi="Calibri"/>
                            <w:b/>
                            <w:spacing w:val="-2"/>
                            <w:sz w:val="26"/>
                          </w:rPr>
                          <w:t xml:space="preserve"> </w:t>
                        </w:r>
                        <w:r>
                          <w:rPr>
                            <w:rFonts w:ascii="Calibri" w:hAnsi="Calibri"/>
                            <w:b/>
                            <w:sz w:val="26"/>
                          </w:rPr>
                          <w:t>with</w:t>
                        </w:r>
                        <w:r>
                          <w:rPr>
                            <w:rFonts w:ascii="Calibri" w:hAnsi="Calibri"/>
                            <w:b/>
                            <w:spacing w:val="-4"/>
                            <w:sz w:val="26"/>
                          </w:rPr>
                          <w:t xml:space="preserve"> </w:t>
                        </w:r>
                        <w:r>
                          <w:rPr>
                            <w:rFonts w:ascii="Calibri" w:hAnsi="Calibri"/>
                            <w:b/>
                            <w:sz w:val="26"/>
                          </w:rPr>
                          <w:t>“A”</w:t>
                        </w:r>
                        <w:r>
                          <w:rPr>
                            <w:rFonts w:ascii="Calibri" w:hAnsi="Calibri"/>
                            <w:b/>
                            <w:spacing w:val="-2"/>
                            <w:sz w:val="26"/>
                          </w:rPr>
                          <w:t xml:space="preserve"> </w:t>
                        </w:r>
                        <w:r>
                          <w:rPr>
                            <w:rFonts w:ascii="Calibri" w:hAnsi="Calibri"/>
                            <w:b/>
                            <w:sz w:val="26"/>
                          </w:rPr>
                          <w:t>Grade,</w:t>
                        </w:r>
                        <w:r>
                          <w:rPr>
                            <w:rFonts w:ascii="Calibri" w:hAnsi="Calibri"/>
                            <w:b/>
                            <w:spacing w:val="-4"/>
                            <w:sz w:val="26"/>
                          </w:rPr>
                          <w:t xml:space="preserve"> </w:t>
                        </w:r>
                        <w:r>
                          <w:rPr>
                            <w:rFonts w:ascii="Calibri" w:hAnsi="Calibri"/>
                            <w:b/>
                            <w:sz w:val="26"/>
                          </w:rPr>
                          <w:t>Accredited</w:t>
                        </w:r>
                        <w:r>
                          <w:rPr>
                            <w:rFonts w:ascii="Calibri" w:hAnsi="Calibri"/>
                            <w:b/>
                            <w:spacing w:val="-4"/>
                            <w:sz w:val="26"/>
                          </w:rPr>
                          <w:t xml:space="preserve"> </w:t>
                        </w:r>
                        <w:r>
                          <w:rPr>
                            <w:rFonts w:ascii="Calibri" w:hAnsi="Calibri"/>
                            <w:b/>
                            <w:sz w:val="26"/>
                          </w:rPr>
                          <w:t>by</w:t>
                        </w:r>
                        <w:r>
                          <w:rPr>
                            <w:rFonts w:ascii="Calibri" w:hAnsi="Calibri"/>
                            <w:b/>
                            <w:spacing w:val="-2"/>
                            <w:sz w:val="26"/>
                          </w:rPr>
                          <w:t xml:space="preserve"> </w:t>
                        </w:r>
                        <w:r>
                          <w:rPr>
                            <w:rFonts w:ascii="Calibri" w:hAnsi="Calibri"/>
                            <w:b/>
                            <w:sz w:val="26"/>
                          </w:rPr>
                          <w:t>NBA</w:t>
                        </w:r>
                      </w:p>
                      <w:p w14:paraId="4E201CAB" w14:textId="77777777" w:rsidR="005E563A" w:rsidRDefault="00892739">
                        <w:pPr>
                          <w:spacing w:before="23" w:line="410" w:lineRule="atLeast"/>
                          <w:ind w:left="212" w:right="491"/>
                          <w:jc w:val="center"/>
                          <w:rPr>
                            <w:b/>
                            <w:sz w:val="24"/>
                          </w:rPr>
                        </w:pPr>
                        <w:r>
                          <w:rPr>
                            <w:b/>
                            <w:sz w:val="24"/>
                          </w:rPr>
                          <w:t>Permanently</w:t>
                        </w:r>
                        <w:r>
                          <w:rPr>
                            <w:b/>
                            <w:spacing w:val="-4"/>
                            <w:sz w:val="24"/>
                          </w:rPr>
                          <w:t xml:space="preserve"> </w:t>
                        </w:r>
                        <w:r>
                          <w:rPr>
                            <w:b/>
                            <w:sz w:val="24"/>
                          </w:rPr>
                          <w:t>Affiliated</w:t>
                        </w:r>
                        <w:r>
                          <w:rPr>
                            <w:b/>
                            <w:spacing w:val="-3"/>
                            <w:sz w:val="24"/>
                          </w:rPr>
                          <w:t xml:space="preserve"> </w:t>
                        </w:r>
                        <w:r>
                          <w:rPr>
                            <w:b/>
                            <w:sz w:val="24"/>
                          </w:rPr>
                          <w:t>to</w:t>
                        </w:r>
                        <w:r>
                          <w:rPr>
                            <w:b/>
                            <w:spacing w:val="-4"/>
                            <w:sz w:val="24"/>
                          </w:rPr>
                          <w:t xml:space="preserve"> </w:t>
                        </w:r>
                        <w:r>
                          <w:rPr>
                            <w:b/>
                            <w:sz w:val="24"/>
                          </w:rPr>
                          <w:t>JNTUK,</w:t>
                        </w:r>
                        <w:r>
                          <w:rPr>
                            <w:b/>
                            <w:spacing w:val="-6"/>
                            <w:sz w:val="24"/>
                          </w:rPr>
                          <w:t xml:space="preserve"> </w:t>
                        </w:r>
                        <w:r>
                          <w:rPr>
                            <w:b/>
                            <w:sz w:val="24"/>
                          </w:rPr>
                          <w:t>Approved</w:t>
                        </w:r>
                        <w:r>
                          <w:rPr>
                            <w:b/>
                            <w:spacing w:val="-3"/>
                            <w:sz w:val="24"/>
                          </w:rPr>
                          <w:t xml:space="preserve"> </w:t>
                        </w:r>
                        <w:r>
                          <w:rPr>
                            <w:b/>
                            <w:sz w:val="24"/>
                          </w:rPr>
                          <w:t>by</w:t>
                        </w:r>
                        <w:r>
                          <w:rPr>
                            <w:b/>
                            <w:spacing w:val="-3"/>
                            <w:sz w:val="24"/>
                          </w:rPr>
                          <w:t xml:space="preserve"> </w:t>
                        </w:r>
                        <w:r>
                          <w:rPr>
                            <w:b/>
                            <w:sz w:val="24"/>
                          </w:rPr>
                          <w:t>A.I.C.T.E,</w:t>
                        </w:r>
                        <w:r>
                          <w:rPr>
                            <w:b/>
                            <w:spacing w:val="-57"/>
                            <w:sz w:val="24"/>
                          </w:rPr>
                          <w:t xml:space="preserve"> </w:t>
                        </w:r>
                        <w:proofErr w:type="spellStart"/>
                        <w:proofErr w:type="gramStart"/>
                        <w:r>
                          <w:rPr>
                            <w:b/>
                            <w:sz w:val="24"/>
                          </w:rPr>
                          <w:t>Jonnada</w:t>
                        </w:r>
                        <w:proofErr w:type="spellEnd"/>
                        <w:r>
                          <w:rPr>
                            <w:b/>
                            <w:spacing w:val="-4"/>
                            <w:sz w:val="24"/>
                          </w:rPr>
                          <w:t xml:space="preserve"> </w:t>
                        </w:r>
                        <w:r>
                          <w:rPr>
                            <w:b/>
                            <w:sz w:val="24"/>
                          </w:rPr>
                          <w:t>,</w:t>
                        </w:r>
                        <w:proofErr w:type="gramEnd"/>
                        <w:r>
                          <w:rPr>
                            <w:b/>
                            <w:spacing w:val="4"/>
                            <w:sz w:val="24"/>
                          </w:rPr>
                          <w:t xml:space="preserve"> </w:t>
                        </w:r>
                        <w:r>
                          <w:rPr>
                            <w:b/>
                            <w:sz w:val="24"/>
                          </w:rPr>
                          <w:t>Vizianagaram</w:t>
                        </w:r>
                        <w:r>
                          <w:rPr>
                            <w:b/>
                            <w:spacing w:val="-2"/>
                            <w:sz w:val="24"/>
                          </w:rPr>
                          <w:t xml:space="preserve"> </w:t>
                        </w:r>
                        <w:proofErr w:type="spellStart"/>
                        <w:r>
                          <w:rPr>
                            <w:b/>
                            <w:sz w:val="24"/>
                          </w:rPr>
                          <w:t>Dist</w:t>
                        </w:r>
                        <w:proofErr w:type="spellEnd"/>
                        <w:r>
                          <w:rPr>
                            <w:b/>
                            <w:spacing w:val="6"/>
                            <w:sz w:val="24"/>
                          </w:rPr>
                          <w:t xml:space="preserve"> </w:t>
                        </w:r>
                        <w:r>
                          <w:rPr>
                            <w:b/>
                            <w:sz w:val="24"/>
                          </w:rPr>
                          <w:t>-</w:t>
                        </w:r>
                        <w:r>
                          <w:rPr>
                            <w:b/>
                            <w:spacing w:val="4"/>
                            <w:sz w:val="24"/>
                          </w:rPr>
                          <w:t xml:space="preserve"> </w:t>
                        </w:r>
                        <w:r>
                          <w:rPr>
                            <w:b/>
                            <w:sz w:val="24"/>
                          </w:rPr>
                          <w:t>535005.</w:t>
                        </w:r>
                      </w:p>
                    </w:txbxContent>
                  </v:textbox>
                </v:shape>
                <w10:anchorlock/>
              </v:group>
            </w:pict>
          </mc:Fallback>
        </mc:AlternateContent>
      </w:r>
    </w:p>
    <w:p w14:paraId="188F6A78" w14:textId="77777777" w:rsidR="005E563A" w:rsidRDefault="005E563A">
      <w:pPr>
        <w:pStyle w:val="BodyText"/>
        <w:spacing w:before="1"/>
        <w:rPr>
          <w:sz w:val="14"/>
        </w:rPr>
      </w:pPr>
    </w:p>
    <w:p w14:paraId="50F4336E" w14:textId="77777777" w:rsidR="005E563A" w:rsidRDefault="00892739">
      <w:pPr>
        <w:spacing w:before="90"/>
        <w:ind w:left="1394" w:right="1438"/>
        <w:jc w:val="center"/>
        <w:rPr>
          <w:b/>
          <w:sz w:val="24"/>
          <w:szCs w:val="24"/>
        </w:rPr>
      </w:pPr>
      <w:r w:rsidRPr="6321AA95">
        <w:rPr>
          <w:b/>
          <w:bCs/>
          <w:sz w:val="24"/>
          <w:szCs w:val="24"/>
        </w:rPr>
        <w:t xml:space="preserve">        </w:t>
      </w:r>
      <w:r w:rsidRPr="6321AA95">
        <w:rPr>
          <w:b/>
          <w:sz w:val="24"/>
          <w:szCs w:val="24"/>
        </w:rPr>
        <w:t>DEPARTMENT</w:t>
      </w:r>
      <w:r w:rsidRPr="6321AA95">
        <w:rPr>
          <w:b/>
          <w:spacing w:val="-4"/>
          <w:sz w:val="24"/>
          <w:szCs w:val="24"/>
        </w:rPr>
        <w:t xml:space="preserve"> </w:t>
      </w:r>
      <w:r w:rsidRPr="6321AA95">
        <w:rPr>
          <w:b/>
          <w:sz w:val="24"/>
          <w:szCs w:val="24"/>
        </w:rPr>
        <w:t>OF</w:t>
      </w:r>
      <w:r w:rsidRPr="6321AA95">
        <w:rPr>
          <w:b/>
          <w:spacing w:val="-4"/>
          <w:sz w:val="24"/>
          <w:szCs w:val="24"/>
        </w:rPr>
        <w:t xml:space="preserve"> </w:t>
      </w:r>
      <w:r w:rsidRPr="6321AA95">
        <w:rPr>
          <w:b/>
          <w:sz w:val="24"/>
          <w:szCs w:val="24"/>
        </w:rPr>
        <w:t>COMPUTER</w:t>
      </w:r>
      <w:r w:rsidRPr="6321AA95">
        <w:rPr>
          <w:b/>
          <w:spacing w:val="-3"/>
          <w:sz w:val="24"/>
          <w:szCs w:val="24"/>
        </w:rPr>
        <w:t xml:space="preserve"> </w:t>
      </w:r>
      <w:r w:rsidRPr="6321AA95">
        <w:rPr>
          <w:b/>
          <w:sz w:val="24"/>
          <w:szCs w:val="24"/>
        </w:rPr>
        <w:t>SCIENCE</w:t>
      </w:r>
      <w:r w:rsidRPr="6321AA95">
        <w:rPr>
          <w:b/>
          <w:spacing w:val="-4"/>
          <w:sz w:val="24"/>
          <w:szCs w:val="24"/>
        </w:rPr>
        <w:t xml:space="preserve"> </w:t>
      </w:r>
      <w:r w:rsidRPr="6321AA95">
        <w:rPr>
          <w:b/>
          <w:sz w:val="24"/>
          <w:szCs w:val="24"/>
        </w:rPr>
        <w:t>AND</w:t>
      </w:r>
      <w:r w:rsidRPr="6321AA95">
        <w:rPr>
          <w:b/>
          <w:spacing w:val="-3"/>
          <w:sz w:val="24"/>
          <w:szCs w:val="24"/>
        </w:rPr>
        <w:t xml:space="preserve"> </w:t>
      </w:r>
      <w:r w:rsidRPr="6321AA95">
        <w:rPr>
          <w:b/>
          <w:sz w:val="24"/>
          <w:szCs w:val="24"/>
        </w:rPr>
        <w:t>ENGINEERING</w:t>
      </w:r>
    </w:p>
    <w:p w14:paraId="4365DD23" w14:textId="77777777" w:rsidR="005E563A" w:rsidRDefault="005E563A">
      <w:pPr>
        <w:pStyle w:val="BodyText"/>
        <w:spacing w:before="8"/>
        <w:rPr>
          <w:b/>
          <w:sz w:val="29"/>
        </w:rPr>
      </w:pPr>
    </w:p>
    <w:p w14:paraId="35E16587" w14:textId="77777777" w:rsidR="005E563A" w:rsidRDefault="00892739">
      <w:pPr>
        <w:pStyle w:val="Heading2"/>
        <w:spacing w:before="0"/>
        <w:ind w:right="913"/>
      </w:pPr>
      <w:r>
        <w:rPr>
          <w:color w:val="FF0000"/>
        </w:rPr>
        <w:t>BONAFIDE</w:t>
      </w:r>
      <w:r>
        <w:rPr>
          <w:color w:val="FF0000"/>
          <w:spacing w:val="-3"/>
        </w:rPr>
        <w:t xml:space="preserve"> </w:t>
      </w:r>
      <w:r>
        <w:rPr>
          <w:color w:val="FF0000"/>
        </w:rPr>
        <w:t>CERTIFICATE</w:t>
      </w:r>
    </w:p>
    <w:p w14:paraId="2300AF68" w14:textId="77777777" w:rsidR="005E563A" w:rsidRDefault="005E563A">
      <w:pPr>
        <w:pStyle w:val="BodyText"/>
        <w:spacing w:before="8"/>
        <w:rPr>
          <w:b/>
          <w:sz w:val="34"/>
        </w:rPr>
      </w:pPr>
    </w:p>
    <w:p w14:paraId="7F3B1A9A" w14:textId="278A5166" w:rsidR="005E563A" w:rsidRDefault="00892739" w:rsidP="1541B616">
      <w:pPr>
        <w:pStyle w:val="Heading5"/>
        <w:spacing w:before="59" w:line="388" w:lineRule="auto"/>
        <w:ind w:left="1440" w:right="1773"/>
        <w:rPr>
          <w:b w:val="0"/>
          <w:bCs w:val="0"/>
          <w:sz w:val="24"/>
          <w:szCs w:val="24"/>
        </w:rPr>
      </w:pPr>
      <w:r w:rsidRPr="08E5FDAF">
        <w:rPr>
          <w:b w:val="0"/>
          <w:sz w:val="24"/>
          <w:szCs w:val="24"/>
        </w:rPr>
        <w:t>This is to certify that the project entitled</w:t>
      </w:r>
      <w:r w:rsidRPr="08E5FDAF">
        <w:rPr>
          <w:sz w:val="24"/>
          <w:szCs w:val="24"/>
        </w:rPr>
        <w:t xml:space="preserve"> “</w:t>
      </w:r>
      <w:r w:rsidR="08E5FDAF" w:rsidRPr="08E5FDAF">
        <w:rPr>
          <w:sz w:val="29"/>
          <w:szCs w:val="29"/>
        </w:rPr>
        <w:t>Customer Churn Prediction Using Artificial Neural Network and Machine Learning</w:t>
      </w:r>
      <w:r w:rsidRPr="08E5FDAF">
        <w:rPr>
          <w:sz w:val="24"/>
          <w:szCs w:val="24"/>
        </w:rPr>
        <w:t xml:space="preserve">” </w:t>
      </w:r>
      <w:r w:rsidRPr="08E5FDAF">
        <w:rPr>
          <w:b w:val="0"/>
          <w:sz w:val="24"/>
          <w:szCs w:val="24"/>
        </w:rPr>
        <w:t xml:space="preserve">is a </w:t>
      </w:r>
      <w:r w:rsidR="08E5FDAF" w:rsidRPr="08E5FDAF">
        <w:rPr>
          <w:b w:val="0"/>
          <w:bCs w:val="0"/>
          <w:sz w:val="24"/>
          <w:szCs w:val="24"/>
        </w:rPr>
        <w:t>Bonafide</w:t>
      </w:r>
      <w:r w:rsidRPr="08E5FDAF">
        <w:rPr>
          <w:b w:val="0"/>
          <w:sz w:val="24"/>
          <w:szCs w:val="24"/>
        </w:rPr>
        <w:t xml:space="preserve"> record of the work done by </w:t>
      </w:r>
      <w:r w:rsidR="08E5FDAF" w:rsidRPr="08E5FDAF">
        <w:rPr>
          <w:sz w:val="24"/>
          <w:szCs w:val="24"/>
        </w:rPr>
        <w:t>R. Sai Roshini (19KD1A1552)</w:t>
      </w:r>
      <w:r w:rsidR="08E5FDAF" w:rsidRPr="08E5FDAF">
        <w:rPr>
          <w:b w:val="0"/>
          <w:bCs w:val="0"/>
          <w:sz w:val="24"/>
          <w:szCs w:val="24"/>
        </w:rPr>
        <w:t xml:space="preserve">, </w:t>
      </w:r>
    </w:p>
    <w:p w14:paraId="6C55E792" w14:textId="7546C6E2" w:rsidR="005E563A" w:rsidRDefault="00892739" w:rsidP="1541B616">
      <w:pPr>
        <w:pStyle w:val="Heading5"/>
        <w:spacing w:before="59" w:line="388" w:lineRule="auto"/>
        <w:ind w:left="1440" w:right="1773"/>
        <w:rPr>
          <w:b w:val="0"/>
          <w:bCs w:val="0"/>
          <w:sz w:val="24"/>
          <w:szCs w:val="24"/>
        </w:rPr>
      </w:pPr>
      <w:r w:rsidRPr="21B40629">
        <w:rPr>
          <w:sz w:val="24"/>
          <w:szCs w:val="24"/>
        </w:rPr>
        <w:t>P. Harshitha Varma (19KD1A1549)</w:t>
      </w:r>
      <w:r w:rsidRPr="1541B616">
        <w:rPr>
          <w:b w:val="0"/>
          <w:bCs w:val="0"/>
          <w:sz w:val="24"/>
          <w:szCs w:val="24"/>
        </w:rPr>
        <w:t xml:space="preserve">, </w:t>
      </w:r>
      <w:r w:rsidRPr="21B40629">
        <w:rPr>
          <w:sz w:val="24"/>
          <w:szCs w:val="24"/>
        </w:rPr>
        <w:t>G. Aishwarya (19KD1A1521)</w:t>
      </w:r>
      <w:r w:rsidRPr="1541B616">
        <w:rPr>
          <w:b w:val="0"/>
          <w:bCs w:val="0"/>
          <w:sz w:val="24"/>
          <w:szCs w:val="24"/>
        </w:rPr>
        <w:t xml:space="preserve">, </w:t>
      </w:r>
      <w:r w:rsidRPr="21B40629">
        <w:rPr>
          <w:sz w:val="24"/>
          <w:szCs w:val="24"/>
        </w:rPr>
        <w:t>M. Ram</w:t>
      </w:r>
      <w:r w:rsidRPr="21B40629">
        <w:rPr>
          <w:spacing w:val="1"/>
          <w:sz w:val="24"/>
          <w:szCs w:val="24"/>
        </w:rPr>
        <w:t xml:space="preserve"> </w:t>
      </w:r>
      <w:r w:rsidRPr="21B40629">
        <w:rPr>
          <w:sz w:val="24"/>
          <w:szCs w:val="24"/>
        </w:rPr>
        <w:t>(19KD1A1541)</w:t>
      </w:r>
      <w:r w:rsidRPr="1541B616">
        <w:rPr>
          <w:b w:val="0"/>
          <w:bCs w:val="0"/>
          <w:spacing w:val="1"/>
          <w:sz w:val="24"/>
          <w:szCs w:val="24"/>
        </w:rPr>
        <w:t xml:space="preserve"> </w:t>
      </w:r>
      <w:r w:rsidRPr="21B40629">
        <w:rPr>
          <w:b w:val="0"/>
          <w:bCs w:val="0"/>
          <w:sz w:val="24"/>
          <w:szCs w:val="24"/>
        </w:rPr>
        <w:t xml:space="preserve">under the supervision and guidance of </w:t>
      </w:r>
      <w:proofErr w:type="spellStart"/>
      <w:r w:rsidRPr="1541B616">
        <w:rPr>
          <w:b w:val="0"/>
          <w:bCs w:val="0"/>
          <w:sz w:val="24"/>
          <w:szCs w:val="24"/>
        </w:rPr>
        <w:t>Mrs.Anupama</w:t>
      </w:r>
      <w:proofErr w:type="spellEnd"/>
      <w:r w:rsidRPr="1541B616">
        <w:rPr>
          <w:b w:val="0"/>
          <w:bCs w:val="0"/>
          <w:sz w:val="24"/>
          <w:szCs w:val="24"/>
        </w:rPr>
        <w:t>,</w:t>
      </w:r>
      <w:r w:rsidRPr="1541B616">
        <w:rPr>
          <w:b w:val="0"/>
          <w:bCs w:val="0"/>
          <w:spacing w:val="1"/>
          <w:sz w:val="24"/>
          <w:szCs w:val="24"/>
        </w:rPr>
        <w:t xml:space="preserve"> </w:t>
      </w:r>
      <w:r w:rsidRPr="1541B616">
        <w:rPr>
          <w:b w:val="0"/>
          <w:bCs w:val="0"/>
          <w:sz w:val="24"/>
          <w:szCs w:val="24"/>
        </w:rPr>
        <w:t>Assistant</w:t>
      </w:r>
      <w:r w:rsidRPr="1541B616">
        <w:rPr>
          <w:b w:val="0"/>
          <w:bCs w:val="0"/>
          <w:spacing w:val="1"/>
          <w:sz w:val="24"/>
          <w:szCs w:val="24"/>
        </w:rPr>
        <w:t xml:space="preserve"> </w:t>
      </w:r>
      <w:r w:rsidRPr="1541B616">
        <w:rPr>
          <w:b w:val="0"/>
          <w:bCs w:val="0"/>
          <w:sz w:val="24"/>
          <w:szCs w:val="24"/>
        </w:rPr>
        <w:t>Professor</w:t>
      </w:r>
      <w:r w:rsidRPr="1541B616">
        <w:rPr>
          <w:b w:val="0"/>
          <w:bCs w:val="0"/>
          <w:spacing w:val="1"/>
          <w:sz w:val="24"/>
          <w:szCs w:val="24"/>
        </w:rPr>
        <w:t xml:space="preserve"> </w:t>
      </w:r>
      <w:r w:rsidRPr="21B40629">
        <w:rPr>
          <w:b w:val="0"/>
          <w:bCs w:val="0"/>
          <w:sz w:val="24"/>
          <w:szCs w:val="24"/>
        </w:rPr>
        <w:t>in partial fulfilment of the requirements for the award of the degree of Bachelor of</w:t>
      </w:r>
      <w:r w:rsidRPr="21B40629">
        <w:rPr>
          <w:b w:val="0"/>
          <w:bCs w:val="0"/>
          <w:spacing w:val="-57"/>
          <w:sz w:val="24"/>
          <w:szCs w:val="24"/>
        </w:rPr>
        <w:t xml:space="preserve"> </w:t>
      </w:r>
      <w:r w:rsidRPr="21B40629">
        <w:rPr>
          <w:b w:val="0"/>
          <w:bCs w:val="0"/>
          <w:sz w:val="24"/>
          <w:szCs w:val="24"/>
        </w:rPr>
        <w:t xml:space="preserve">Technology in </w:t>
      </w:r>
      <w:r w:rsidRPr="1541B616">
        <w:rPr>
          <w:b w:val="0"/>
          <w:bCs w:val="0"/>
          <w:sz w:val="24"/>
          <w:szCs w:val="24"/>
        </w:rPr>
        <w:t xml:space="preserve">Computer Science and Engineering </w:t>
      </w:r>
      <w:r w:rsidRPr="21B40629">
        <w:rPr>
          <w:b w:val="0"/>
          <w:bCs w:val="0"/>
          <w:sz w:val="24"/>
          <w:szCs w:val="24"/>
        </w:rPr>
        <w:t>from Lendi Institute of Engineering and</w:t>
      </w:r>
      <w:r w:rsidRPr="21B40629">
        <w:rPr>
          <w:b w:val="0"/>
          <w:bCs w:val="0"/>
          <w:spacing w:val="-57"/>
          <w:sz w:val="24"/>
          <w:szCs w:val="24"/>
        </w:rPr>
        <w:t xml:space="preserve"> </w:t>
      </w:r>
      <w:r w:rsidRPr="21B40629">
        <w:rPr>
          <w:b w:val="0"/>
          <w:bCs w:val="0"/>
          <w:sz w:val="24"/>
          <w:szCs w:val="24"/>
        </w:rPr>
        <w:t>Technology (Affiliated to</w:t>
      </w:r>
      <w:r w:rsidRPr="21B40629">
        <w:rPr>
          <w:b w:val="0"/>
          <w:bCs w:val="0"/>
          <w:spacing w:val="5"/>
          <w:sz w:val="24"/>
          <w:szCs w:val="24"/>
        </w:rPr>
        <w:t xml:space="preserve"> </w:t>
      </w:r>
      <w:r w:rsidRPr="21B40629">
        <w:rPr>
          <w:b w:val="0"/>
          <w:bCs w:val="0"/>
          <w:sz w:val="24"/>
          <w:szCs w:val="24"/>
        </w:rPr>
        <w:t>JNTUK),</w:t>
      </w:r>
      <w:r w:rsidRPr="21B40629">
        <w:rPr>
          <w:b w:val="0"/>
          <w:bCs w:val="0"/>
          <w:spacing w:val="3"/>
          <w:sz w:val="24"/>
          <w:szCs w:val="24"/>
        </w:rPr>
        <w:t xml:space="preserve"> </w:t>
      </w:r>
      <w:proofErr w:type="spellStart"/>
      <w:r w:rsidRPr="21B40629">
        <w:rPr>
          <w:b w:val="0"/>
          <w:bCs w:val="0"/>
          <w:sz w:val="24"/>
          <w:szCs w:val="24"/>
        </w:rPr>
        <w:t>Jonnada</w:t>
      </w:r>
      <w:proofErr w:type="spellEnd"/>
      <w:r w:rsidRPr="21B40629">
        <w:rPr>
          <w:b w:val="0"/>
          <w:bCs w:val="0"/>
          <w:sz w:val="24"/>
          <w:szCs w:val="24"/>
        </w:rPr>
        <w:t>,</w:t>
      </w:r>
      <w:r w:rsidRPr="21B40629">
        <w:rPr>
          <w:b w:val="0"/>
          <w:bCs w:val="0"/>
          <w:spacing w:val="2"/>
          <w:sz w:val="24"/>
          <w:szCs w:val="24"/>
        </w:rPr>
        <w:t xml:space="preserve"> </w:t>
      </w:r>
      <w:r w:rsidRPr="21B40629">
        <w:rPr>
          <w:b w:val="0"/>
          <w:bCs w:val="0"/>
          <w:sz w:val="24"/>
          <w:szCs w:val="24"/>
        </w:rPr>
        <w:t>Vizianagaram</w:t>
      </w:r>
      <w:r w:rsidRPr="21B40629">
        <w:rPr>
          <w:b w:val="0"/>
          <w:bCs w:val="0"/>
          <w:spacing w:val="1"/>
          <w:sz w:val="24"/>
          <w:szCs w:val="24"/>
        </w:rPr>
        <w:t xml:space="preserve"> </w:t>
      </w:r>
      <w:r w:rsidRPr="21B40629">
        <w:rPr>
          <w:b w:val="0"/>
          <w:bCs w:val="0"/>
          <w:sz w:val="24"/>
          <w:szCs w:val="24"/>
        </w:rPr>
        <w:t>for</w:t>
      </w:r>
      <w:r w:rsidRPr="21B40629">
        <w:rPr>
          <w:b w:val="0"/>
          <w:bCs w:val="0"/>
          <w:spacing w:val="-3"/>
          <w:sz w:val="24"/>
          <w:szCs w:val="24"/>
        </w:rPr>
        <w:t xml:space="preserve"> </w:t>
      </w:r>
      <w:r w:rsidRPr="21B40629">
        <w:rPr>
          <w:b w:val="0"/>
          <w:bCs w:val="0"/>
          <w:sz w:val="24"/>
          <w:szCs w:val="24"/>
        </w:rPr>
        <w:t>the</w:t>
      </w:r>
      <w:r w:rsidRPr="21B40629">
        <w:rPr>
          <w:b w:val="0"/>
          <w:bCs w:val="0"/>
          <w:spacing w:val="4"/>
          <w:sz w:val="24"/>
          <w:szCs w:val="24"/>
        </w:rPr>
        <w:t xml:space="preserve"> </w:t>
      </w:r>
      <w:r w:rsidRPr="21B40629">
        <w:rPr>
          <w:b w:val="0"/>
          <w:bCs w:val="0"/>
          <w:sz w:val="24"/>
          <w:szCs w:val="24"/>
        </w:rPr>
        <w:t>year</w:t>
      </w:r>
      <w:r w:rsidRPr="21B40629">
        <w:rPr>
          <w:b w:val="0"/>
          <w:bCs w:val="0"/>
          <w:spacing w:val="2"/>
          <w:sz w:val="24"/>
          <w:szCs w:val="24"/>
        </w:rPr>
        <w:t xml:space="preserve"> </w:t>
      </w:r>
      <w:r w:rsidRPr="21B40629">
        <w:rPr>
          <w:b w:val="0"/>
          <w:bCs w:val="0"/>
          <w:sz w:val="24"/>
          <w:szCs w:val="24"/>
        </w:rPr>
        <w:t>2023.</w:t>
      </w:r>
    </w:p>
    <w:p w14:paraId="36A1AE1F" w14:textId="77777777" w:rsidR="005E563A" w:rsidRDefault="005E563A">
      <w:pPr>
        <w:pStyle w:val="BodyText"/>
        <w:rPr>
          <w:sz w:val="26"/>
        </w:rPr>
      </w:pPr>
    </w:p>
    <w:p w14:paraId="73A1AC42" w14:textId="77777777" w:rsidR="005E563A" w:rsidRDefault="005E563A">
      <w:pPr>
        <w:pStyle w:val="BodyText"/>
        <w:rPr>
          <w:sz w:val="26"/>
        </w:rPr>
      </w:pPr>
    </w:p>
    <w:p w14:paraId="1C5A4761" w14:textId="77777777" w:rsidR="005E563A" w:rsidRDefault="005E563A">
      <w:pPr>
        <w:pStyle w:val="BodyText"/>
        <w:rPr>
          <w:sz w:val="26"/>
        </w:rPr>
      </w:pPr>
    </w:p>
    <w:p w14:paraId="4E712130" w14:textId="77777777" w:rsidR="005E563A" w:rsidRDefault="005E563A">
      <w:pPr>
        <w:pStyle w:val="BodyText"/>
        <w:spacing w:before="8"/>
        <w:rPr>
          <w:sz w:val="21"/>
        </w:rPr>
      </w:pPr>
    </w:p>
    <w:p w14:paraId="65131D2E" w14:textId="77777777" w:rsidR="005E563A" w:rsidRDefault="00892739">
      <w:pPr>
        <w:pStyle w:val="Heading5"/>
        <w:tabs>
          <w:tab w:val="left" w:pos="5915"/>
        </w:tabs>
        <w:ind w:left="451"/>
        <w:jc w:val="center"/>
      </w:pPr>
      <w:r>
        <w:t>Internal</w:t>
      </w:r>
      <w:r>
        <w:rPr>
          <w:spacing w:val="-4"/>
        </w:rPr>
        <w:t xml:space="preserve"> </w:t>
      </w:r>
      <w:r>
        <w:t>Guide</w:t>
      </w:r>
      <w:r>
        <w:tab/>
        <w:t xml:space="preserve">         Head</w:t>
      </w:r>
      <w:r>
        <w:rPr>
          <w:spacing w:val="-5"/>
        </w:rPr>
        <w:t xml:space="preserve"> </w:t>
      </w:r>
      <w:r>
        <w:t>of</w:t>
      </w:r>
      <w:r>
        <w:rPr>
          <w:spacing w:val="-2"/>
        </w:rPr>
        <w:t xml:space="preserve"> </w:t>
      </w:r>
      <w:r>
        <w:t>the</w:t>
      </w:r>
      <w:r>
        <w:rPr>
          <w:spacing w:val="-5"/>
        </w:rPr>
        <w:t xml:space="preserve"> </w:t>
      </w:r>
      <w:r>
        <w:t>Department</w:t>
      </w:r>
    </w:p>
    <w:p w14:paraId="00ED4646" w14:textId="2EDDB434" w:rsidR="005E563A" w:rsidRDefault="005E563A" w:rsidP="21B40629">
      <w:pPr>
        <w:pStyle w:val="Heading8"/>
        <w:ind w:firstLine="720"/>
      </w:pPr>
    </w:p>
    <w:p w14:paraId="6CB4458E" w14:textId="3B9FEF0D" w:rsidR="005E563A" w:rsidRDefault="00892739" w:rsidP="454A7BA7">
      <w:pPr>
        <w:pStyle w:val="Heading8"/>
        <w:rPr>
          <w:sz w:val="28"/>
          <w:szCs w:val="28"/>
        </w:rPr>
      </w:pPr>
      <w:r>
        <w:t xml:space="preserve">    </w:t>
      </w:r>
      <w:r w:rsidRPr="27377240">
        <w:rPr>
          <w:sz w:val="28"/>
          <w:szCs w:val="28"/>
        </w:rPr>
        <w:t>Mrs. Anupama</w:t>
      </w:r>
      <w:r>
        <w:tab/>
        <w:t xml:space="preserve">                                                            </w:t>
      </w:r>
      <w:r w:rsidRPr="454A7BA7">
        <w:rPr>
          <w:sz w:val="28"/>
          <w:szCs w:val="28"/>
        </w:rPr>
        <w:t xml:space="preserve"> Dr. R. </w:t>
      </w:r>
      <w:r w:rsidRPr="454A7BA7">
        <w:rPr>
          <w:spacing w:val="4"/>
          <w:sz w:val="28"/>
          <w:szCs w:val="28"/>
        </w:rPr>
        <w:t>Rajendra</w:t>
      </w:r>
    </w:p>
    <w:p w14:paraId="5ADD59B0" w14:textId="253AFA44" w:rsidR="005E563A" w:rsidRDefault="00892739" w:rsidP="261640DB">
      <w:pPr>
        <w:tabs>
          <w:tab w:val="left" w:pos="7985"/>
        </w:tabs>
        <w:spacing w:before="137"/>
        <w:ind w:left="960"/>
        <w:rPr>
          <w:b/>
          <w:bCs/>
          <w:sz w:val="24"/>
          <w:szCs w:val="24"/>
        </w:rPr>
      </w:pPr>
      <w:r w:rsidRPr="261640DB">
        <w:rPr>
          <w:b/>
          <w:bCs/>
          <w:sz w:val="24"/>
          <w:szCs w:val="24"/>
        </w:rPr>
        <w:t xml:space="preserve">    Assistant</w:t>
      </w:r>
      <w:r w:rsidRPr="261640DB">
        <w:rPr>
          <w:b/>
          <w:bCs/>
          <w:spacing w:val="-2"/>
          <w:sz w:val="24"/>
          <w:szCs w:val="24"/>
        </w:rPr>
        <w:t xml:space="preserve"> </w:t>
      </w:r>
      <w:r w:rsidRPr="261640DB">
        <w:rPr>
          <w:b/>
          <w:bCs/>
          <w:sz w:val="24"/>
          <w:szCs w:val="24"/>
        </w:rPr>
        <w:t xml:space="preserve">Professor </w:t>
      </w:r>
    </w:p>
    <w:p w14:paraId="78C68D93" w14:textId="77777777" w:rsidR="005E563A" w:rsidRDefault="00892739" w:rsidP="261640DB">
      <w:pPr>
        <w:tabs>
          <w:tab w:val="left" w:pos="7442"/>
        </w:tabs>
        <w:spacing w:before="41"/>
        <w:ind w:left="960"/>
        <w:rPr>
          <w:b/>
          <w:bCs/>
          <w:sz w:val="24"/>
          <w:szCs w:val="24"/>
        </w:rPr>
      </w:pPr>
      <w:r w:rsidRPr="261640DB">
        <w:rPr>
          <w:b/>
          <w:bCs/>
          <w:sz w:val="24"/>
          <w:szCs w:val="24"/>
        </w:rPr>
        <w:t xml:space="preserve">    Department of</w:t>
      </w:r>
      <w:r w:rsidRPr="261640DB">
        <w:rPr>
          <w:b/>
          <w:bCs/>
          <w:spacing w:val="-4"/>
          <w:sz w:val="24"/>
          <w:szCs w:val="24"/>
        </w:rPr>
        <w:t xml:space="preserve"> </w:t>
      </w:r>
      <w:r w:rsidRPr="261640DB">
        <w:rPr>
          <w:b/>
          <w:bCs/>
          <w:sz w:val="24"/>
          <w:szCs w:val="24"/>
        </w:rPr>
        <w:t>CSIT</w:t>
      </w:r>
      <w:r>
        <w:rPr>
          <w:b/>
          <w:sz w:val="24"/>
        </w:rPr>
        <w:tab/>
      </w:r>
      <w:r w:rsidRPr="261640DB">
        <w:rPr>
          <w:b/>
          <w:bCs/>
          <w:sz w:val="24"/>
          <w:szCs w:val="24"/>
        </w:rPr>
        <w:t>Department</w:t>
      </w:r>
      <w:r w:rsidRPr="261640DB">
        <w:rPr>
          <w:b/>
          <w:bCs/>
          <w:spacing w:val="1"/>
          <w:sz w:val="24"/>
          <w:szCs w:val="24"/>
        </w:rPr>
        <w:t xml:space="preserve"> </w:t>
      </w:r>
      <w:r w:rsidRPr="261640DB">
        <w:rPr>
          <w:b/>
          <w:bCs/>
          <w:sz w:val="24"/>
          <w:szCs w:val="24"/>
        </w:rPr>
        <w:t>of</w:t>
      </w:r>
      <w:r w:rsidRPr="261640DB">
        <w:rPr>
          <w:b/>
          <w:bCs/>
          <w:spacing w:val="-4"/>
          <w:sz w:val="24"/>
          <w:szCs w:val="24"/>
        </w:rPr>
        <w:t xml:space="preserve"> </w:t>
      </w:r>
      <w:r w:rsidRPr="21B40629">
        <w:rPr>
          <w:b/>
          <w:bCs/>
          <w:sz w:val="24"/>
          <w:szCs w:val="24"/>
        </w:rPr>
        <w:t>CSSE</w:t>
      </w:r>
    </w:p>
    <w:p w14:paraId="74323C08" w14:textId="77777777" w:rsidR="005E563A" w:rsidRDefault="005E563A">
      <w:pPr>
        <w:pStyle w:val="BodyText"/>
        <w:rPr>
          <w:b/>
          <w:sz w:val="26"/>
        </w:rPr>
      </w:pPr>
    </w:p>
    <w:p w14:paraId="4635F405" w14:textId="77777777" w:rsidR="005E563A" w:rsidRDefault="005E563A">
      <w:pPr>
        <w:pStyle w:val="BodyText"/>
        <w:rPr>
          <w:b/>
          <w:sz w:val="26"/>
        </w:rPr>
      </w:pPr>
    </w:p>
    <w:p w14:paraId="1EDF3A10" w14:textId="77777777" w:rsidR="005E563A" w:rsidRDefault="005E563A">
      <w:pPr>
        <w:pStyle w:val="BodyText"/>
        <w:rPr>
          <w:b/>
          <w:sz w:val="26"/>
        </w:rPr>
      </w:pPr>
    </w:p>
    <w:p w14:paraId="74C32DE8" w14:textId="77777777" w:rsidR="005E563A" w:rsidRDefault="005E563A">
      <w:pPr>
        <w:pStyle w:val="BodyText"/>
        <w:rPr>
          <w:b/>
          <w:sz w:val="26"/>
        </w:rPr>
      </w:pPr>
    </w:p>
    <w:p w14:paraId="7EC52306" w14:textId="77777777" w:rsidR="005E563A" w:rsidRDefault="005E563A">
      <w:pPr>
        <w:pStyle w:val="BodyText"/>
        <w:rPr>
          <w:b/>
          <w:sz w:val="26"/>
        </w:rPr>
      </w:pPr>
    </w:p>
    <w:p w14:paraId="6BDDA639" w14:textId="77777777" w:rsidR="005E563A" w:rsidRDefault="005E563A">
      <w:pPr>
        <w:pStyle w:val="BodyText"/>
        <w:spacing w:before="10"/>
        <w:rPr>
          <w:b/>
          <w:sz w:val="31"/>
        </w:rPr>
      </w:pPr>
    </w:p>
    <w:p w14:paraId="313EBB17" w14:textId="77777777" w:rsidR="005E563A" w:rsidRDefault="00892739">
      <w:pPr>
        <w:ind w:left="1437" w:right="1406"/>
        <w:jc w:val="center"/>
        <w:rPr>
          <w:b/>
          <w:sz w:val="28"/>
        </w:rPr>
      </w:pPr>
      <w:r>
        <w:rPr>
          <w:b/>
          <w:sz w:val="28"/>
        </w:rPr>
        <w:t>External</w:t>
      </w:r>
      <w:r>
        <w:rPr>
          <w:b/>
          <w:spacing w:val="-6"/>
          <w:sz w:val="28"/>
        </w:rPr>
        <w:t xml:space="preserve"> </w:t>
      </w:r>
      <w:r>
        <w:rPr>
          <w:b/>
          <w:sz w:val="28"/>
        </w:rPr>
        <w:t>Examiner</w:t>
      </w:r>
    </w:p>
    <w:p w14:paraId="4E9C27DD" w14:textId="77777777" w:rsidR="005E563A" w:rsidRDefault="005E563A">
      <w:pPr>
        <w:jc w:val="center"/>
        <w:rPr>
          <w:sz w:val="28"/>
        </w:rPr>
        <w:sectPr w:rsidR="005E563A" w:rsidSect="00C65A78">
          <w:headerReference w:type="default" r:id="rId12"/>
          <w:footerReference w:type="default" r:id="rId13"/>
          <w:pgSz w:w="11910" w:h="16840"/>
          <w:pgMar w:top="1540" w:right="477" w:bottom="280" w:left="480" w:header="720" w:footer="720" w:gutter="0"/>
          <w:cols w:space="720"/>
        </w:sectPr>
      </w:pPr>
    </w:p>
    <w:p w14:paraId="57B22033" w14:textId="77777777" w:rsidR="005E563A" w:rsidRDefault="005E563A">
      <w:pPr>
        <w:pStyle w:val="BodyText"/>
        <w:rPr>
          <w:b/>
          <w:sz w:val="20"/>
        </w:rPr>
      </w:pPr>
    </w:p>
    <w:p w14:paraId="678A3957" w14:textId="77777777" w:rsidR="005E563A" w:rsidRDefault="00892739">
      <w:pPr>
        <w:pStyle w:val="Heading2"/>
        <w:spacing w:before="231"/>
      </w:pPr>
      <w:r>
        <w:t>ACKNOWLEDGEMENT</w:t>
      </w:r>
    </w:p>
    <w:p w14:paraId="3CC69F43" w14:textId="77777777" w:rsidR="005E563A" w:rsidRDefault="005E563A">
      <w:pPr>
        <w:pStyle w:val="BodyText"/>
        <w:rPr>
          <w:b/>
          <w:sz w:val="40"/>
        </w:rPr>
      </w:pPr>
    </w:p>
    <w:p w14:paraId="2AD8B352" w14:textId="77777777" w:rsidR="005E563A" w:rsidRDefault="005E563A">
      <w:pPr>
        <w:pStyle w:val="BodyText"/>
        <w:spacing w:before="5"/>
        <w:rPr>
          <w:b/>
          <w:sz w:val="31"/>
        </w:rPr>
      </w:pPr>
    </w:p>
    <w:p w14:paraId="56640C6E" w14:textId="22CA1185" w:rsidR="005E563A" w:rsidRDefault="00892739">
      <w:pPr>
        <w:spacing w:line="360" w:lineRule="auto"/>
        <w:ind w:left="960" w:right="959" w:firstLine="1440"/>
        <w:jc w:val="both"/>
        <w:rPr>
          <w:sz w:val="24"/>
          <w:szCs w:val="24"/>
        </w:rPr>
      </w:pPr>
      <w:r w:rsidRPr="6321AA95">
        <w:rPr>
          <w:sz w:val="24"/>
          <w:szCs w:val="24"/>
        </w:rPr>
        <w:t>With great solemnity and sincerity, we express our deepest sense of gratitude</w:t>
      </w:r>
      <w:r w:rsidRPr="6321AA95">
        <w:rPr>
          <w:spacing w:val="1"/>
          <w:sz w:val="24"/>
          <w:szCs w:val="24"/>
        </w:rPr>
        <w:t xml:space="preserve"> </w:t>
      </w:r>
      <w:r w:rsidRPr="6321AA95">
        <w:rPr>
          <w:sz w:val="24"/>
          <w:szCs w:val="24"/>
        </w:rPr>
        <w:t>and</w:t>
      </w:r>
      <w:r w:rsidRPr="6321AA95">
        <w:rPr>
          <w:spacing w:val="1"/>
          <w:sz w:val="24"/>
          <w:szCs w:val="24"/>
        </w:rPr>
        <w:t xml:space="preserve"> </w:t>
      </w:r>
      <w:r w:rsidRPr="6321AA95">
        <w:rPr>
          <w:sz w:val="24"/>
          <w:szCs w:val="24"/>
        </w:rPr>
        <w:t>pay</w:t>
      </w:r>
      <w:r w:rsidRPr="6321AA95">
        <w:rPr>
          <w:spacing w:val="1"/>
          <w:sz w:val="24"/>
          <w:szCs w:val="24"/>
        </w:rPr>
        <w:t xml:space="preserve"> </w:t>
      </w:r>
      <w:r w:rsidRPr="6321AA95">
        <w:rPr>
          <w:sz w:val="24"/>
          <w:szCs w:val="24"/>
        </w:rPr>
        <w:t>our</w:t>
      </w:r>
      <w:r w:rsidRPr="6321AA95">
        <w:rPr>
          <w:spacing w:val="1"/>
          <w:sz w:val="24"/>
          <w:szCs w:val="24"/>
        </w:rPr>
        <w:t xml:space="preserve"> </w:t>
      </w:r>
      <w:r w:rsidRPr="6321AA95">
        <w:rPr>
          <w:sz w:val="24"/>
          <w:szCs w:val="24"/>
        </w:rPr>
        <w:t>sincere</w:t>
      </w:r>
      <w:r w:rsidRPr="6321AA95">
        <w:rPr>
          <w:spacing w:val="1"/>
          <w:sz w:val="24"/>
          <w:szCs w:val="24"/>
        </w:rPr>
        <w:t xml:space="preserve"> </w:t>
      </w:r>
      <w:r w:rsidRPr="6321AA95">
        <w:rPr>
          <w:sz w:val="24"/>
          <w:szCs w:val="24"/>
        </w:rPr>
        <w:t>thanks</w:t>
      </w:r>
      <w:r w:rsidRPr="6321AA95">
        <w:rPr>
          <w:spacing w:val="1"/>
          <w:sz w:val="24"/>
          <w:szCs w:val="24"/>
        </w:rPr>
        <w:t xml:space="preserve"> </w:t>
      </w:r>
      <w:r w:rsidRPr="6321AA95">
        <w:rPr>
          <w:sz w:val="24"/>
          <w:szCs w:val="24"/>
        </w:rPr>
        <w:t>to</w:t>
      </w:r>
      <w:r w:rsidRPr="6321AA95">
        <w:rPr>
          <w:spacing w:val="1"/>
          <w:sz w:val="24"/>
          <w:szCs w:val="24"/>
        </w:rPr>
        <w:t xml:space="preserve"> </w:t>
      </w:r>
      <w:r w:rsidRPr="6321AA95">
        <w:rPr>
          <w:sz w:val="24"/>
          <w:szCs w:val="24"/>
        </w:rPr>
        <w:t>our</w:t>
      </w:r>
      <w:r w:rsidRPr="6321AA95">
        <w:rPr>
          <w:spacing w:val="1"/>
          <w:sz w:val="24"/>
          <w:szCs w:val="24"/>
        </w:rPr>
        <w:t xml:space="preserve"> </w:t>
      </w:r>
      <w:r w:rsidRPr="6321AA95">
        <w:rPr>
          <w:sz w:val="24"/>
          <w:szCs w:val="24"/>
        </w:rPr>
        <w:t>guide</w:t>
      </w:r>
      <w:r w:rsidRPr="6321AA95">
        <w:rPr>
          <w:spacing w:val="1"/>
          <w:sz w:val="24"/>
          <w:szCs w:val="24"/>
        </w:rPr>
        <w:t xml:space="preserve"> </w:t>
      </w:r>
      <w:r w:rsidRPr="6321AA95">
        <w:rPr>
          <w:b/>
          <w:bCs/>
          <w:sz w:val="24"/>
          <w:szCs w:val="24"/>
        </w:rPr>
        <w:t>Mrs. Anupama</w:t>
      </w:r>
      <w:r w:rsidRPr="261640DB">
        <w:rPr>
          <w:b/>
          <w:bCs/>
          <w:sz w:val="24"/>
          <w:szCs w:val="24"/>
        </w:rPr>
        <w:t>,</w:t>
      </w:r>
      <w:r w:rsidRPr="261640DB">
        <w:rPr>
          <w:b/>
          <w:bCs/>
          <w:spacing w:val="1"/>
          <w:sz w:val="24"/>
          <w:szCs w:val="24"/>
        </w:rPr>
        <w:t xml:space="preserve"> </w:t>
      </w:r>
      <w:r w:rsidRPr="261640DB">
        <w:rPr>
          <w:b/>
          <w:bCs/>
          <w:sz w:val="24"/>
          <w:szCs w:val="24"/>
        </w:rPr>
        <w:t>Assistant</w:t>
      </w:r>
      <w:r w:rsidRPr="261640DB">
        <w:rPr>
          <w:b/>
          <w:bCs/>
          <w:spacing w:val="1"/>
          <w:sz w:val="24"/>
          <w:szCs w:val="24"/>
        </w:rPr>
        <w:t xml:space="preserve"> </w:t>
      </w:r>
      <w:r w:rsidRPr="261640DB">
        <w:rPr>
          <w:b/>
          <w:bCs/>
          <w:sz w:val="24"/>
          <w:szCs w:val="24"/>
        </w:rPr>
        <w:t>Professor</w:t>
      </w:r>
      <w:r w:rsidRPr="6321AA95">
        <w:rPr>
          <w:sz w:val="28"/>
          <w:szCs w:val="28"/>
        </w:rPr>
        <w:t>,</w:t>
      </w:r>
      <w:r w:rsidRPr="6321AA95">
        <w:rPr>
          <w:spacing w:val="1"/>
          <w:sz w:val="28"/>
          <w:szCs w:val="28"/>
        </w:rPr>
        <w:t xml:space="preserve"> </w:t>
      </w:r>
      <w:r w:rsidRPr="261640DB">
        <w:rPr>
          <w:b/>
          <w:bCs/>
          <w:sz w:val="24"/>
          <w:szCs w:val="24"/>
        </w:rPr>
        <w:t>Department of CSIT</w:t>
      </w:r>
      <w:r w:rsidRPr="6321AA95">
        <w:rPr>
          <w:b/>
          <w:bCs/>
          <w:sz w:val="24"/>
          <w:szCs w:val="24"/>
        </w:rPr>
        <w:t xml:space="preserve">, </w:t>
      </w:r>
      <w:r w:rsidRPr="6321AA95">
        <w:rPr>
          <w:sz w:val="24"/>
          <w:szCs w:val="24"/>
        </w:rPr>
        <w:t>who evinced keen interest in our efforts and provided his valuable</w:t>
      </w:r>
      <w:r w:rsidRPr="6321AA95">
        <w:rPr>
          <w:spacing w:val="1"/>
          <w:sz w:val="24"/>
          <w:szCs w:val="24"/>
        </w:rPr>
        <w:t xml:space="preserve"> </w:t>
      </w:r>
      <w:r w:rsidRPr="6321AA95">
        <w:rPr>
          <w:sz w:val="24"/>
          <w:szCs w:val="24"/>
        </w:rPr>
        <w:t>guidance</w:t>
      </w:r>
      <w:r w:rsidRPr="6321AA95">
        <w:rPr>
          <w:spacing w:val="1"/>
          <w:sz w:val="24"/>
          <w:szCs w:val="24"/>
        </w:rPr>
        <w:t xml:space="preserve"> </w:t>
      </w:r>
      <w:r w:rsidRPr="6321AA95">
        <w:rPr>
          <w:sz w:val="24"/>
          <w:szCs w:val="24"/>
        </w:rPr>
        <w:t>throughout</w:t>
      </w:r>
      <w:r w:rsidRPr="6321AA95">
        <w:rPr>
          <w:spacing w:val="2"/>
          <w:sz w:val="24"/>
          <w:szCs w:val="24"/>
        </w:rPr>
        <w:t xml:space="preserve"> </w:t>
      </w:r>
      <w:r w:rsidRPr="6321AA95">
        <w:rPr>
          <w:sz w:val="24"/>
          <w:szCs w:val="24"/>
        </w:rPr>
        <w:t>our</w:t>
      </w:r>
      <w:r w:rsidRPr="6321AA95">
        <w:rPr>
          <w:spacing w:val="3"/>
          <w:sz w:val="24"/>
          <w:szCs w:val="24"/>
        </w:rPr>
        <w:t xml:space="preserve"> </w:t>
      </w:r>
      <w:r w:rsidRPr="6321AA95">
        <w:rPr>
          <w:sz w:val="24"/>
          <w:szCs w:val="24"/>
        </w:rPr>
        <w:t>project</w:t>
      </w:r>
      <w:r w:rsidRPr="6321AA95">
        <w:rPr>
          <w:spacing w:val="6"/>
          <w:sz w:val="24"/>
          <w:szCs w:val="24"/>
        </w:rPr>
        <w:t xml:space="preserve"> </w:t>
      </w:r>
      <w:r w:rsidRPr="6321AA95">
        <w:rPr>
          <w:sz w:val="24"/>
          <w:szCs w:val="24"/>
        </w:rPr>
        <w:t>work.</w:t>
      </w:r>
    </w:p>
    <w:p w14:paraId="45009708" w14:textId="2816268B" w:rsidR="005E563A" w:rsidRDefault="005E563A">
      <w:pPr>
        <w:pStyle w:val="BodyText"/>
        <w:spacing w:before="1"/>
      </w:pPr>
    </w:p>
    <w:p w14:paraId="42AED982" w14:textId="192AD8CD" w:rsidR="005E563A" w:rsidRDefault="00892739">
      <w:pPr>
        <w:spacing w:line="360" w:lineRule="auto"/>
        <w:ind w:left="960" w:right="955" w:firstLine="720"/>
        <w:jc w:val="both"/>
        <w:rPr>
          <w:sz w:val="24"/>
          <w:szCs w:val="24"/>
        </w:rPr>
      </w:pPr>
      <w:r w:rsidRPr="78124619">
        <w:rPr>
          <w:sz w:val="24"/>
          <w:szCs w:val="24"/>
        </w:rPr>
        <w:t xml:space="preserve">We thank our </w:t>
      </w:r>
      <w:r w:rsidRPr="07FB729A">
        <w:rPr>
          <w:b/>
          <w:bCs/>
          <w:sz w:val="24"/>
          <w:szCs w:val="24"/>
        </w:rPr>
        <w:t xml:space="preserve">Prof. </w:t>
      </w:r>
      <w:r w:rsidRPr="78124619">
        <w:rPr>
          <w:b/>
          <w:bCs/>
          <w:sz w:val="24"/>
          <w:szCs w:val="24"/>
        </w:rPr>
        <w:t>R. Rajendra</w:t>
      </w:r>
      <w:r w:rsidRPr="78124619">
        <w:rPr>
          <w:sz w:val="24"/>
          <w:szCs w:val="24"/>
        </w:rPr>
        <w:t xml:space="preserve">, Head of the Department of </w:t>
      </w:r>
      <w:r w:rsidRPr="07FB729A">
        <w:rPr>
          <w:b/>
          <w:bCs/>
          <w:sz w:val="24"/>
          <w:szCs w:val="24"/>
        </w:rPr>
        <w:t xml:space="preserve">Computer Science &amp; </w:t>
      </w:r>
      <w:r w:rsidRPr="78124619">
        <w:rPr>
          <w:b/>
          <w:bCs/>
          <w:sz w:val="24"/>
          <w:szCs w:val="24"/>
        </w:rPr>
        <w:t>Systems</w:t>
      </w:r>
      <w:r w:rsidRPr="78124619">
        <w:rPr>
          <w:b/>
          <w:bCs/>
          <w:spacing w:val="-57"/>
          <w:sz w:val="24"/>
          <w:szCs w:val="24"/>
        </w:rPr>
        <w:t xml:space="preserve"> </w:t>
      </w:r>
      <w:r w:rsidRPr="07FB729A">
        <w:rPr>
          <w:b/>
          <w:bCs/>
          <w:sz w:val="24"/>
          <w:szCs w:val="24"/>
        </w:rPr>
        <w:t>Engineering</w:t>
      </w:r>
      <w:r w:rsidRPr="78124619">
        <w:rPr>
          <w:b/>
          <w:bCs/>
          <w:sz w:val="24"/>
          <w:szCs w:val="24"/>
        </w:rPr>
        <w:t>,</w:t>
      </w:r>
      <w:r w:rsidRPr="07FB729A">
        <w:rPr>
          <w:b/>
          <w:bCs/>
          <w:spacing w:val="4"/>
          <w:sz w:val="24"/>
          <w:szCs w:val="24"/>
        </w:rPr>
        <w:t xml:space="preserve"> </w:t>
      </w:r>
      <w:r w:rsidRPr="78124619">
        <w:rPr>
          <w:sz w:val="24"/>
          <w:szCs w:val="24"/>
        </w:rPr>
        <w:t>who</w:t>
      </w:r>
      <w:r w:rsidRPr="78124619">
        <w:rPr>
          <w:spacing w:val="4"/>
          <w:sz w:val="24"/>
          <w:szCs w:val="24"/>
        </w:rPr>
        <w:t xml:space="preserve"> </w:t>
      </w:r>
      <w:r w:rsidRPr="78124619">
        <w:rPr>
          <w:sz w:val="24"/>
          <w:szCs w:val="24"/>
        </w:rPr>
        <w:t>helped us</w:t>
      </w:r>
      <w:r w:rsidRPr="78124619">
        <w:rPr>
          <w:spacing w:val="-1"/>
          <w:sz w:val="24"/>
          <w:szCs w:val="24"/>
        </w:rPr>
        <w:t xml:space="preserve"> </w:t>
      </w:r>
      <w:r w:rsidRPr="78124619">
        <w:rPr>
          <w:sz w:val="24"/>
          <w:szCs w:val="24"/>
        </w:rPr>
        <w:t>to</w:t>
      </w:r>
      <w:r w:rsidRPr="78124619">
        <w:rPr>
          <w:spacing w:val="5"/>
          <w:sz w:val="24"/>
          <w:szCs w:val="24"/>
        </w:rPr>
        <w:t xml:space="preserve"> </w:t>
      </w:r>
      <w:r w:rsidRPr="78124619">
        <w:rPr>
          <w:sz w:val="24"/>
          <w:szCs w:val="24"/>
        </w:rPr>
        <w:t>complete</w:t>
      </w:r>
      <w:r w:rsidRPr="78124619">
        <w:rPr>
          <w:spacing w:val="-5"/>
          <w:sz w:val="24"/>
          <w:szCs w:val="24"/>
        </w:rPr>
        <w:t xml:space="preserve"> </w:t>
      </w:r>
      <w:r w:rsidRPr="78124619">
        <w:rPr>
          <w:sz w:val="24"/>
          <w:szCs w:val="24"/>
        </w:rPr>
        <w:t>our</w:t>
      </w:r>
      <w:r w:rsidRPr="78124619">
        <w:rPr>
          <w:spacing w:val="1"/>
          <w:sz w:val="24"/>
          <w:szCs w:val="24"/>
        </w:rPr>
        <w:t xml:space="preserve"> </w:t>
      </w:r>
      <w:r w:rsidRPr="78124619">
        <w:rPr>
          <w:sz w:val="24"/>
          <w:szCs w:val="24"/>
        </w:rPr>
        <w:t>project</w:t>
      </w:r>
      <w:r w:rsidRPr="78124619">
        <w:rPr>
          <w:spacing w:val="6"/>
          <w:sz w:val="24"/>
          <w:szCs w:val="24"/>
        </w:rPr>
        <w:t xml:space="preserve"> </w:t>
      </w:r>
      <w:r w:rsidRPr="78124619">
        <w:rPr>
          <w:sz w:val="24"/>
          <w:szCs w:val="24"/>
        </w:rPr>
        <w:t>work in</w:t>
      </w:r>
      <w:r w:rsidRPr="78124619">
        <w:rPr>
          <w:spacing w:val="-4"/>
          <w:sz w:val="24"/>
          <w:szCs w:val="24"/>
        </w:rPr>
        <w:t xml:space="preserve"> </w:t>
      </w:r>
      <w:r w:rsidRPr="78124619">
        <w:rPr>
          <w:sz w:val="24"/>
          <w:szCs w:val="24"/>
        </w:rPr>
        <w:t>a</w:t>
      </w:r>
      <w:r w:rsidRPr="78124619">
        <w:rPr>
          <w:spacing w:val="-1"/>
          <w:sz w:val="24"/>
          <w:szCs w:val="24"/>
        </w:rPr>
        <w:t xml:space="preserve"> </w:t>
      </w:r>
      <w:r w:rsidRPr="78124619">
        <w:rPr>
          <w:sz w:val="24"/>
          <w:szCs w:val="24"/>
        </w:rPr>
        <w:t>truthful</w:t>
      </w:r>
      <w:r w:rsidRPr="78124619">
        <w:rPr>
          <w:spacing w:val="-4"/>
          <w:sz w:val="24"/>
          <w:szCs w:val="24"/>
        </w:rPr>
        <w:t xml:space="preserve"> </w:t>
      </w:r>
      <w:r w:rsidRPr="78124619">
        <w:rPr>
          <w:sz w:val="24"/>
          <w:szCs w:val="24"/>
        </w:rPr>
        <w:t>method.</w:t>
      </w:r>
    </w:p>
    <w:p w14:paraId="29C5DC55" w14:textId="34390184" w:rsidR="07FB729A" w:rsidRDefault="07FB729A" w:rsidP="07FB729A">
      <w:pPr>
        <w:spacing w:line="360" w:lineRule="auto"/>
        <w:ind w:left="960" w:right="955" w:firstLine="720"/>
        <w:jc w:val="both"/>
        <w:rPr>
          <w:sz w:val="24"/>
          <w:szCs w:val="24"/>
        </w:rPr>
      </w:pPr>
      <w:r w:rsidRPr="07FB729A">
        <w:rPr>
          <w:sz w:val="24"/>
          <w:szCs w:val="24"/>
        </w:rPr>
        <w:t xml:space="preserve">We thank our </w:t>
      </w:r>
      <w:proofErr w:type="spellStart"/>
      <w:r w:rsidRPr="07FB729A">
        <w:rPr>
          <w:sz w:val="24"/>
          <w:szCs w:val="24"/>
        </w:rPr>
        <w:t>Mr.</w:t>
      </w:r>
      <w:proofErr w:type="gramStart"/>
      <w:r w:rsidRPr="07FB729A">
        <w:rPr>
          <w:b/>
          <w:bCs/>
          <w:sz w:val="24"/>
          <w:szCs w:val="24"/>
        </w:rPr>
        <w:t>S.Swaroop</w:t>
      </w:r>
      <w:proofErr w:type="spellEnd"/>
      <w:proofErr w:type="gramEnd"/>
      <w:r w:rsidRPr="07FB729A">
        <w:rPr>
          <w:sz w:val="24"/>
          <w:szCs w:val="24"/>
        </w:rPr>
        <w:t xml:space="preserve"> , </w:t>
      </w:r>
      <w:r w:rsidRPr="07FB729A">
        <w:rPr>
          <w:b/>
          <w:bCs/>
          <w:sz w:val="24"/>
          <w:szCs w:val="24"/>
        </w:rPr>
        <w:t>Assistant Professor</w:t>
      </w:r>
      <w:r w:rsidRPr="07FB729A">
        <w:rPr>
          <w:sz w:val="24"/>
          <w:szCs w:val="24"/>
        </w:rPr>
        <w:t xml:space="preserve"> of </w:t>
      </w:r>
      <w:r w:rsidRPr="07FB729A">
        <w:rPr>
          <w:b/>
          <w:bCs/>
          <w:sz w:val="24"/>
          <w:szCs w:val="24"/>
        </w:rPr>
        <w:t xml:space="preserve">Computer Science &amp; Systems Engineering, </w:t>
      </w:r>
      <w:r w:rsidRPr="07FB729A">
        <w:rPr>
          <w:sz w:val="24"/>
          <w:szCs w:val="24"/>
        </w:rPr>
        <w:t>who helped us to complete our project work in a truthful method.</w:t>
      </w:r>
    </w:p>
    <w:p w14:paraId="48DB34A1" w14:textId="77777777" w:rsidR="005E563A" w:rsidRDefault="00892739">
      <w:pPr>
        <w:pStyle w:val="BodyText"/>
        <w:spacing w:before="200" w:line="360" w:lineRule="auto"/>
        <w:ind w:left="960" w:right="959" w:firstLine="720"/>
        <w:jc w:val="both"/>
      </w:pPr>
      <w:r>
        <w:t xml:space="preserve">We thank our gratitude to our principal </w:t>
      </w:r>
      <w:r>
        <w:rPr>
          <w:b/>
        </w:rPr>
        <w:t xml:space="preserve">Dr. V.V. Rama Reddy, </w:t>
      </w:r>
      <w:r>
        <w:t>for his kind attention</w:t>
      </w:r>
      <w:r>
        <w:rPr>
          <w:spacing w:val="1"/>
        </w:rPr>
        <w:t xml:space="preserve"> </w:t>
      </w:r>
      <w:r>
        <w:t>and</w:t>
      </w:r>
      <w:r>
        <w:rPr>
          <w:spacing w:val="5"/>
        </w:rPr>
        <w:t xml:space="preserve"> </w:t>
      </w:r>
      <w:r>
        <w:t>valuable guidance to</w:t>
      </w:r>
      <w:r>
        <w:rPr>
          <w:spacing w:val="6"/>
        </w:rPr>
        <w:t xml:space="preserve"> </w:t>
      </w:r>
      <w:r>
        <w:t>us</w:t>
      </w:r>
      <w:r>
        <w:rPr>
          <w:spacing w:val="-5"/>
        </w:rPr>
        <w:t xml:space="preserve"> </w:t>
      </w:r>
      <w:r>
        <w:t>throughout</w:t>
      </w:r>
      <w:r>
        <w:rPr>
          <w:spacing w:val="1"/>
        </w:rPr>
        <w:t xml:space="preserve"> </w:t>
      </w:r>
      <w:r>
        <w:t>this</w:t>
      </w:r>
      <w:r>
        <w:rPr>
          <w:spacing w:val="-1"/>
        </w:rPr>
        <w:t xml:space="preserve"> </w:t>
      </w:r>
      <w:r>
        <w:t>course in</w:t>
      </w:r>
      <w:r>
        <w:rPr>
          <w:spacing w:val="-3"/>
        </w:rPr>
        <w:t xml:space="preserve"> </w:t>
      </w:r>
      <w:r>
        <w:t>carrying</w:t>
      </w:r>
      <w:r>
        <w:rPr>
          <w:spacing w:val="1"/>
        </w:rPr>
        <w:t xml:space="preserve"> </w:t>
      </w:r>
      <w:r>
        <w:t>out</w:t>
      </w:r>
      <w:r>
        <w:rPr>
          <w:spacing w:val="-3"/>
        </w:rPr>
        <w:t xml:space="preserve"> </w:t>
      </w:r>
      <w:r>
        <w:t>the</w:t>
      </w:r>
      <w:r>
        <w:rPr>
          <w:spacing w:val="1"/>
        </w:rPr>
        <w:t xml:space="preserve"> </w:t>
      </w:r>
      <w:r>
        <w:t>project.</w:t>
      </w:r>
    </w:p>
    <w:p w14:paraId="1C7EED9D" w14:textId="2DA0FDB4" w:rsidR="005E563A" w:rsidRDefault="00892739">
      <w:pPr>
        <w:pStyle w:val="BodyText"/>
        <w:spacing w:before="199" w:line="360" w:lineRule="auto"/>
        <w:ind w:left="960" w:right="958" w:firstLine="720"/>
        <w:jc w:val="both"/>
      </w:pPr>
      <w:r>
        <w:t>We wish to</w:t>
      </w:r>
      <w:r>
        <w:rPr>
          <w:spacing w:val="1"/>
        </w:rPr>
        <w:t xml:space="preserve"> </w:t>
      </w:r>
      <w:r>
        <w:t>express gratitude to our</w:t>
      </w:r>
      <w:r>
        <w:rPr>
          <w:spacing w:val="1"/>
        </w:rPr>
        <w:t xml:space="preserve"> </w:t>
      </w:r>
      <w:r>
        <w:rPr>
          <w:b/>
        </w:rPr>
        <w:t>Management Members</w:t>
      </w:r>
      <w:r>
        <w:rPr>
          <w:b/>
          <w:spacing w:val="1"/>
        </w:rPr>
        <w:t xml:space="preserve"> </w:t>
      </w:r>
      <w:r>
        <w:t>who</w:t>
      </w:r>
      <w:r>
        <w:rPr>
          <w:spacing w:val="1"/>
        </w:rPr>
        <w:t xml:space="preserve"> </w:t>
      </w:r>
      <w:r>
        <w:t>supported</w:t>
      </w:r>
      <w:r>
        <w:rPr>
          <w:spacing w:val="1"/>
        </w:rPr>
        <w:t xml:space="preserve"> </w:t>
      </w:r>
      <w:r>
        <w:t>us in</w:t>
      </w:r>
      <w:r>
        <w:rPr>
          <w:spacing w:val="1"/>
        </w:rPr>
        <w:t xml:space="preserve"> </w:t>
      </w:r>
      <w:r>
        <w:t>providing</w:t>
      </w:r>
      <w:r>
        <w:rPr>
          <w:spacing w:val="1"/>
        </w:rPr>
        <w:t xml:space="preserve"> </w:t>
      </w:r>
      <w:r>
        <w:t>good</w:t>
      </w:r>
      <w:r>
        <w:rPr>
          <w:spacing w:val="-3"/>
        </w:rPr>
        <w:t xml:space="preserve"> </w:t>
      </w:r>
      <w:r>
        <w:t>lab</w:t>
      </w:r>
      <w:r>
        <w:rPr>
          <w:spacing w:val="2"/>
        </w:rPr>
        <w:t xml:space="preserve"> </w:t>
      </w:r>
      <w:r>
        <w:t>facilities.</w:t>
      </w:r>
    </w:p>
    <w:p w14:paraId="4C6E73CE" w14:textId="73570D41" w:rsidR="005E563A" w:rsidRDefault="00892739">
      <w:pPr>
        <w:spacing w:before="200" w:line="360" w:lineRule="auto"/>
        <w:ind w:left="960" w:right="958" w:firstLine="720"/>
        <w:jc w:val="both"/>
        <w:rPr>
          <w:sz w:val="24"/>
          <w:szCs w:val="24"/>
        </w:rPr>
      </w:pPr>
      <w:r w:rsidRPr="78124619">
        <w:rPr>
          <w:sz w:val="24"/>
          <w:szCs w:val="24"/>
        </w:rPr>
        <w:t xml:space="preserve">We are thankful to </w:t>
      </w:r>
      <w:r w:rsidRPr="78124619">
        <w:rPr>
          <w:b/>
          <w:sz w:val="24"/>
          <w:szCs w:val="24"/>
        </w:rPr>
        <w:t xml:space="preserve">All Staff Members </w:t>
      </w:r>
      <w:r w:rsidRPr="78124619">
        <w:rPr>
          <w:b/>
          <w:bCs/>
          <w:sz w:val="24"/>
          <w:szCs w:val="24"/>
        </w:rPr>
        <w:t>of the</w:t>
      </w:r>
      <w:r w:rsidRPr="78124619">
        <w:rPr>
          <w:b/>
          <w:sz w:val="24"/>
          <w:szCs w:val="24"/>
        </w:rPr>
        <w:t xml:space="preserve"> Department of Computer Science &amp; </w:t>
      </w:r>
      <w:r w:rsidRPr="78124619">
        <w:rPr>
          <w:b/>
          <w:bCs/>
          <w:sz w:val="24"/>
          <w:szCs w:val="24"/>
        </w:rPr>
        <w:t>Systems</w:t>
      </w:r>
      <w:r w:rsidRPr="78124619">
        <w:rPr>
          <w:b/>
          <w:bCs/>
          <w:spacing w:val="1"/>
          <w:sz w:val="24"/>
          <w:szCs w:val="24"/>
        </w:rPr>
        <w:t xml:space="preserve"> </w:t>
      </w:r>
      <w:r w:rsidRPr="78124619">
        <w:rPr>
          <w:b/>
          <w:sz w:val="24"/>
          <w:szCs w:val="24"/>
        </w:rPr>
        <w:t xml:space="preserve">Engineering, </w:t>
      </w:r>
      <w:r w:rsidRPr="78124619">
        <w:rPr>
          <w:sz w:val="24"/>
          <w:szCs w:val="24"/>
        </w:rPr>
        <w:t>for helping us directly / indirectly to complete this project work by giving</w:t>
      </w:r>
      <w:r w:rsidRPr="78124619">
        <w:rPr>
          <w:spacing w:val="1"/>
          <w:sz w:val="24"/>
          <w:szCs w:val="24"/>
        </w:rPr>
        <w:t xml:space="preserve"> </w:t>
      </w:r>
      <w:r w:rsidRPr="78124619">
        <w:rPr>
          <w:sz w:val="24"/>
          <w:szCs w:val="24"/>
        </w:rPr>
        <w:t>valuable suggestions.</w:t>
      </w:r>
    </w:p>
    <w:p w14:paraId="445D8286" w14:textId="08AE895E" w:rsidR="005E563A" w:rsidRDefault="00892739">
      <w:pPr>
        <w:pStyle w:val="BodyText"/>
        <w:spacing w:before="203" w:line="360" w:lineRule="auto"/>
        <w:ind w:left="960" w:right="965" w:firstLine="720"/>
        <w:jc w:val="both"/>
      </w:pPr>
      <w:r>
        <w:t>All</w:t>
      </w:r>
      <w:r>
        <w:rPr>
          <w:spacing w:val="-12"/>
        </w:rPr>
        <w:t xml:space="preserve"> </w:t>
      </w:r>
      <w:r>
        <w:t>the</w:t>
      </w:r>
      <w:r>
        <w:rPr>
          <w:spacing w:val="-5"/>
        </w:rPr>
        <w:t xml:space="preserve"> </w:t>
      </w:r>
      <w:r>
        <w:t>above</w:t>
      </w:r>
      <w:r>
        <w:rPr>
          <w:spacing w:val="-6"/>
        </w:rPr>
        <w:t xml:space="preserve"> </w:t>
      </w:r>
      <w:r>
        <w:t>we</w:t>
      </w:r>
      <w:r>
        <w:rPr>
          <w:spacing w:val="-5"/>
        </w:rPr>
        <w:t xml:space="preserve"> </w:t>
      </w:r>
      <w:r>
        <w:t>greatly</w:t>
      </w:r>
      <w:r>
        <w:rPr>
          <w:spacing w:val="1"/>
        </w:rPr>
        <w:t xml:space="preserve"> </w:t>
      </w:r>
      <w:r>
        <w:t>fully</w:t>
      </w:r>
      <w:r>
        <w:rPr>
          <w:spacing w:val="-13"/>
        </w:rPr>
        <w:t xml:space="preserve"> </w:t>
      </w:r>
      <w:r>
        <w:t>acknowledge</w:t>
      </w:r>
      <w:r>
        <w:rPr>
          <w:spacing w:val="-5"/>
        </w:rPr>
        <w:t xml:space="preserve"> </w:t>
      </w:r>
      <w:r>
        <w:t>and</w:t>
      </w:r>
      <w:r>
        <w:rPr>
          <w:spacing w:val="-4"/>
        </w:rPr>
        <w:t xml:space="preserve"> </w:t>
      </w:r>
      <w:r>
        <w:t>express</w:t>
      </w:r>
      <w:r>
        <w:rPr>
          <w:spacing w:val="-6"/>
        </w:rPr>
        <w:t xml:space="preserve"> </w:t>
      </w:r>
      <w:r>
        <w:t>our</w:t>
      </w:r>
      <w:r>
        <w:rPr>
          <w:spacing w:val="-12"/>
        </w:rPr>
        <w:t xml:space="preserve"> </w:t>
      </w:r>
      <w:r>
        <w:t>thanks</w:t>
      </w:r>
      <w:r>
        <w:rPr>
          <w:spacing w:val="-6"/>
        </w:rPr>
        <w:t xml:space="preserve"> </w:t>
      </w:r>
      <w:r>
        <w:t>to</w:t>
      </w:r>
      <w:r>
        <w:rPr>
          <w:spacing w:val="-4"/>
        </w:rPr>
        <w:t xml:space="preserve"> </w:t>
      </w:r>
      <w:r>
        <w:t>our</w:t>
      </w:r>
      <w:r>
        <w:rPr>
          <w:spacing w:val="-2"/>
        </w:rPr>
        <w:t xml:space="preserve"> </w:t>
      </w:r>
      <w:r>
        <w:t>parents</w:t>
      </w:r>
      <w:r>
        <w:rPr>
          <w:spacing w:val="-6"/>
        </w:rPr>
        <w:t xml:space="preserve"> </w:t>
      </w:r>
      <w:r>
        <w:t>who</w:t>
      </w:r>
      <w:r>
        <w:rPr>
          <w:spacing w:val="-58"/>
        </w:rPr>
        <w:t xml:space="preserve"> </w:t>
      </w:r>
      <w:r>
        <w:t>have</w:t>
      </w:r>
      <w:r>
        <w:rPr>
          <w:spacing w:val="5"/>
        </w:rPr>
        <w:t xml:space="preserve"> </w:t>
      </w:r>
      <w:r>
        <w:t>been</w:t>
      </w:r>
      <w:r>
        <w:rPr>
          <w:spacing w:val="1"/>
        </w:rPr>
        <w:t xml:space="preserve"> </w:t>
      </w:r>
      <w:r>
        <w:t>instrumental</w:t>
      </w:r>
      <w:r>
        <w:rPr>
          <w:spacing w:val="-4"/>
        </w:rPr>
        <w:t xml:space="preserve"> </w:t>
      </w:r>
      <w:r>
        <w:t>in</w:t>
      </w:r>
      <w:r>
        <w:rPr>
          <w:spacing w:val="-1"/>
        </w:rPr>
        <w:t xml:space="preserve"> </w:t>
      </w:r>
      <w:r>
        <w:t>the success</w:t>
      </w:r>
      <w:r>
        <w:rPr>
          <w:spacing w:val="-1"/>
        </w:rPr>
        <w:t xml:space="preserve"> </w:t>
      </w:r>
      <w:r>
        <w:t>of</w:t>
      </w:r>
      <w:r>
        <w:rPr>
          <w:spacing w:val="-7"/>
        </w:rPr>
        <w:t xml:space="preserve"> </w:t>
      </w:r>
      <w:r>
        <w:t>this project</w:t>
      </w:r>
      <w:r>
        <w:rPr>
          <w:spacing w:val="6"/>
        </w:rPr>
        <w:t xml:space="preserve"> </w:t>
      </w:r>
      <w:r>
        <w:t>which</w:t>
      </w:r>
      <w:r>
        <w:rPr>
          <w:spacing w:val="-4"/>
        </w:rPr>
        <w:t xml:space="preserve"> </w:t>
      </w:r>
      <w:r>
        <w:t>plays</w:t>
      </w:r>
      <w:r>
        <w:rPr>
          <w:spacing w:val="-8"/>
        </w:rPr>
        <w:t xml:space="preserve"> </w:t>
      </w:r>
      <w:r>
        <w:t>a</w:t>
      </w:r>
      <w:r>
        <w:rPr>
          <w:spacing w:val="5"/>
        </w:rPr>
        <w:t xml:space="preserve"> </w:t>
      </w:r>
      <w:r>
        <w:t>vital</w:t>
      </w:r>
      <w:r>
        <w:rPr>
          <w:spacing w:val="-8"/>
        </w:rPr>
        <w:t xml:space="preserve"> </w:t>
      </w:r>
      <w:r>
        <w:t>role.</w:t>
      </w:r>
    </w:p>
    <w:p w14:paraId="52651C9B" w14:textId="77777777" w:rsidR="005E563A" w:rsidRDefault="00892739">
      <w:pPr>
        <w:pStyle w:val="Heading8"/>
        <w:tabs>
          <w:tab w:val="left" w:pos="7495"/>
        </w:tabs>
        <w:spacing w:before="204"/>
        <w:ind w:left="2401"/>
      </w:pPr>
      <w:r>
        <w:t>R. SAI ROSHINI</w:t>
      </w:r>
      <w:r>
        <w:tab/>
        <w:t>(19KD1A1552)</w:t>
      </w:r>
    </w:p>
    <w:p w14:paraId="0C073C8E" w14:textId="7EFBD74E" w:rsidR="005E563A" w:rsidRDefault="78124619">
      <w:pPr>
        <w:tabs>
          <w:tab w:val="left" w:pos="7442"/>
        </w:tabs>
        <w:spacing w:before="138"/>
        <w:ind w:left="2401"/>
        <w:rPr>
          <w:b/>
          <w:sz w:val="24"/>
          <w:szCs w:val="24"/>
        </w:rPr>
      </w:pPr>
      <w:r w:rsidRPr="78124619">
        <w:rPr>
          <w:b/>
          <w:bCs/>
          <w:sz w:val="24"/>
          <w:szCs w:val="24"/>
        </w:rPr>
        <w:t>P. HARSHITHA VARMA</w:t>
      </w:r>
      <w:r w:rsidR="00892739">
        <w:rPr>
          <w:b/>
          <w:sz w:val="24"/>
        </w:rPr>
        <w:tab/>
      </w:r>
      <w:r w:rsidR="00892739" w:rsidRPr="78124619">
        <w:rPr>
          <w:b/>
          <w:bCs/>
          <w:sz w:val="24"/>
          <w:szCs w:val="24"/>
        </w:rPr>
        <w:t>(19KD1A1549)</w:t>
      </w:r>
    </w:p>
    <w:p w14:paraId="0CAAC9B0" w14:textId="3D72B23F" w:rsidR="005E563A" w:rsidRDefault="78124619" w:rsidP="78124619">
      <w:pPr>
        <w:pStyle w:val="Heading8"/>
        <w:tabs>
          <w:tab w:val="left" w:pos="2694"/>
          <w:tab w:val="left" w:pos="7505"/>
        </w:tabs>
        <w:spacing w:before="136"/>
        <w:ind w:left="2040"/>
      </w:pPr>
      <w:r>
        <w:t xml:space="preserve">      G. AISHWARYA</w:t>
      </w:r>
      <w:r w:rsidR="00892739">
        <w:tab/>
        <w:t>(19KD1A1521)</w:t>
      </w:r>
    </w:p>
    <w:p w14:paraId="0F081DF6" w14:textId="55639B09" w:rsidR="005E563A" w:rsidRDefault="78124619" w:rsidP="78124619">
      <w:pPr>
        <w:tabs>
          <w:tab w:val="left" w:pos="2684"/>
          <w:tab w:val="left" w:pos="7505"/>
        </w:tabs>
        <w:spacing w:before="142"/>
        <w:ind w:left="2040"/>
        <w:rPr>
          <w:b/>
          <w:sz w:val="24"/>
          <w:szCs w:val="24"/>
        </w:rPr>
      </w:pPr>
      <w:r w:rsidRPr="78124619">
        <w:rPr>
          <w:b/>
          <w:bCs/>
          <w:sz w:val="24"/>
          <w:szCs w:val="24"/>
        </w:rPr>
        <w:t xml:space="preserve">      M. RAM      </w:t>
      </w:r>
      <w:r w:rsidR="00892739">
        <w:tab/>
      </w:r>
      <w:r w:rsidRPr="78124619">
        <w:rPr>
          <w:b/>
          <w:bCs/>
          <w:sz w:val="24"/>
          <w:szCs w:val="24"/>
        </w:rPr>
        <w:t>(19KD1A1541)</w:t>
      </w:r>
    </w:p>
    <w:p w14:paraId="4572229C" w14:textId="77777777" w:rsidR="005E563A" w:rsidRDefault="005E563A">
      <w:pPr>
        <w:rPr>
          <w:sz w:val="24"/>
        </w:rPr>
        <w:sectPr w:rsidR="005E563A" w:rsidSect="007C3E60">
          <w:headerReference w:type="default" r:id="rId14"/>
          <w:footerReference w:type="default" r:id="rId15"/>
          <w:pgSz w:w="11910" w:h="16840"/>
          <w:pgMar w:top="1582" w:right="476" w:bottom="278" w:left="482" w:header="720" w:footer="720" w:gutter="0"/>
          <w:cols w:space="720"/>
        </w:sectPr>
      </w:pPr>
    </w:p>
    <w:p w14:paraId="46A69602" w14:textId="77777777" w:rsidR="005E563A" w:rsidRDefault="005E563A">
      <w:pPr>
        <w:pStyle w:val="BodyText"/>
        <w:rPr>
          <w:b/>
          <w:sz w:val="20"/>
        </w:rPr>
      </w:pPr>
    </w:p>
    <w:p w14:paraId="7FD5B4AC" w14:textId="77777777" w:rsidR="005E563A" w:rsidRDefault="005E563A">
      <w:pPr>
        <w:pStyle w:val="BodyText"/>
        <w:spacing w:before="8"/>
        <w:rPr>
          <w:b/>
          <w:sz w:val="17"/>
        </w:rPr>
      </w:pPr>
    </w:p>
    <w:p w14:paraId="4481248B" w14:textId="77777777" w:rsidR="005E563A" w:rsidRDefault="00892739">
      <w:pPr>
        <w:pStyle w:val="Heading2"/>
        <w:ind w:right="1437"/>
      </w:pPr>
      <w:r>
        <w:t>DECLARATION</w:t>
      </w:r>
    </w:p>
    <w:p w14:paraId="2288BBA2" w14:textId="77777777" w:rsidR="00A809A9" w:rsidRDefault="00A809A9">
      <w:pPr>
        <w:pStyle w:val="Heading2"/>
        <w:ind w:right="1437"/>
      </w:pPr>
    </w:p>
    <w:p w14:paraId="0E802E78" w14:textId="77777777" w:rsidR="00A809A9" w:rsidRDefault="00A809A9">
      <w:pPr>
        <w:pStyle w:val="Heading2"/>
        <w:ind w:right="1437"/>
      </w:pPr>
    </w:p>
    <w:p w14:paraId="2F9D7ECD" w14:textId="77777777" w:rsidR="00A809A9" w:rsidRDefault="00A809A9">
      <w:pPr>
        <w:pStyle w:val="Heading2"/>
        <w:ind w:right="1437"/>
      </w:pPr>
    </w:p>
    <w:p w14:paraId="1BBFACD1" w14:textId="77777777" w:rsidR="00A809A9" w:rsidRDefault="00A809A9">
      <w:pPr>
        <w:pStyle w:val="Heading2"/>
        <w:ind w:right="1437"/>
      </w:pPr>
    </w:p>
    <w:p w14:paraId="2963BE4A" w14:textId="2B57D942" w:rsidR="005E563A" w:rsidRDefault="00892739">
      <w:pPr>
        <w:spacing w:before="255" w:line="360" w:lineRule="auto"/>
        <w:ind w:left="960" w:right="952" w:firstLine="1022"/>
        <w:jc w:val="both"/>
        <w:rPr>
          <w:sz w:val="24"/>
          <w:szCs w:val="24"/>
        </w:rPr>
      </w:pPr>
      <w:r w:rsidRPr="78124619">
        <w:rPr>
          <w:spacing w:val="-1"/>
          <w:sz w:val="24"/>
          <w:szCs w:val="24"/>
        </w:rPr>
        <w:t>We</w:t>
      </w:r>
      <w:r w:rsidRPr="78124619">
        <w:rPr>
          <w:spacing w:val="-9"/>
          <w:sz w:val="24"/>
          <w:szCs w:val="24"/>
        </w:rPr>
        <w:t xml:space="preserve"> </w:t>
      </w:r>
      <w:r w:rsidRPr="78124619">
        <w:rPr>
          <w:spacing w:val="-1"/>
          <w:sz w:val="24"/>
          <w:szCs w:val="24"/>
        </w:rPr>
        <w:t>hereby</w:t>
      </w:r>
      <w:r w:rsidRPr="78124619">
        <w:rPr>
          <w:spacing w:val="-17"/>
          <w:sz w:val="24"/>
          <w:szCs w:val="24"/>
        </w:rPr>
        <w:t xml:space="preserve"> </w:t>
      </w:r>
      <w:r w:rsidRPr="78124619">
        <w:rPr>
          <w:spacing w:val="-1"/>
          <w:sz w:val="24"/>
          <w:szCs w:val="24"/>
        </w:rPr>
        <w:t>declare</w:t>
      </w:r>
      <w:r w:rsidRPr="78124619">
        <w:rPr>
          <w:spacing w:val="-9"/>
          <w:sz w:val="24"/>
          <w:szCs w:val="24"/>
        </w:rPr>
        <w:t xml:space="preserve"> </w:t>
      </w:r>
      <w:r w:rsidRPr="78124619">
        <w:rPr>
          <w:spacing w:val="-1"/>
          <w:sz w:val="24"/>
          <w:szCs w:val="24"/>
        </w:rPr>
        <w:t>that</w:t>
      </w:r>
      <w:r w:rsidRPr="78124619">
        <w:rPr>
          <w:spacing w:val="-12"/>
          <w:sz w:val="24"/>
          <w:szCs w:val="24"/>
        </w:rPr>
        <w:t xml:space="preserve"> </w:t>
      </w:r>
      <w:r w:rsidRPr="78124619">
        <w:rPr>
          <w:spacing w:val="-1"/>
          <w:sz w:val="24"/>
          <w:szCs w:val="24"/>
        </w:rPr>
        <w:t>the</w:t>
      </w:r>
      <w:r w:rsidRPr="78124619">
        <w:rPr>
          <w:spacing w:val="-9"/>
          <w:sz w:val="24"/>
          <w:szCs w:val="24"/>
        </w:rPr>
        <w:t xml:space="preserve"> </w:t>
      </w:r>
      <w:r w:rsidRPr="78124619">
        <w:rPr>
          <w:spacing w:val="-1"/>
          <w:sz w:val="24"/>
          <w:szCs w:val="24"/>
        </w:rPr>
        <w:t>project</w:t>
      </w:r>
      <w:r w:rsidRPr="78124619">
        <w:rPr>
          <w:spacing w:val="-2"/>
          <w:sz w:val="24"/>
          <w:szCs w:val="24"/>
        </w:rPr>
        <w:t xml:space="preserve"> </w:t>
      </w:r>
      <w:r w:rsidRPr="78124619">
        <w:rPr>
          <w:spacing w:val="-1"/>
          <w:sz w:val="24"/>
          <w:szCs w:val="24"/>
        </w:rPr>
        <w:t>work</w:t>
      </w:r>
      <w:r w:rsidRPr="78124619">
        <w:rPr>
          <w:spacing w:val="-12"/>
          <w:sz w:val="24"/>
          <w:szCs w:val="24"/>
        </w:rPr>
        <w:t xml:space="preserve"> </w:t>
      </w:r>
      <w:r w:rsidRPr="78124619">
        <w:rPr>
          <w:spacing w:val="-1"/>
          <w:sz w:val="24"/>
          <w:szCs w:val="24"/>
        </w:rPr>
        <w:t>entitled</w:t>
      </w:r>
      <w:r w:rsidRPr="78124619">
        <w:rPr>
          <w:spacing w:val="-8"/>
          <w:sz w:val="24"/>
          <w:szCs w:val="24"/>
        </w:rPr>
        <w:t xml:space="preserve"> </w:t>
      </w:r>
      <w:r w:rsidRPr="78124619">
        <w:rPr>
          <w:sz w:val="24"/>
          <w:szCs w:val="24"/>
        </w:rPr>
        <w:t>“</w:t>
      </w:r>
      <w:r w:rsidRPr="07FB729A">
        <w:rPr>
          <w:b/>
          <w:bCs/>
          <w:sz w:val="24"/>
          <w:szCs w:val="24"/>
        </w:rPr>
        <w:t>Customer Churn Prediction Using Artificial Neural Network and Machine learning"</w:t>
      </w:r>
      <w:r w:rsidRPr="78124619">
        <w:rPr>
          <w:sz w:val="24"/>
          <w:szCs w:val="24"/>
        </w:rPr>
        <w:t xml:space="preserve"> submitted</w:t>
      </w:r>
      <w:r w:rsidRPr="78124619">
        <w:rPr>
          <w:spacing w:val="-8"/>
          <w:sz w:val="24"/>
          <w:szCs w:val="24"/>
        </w:rPr>
        <w:t xml:space="preserve"> </w:t>
      </w:r>
      <w:r w:rsidRPr="78124619">
        <w:rPr>
          <w:sz w:val="24"/>
          <w:szCs w:val="24"/>
        </w:rPr>
        <w:t>to</w:t>
      </w:r>
      <w:r w:rsidRPr="78124619">
        <w:rPr>
          <w:spacing w:val="-12"/>
          <w:sz w:val="24"/>
          <w:szCs w:val="24"/>
        </w:rPr>
        <w:t xml:space="preserve"> </w:t>
      </w:r>
      <w:r w:rsidRPr="78124619">
        <w:rPr>
          <w:sz w:val="24"/>
          <w:szCs w:val="24"/>
        </w:rPr>
        <w:t>the</w:t>
      </w:r>
      <w:r w:rsidRPr="78124619">
        <w:rPr>
          <w:spacing w:val="-9"/>
          <w:sz w:val="24"/>
          <w:szCs w:val="24"/>
        </w:rPr>
        <w:t xml:space="preserve"> </w:t>
      </w:r>
      <w:r w:rsidRPr="78124619">
        <w:rPr>
          <w:sz w:val="24"/>
          <w:szCs w:val="24"/>
        </w:rPr>
        <w:t>JNTU</w:t>
      </w:r>
      <w:r w:rsidRPr="78124619">
        <w:rPr>
          <w:spacing w:val="-8"/>
          <w:sz w:val="24"/>
          <w:szCs w:val="24"/>
        </w:rPr>
        <w:t xml:space="preserve"> </w:t>
      </w:r>
      <w:r w:rsidRPr="78124619">
        <w:rPr>
          <w:sz w:val="24"/>
          <w:szCs w:val="24"/>
        </w:rPr>
        <w:t>Kakinada</w:t>
      </w:r>
      <w:r w:rsidRPr="78124619">
        <w:rPr>
          <w:spacing w:val="-4"/>
          <w:sz w:val="24"/>
          <w:szCs w:val="24"/>
        </w:rPr>
        <w:t xml:space="preserve"> </w:t>
      </w:r>
      <w:r w:rsidRPr="78124619">
        <w:rPr>
          <w:sz w:val="24"/>
          <w:szCs w:val="24"/>
        </w:rPr>
        <w:t>is</w:t>
      </w:r>
      <w:r w:rsidRPr="78124619">
        <w:rPr>
          <w:spacing w:val="-10"/>
          <w:sz w:val="24"/>
          <w:szCs w:val="24"/>
        </w:rPr>
        <w:t xml:space="preserve"> </w:t>
      </w:r>
      <w:r w:rsidRPr="78124619">
        <w:rPr>
          <w:sz w:val="24"/>
          <w:szCs w:val="24"/>
        </w:rPr>
        <w:t>a</w:t>
      </w:r>
      <w:r w:rsidRPr="78124619">
        <w:rPr>
          <w:spacing w:val="-9"/>
          <w:sz w:val="24"/>
          <w:szCs w:val="24"/>
        </w:rPr>
        <w:t xml:space="preserve"> </w:t>
      </w:r>
      <w:r w:rsidRPr="78124619">
        <w:rPr>
          <w:sz w:val="24"/>
          <w:szCs w:val="24"/>
        </w:rPr>
        <w:t>record of an</w:t>
      </w:r>
      <w:r w:rsidRPr="78124619">
        <w:rPr>
          <w:spacing w:val="-12"/>
          <w:sz w:val="24"/>
          <w:szCs w:val="24"/>
        </w:rPr>
        <w:t xml:space="preserve"> </w:t>
      </w:r>
      <w:r w:rsidRPr="78124619">
        <w:rPr>
          <w:sz w:val="24"/>
          <w:szCs w:val="24"/>
        </w:rPr>
        <w:t>original</w:t>
      </w:r>
      <w:r w:rsidRPr="78124619">
        <w:rPr>
          <w:spacing w:val="-6"/>
          <w:sz w:val="24"/>
          <w:szCs w:val="24"/>
        </w:rPr>
        <w:t xml:space="preserve"> </w:t>
      </w:r>
      <w:r w:rsidRPr="78124619">
        <w:rPr>
          <w:sz w:val="24"/>
          <w:szCs w:val="24"/>
        </w:rPr>
        <w:t xml:space="preserve">work done by </w:t>
      </w:r>
      <w:r w:rsidRPr="78124619">
        <w:rPr>
          <w:b/>
          <w:bCs/>
          <w:sz w:val="24"/>
          <w:szCs w:val="24"/>
        </w:rPr>
        <w:t>R. Sai Roshini (19KD1A1552), P. Harshitha Varma (19KD1A1549), G. Aishwarya (19KD1A1521), M. Ram (19KD1A1541</w:t>
      </w:r>
      <w:r w:rsidRPr="08CFB420">
        <w:rPr>
          <w:b/>
          <w:bCs/>
          <w:sz w:val="24"/>
          <w:szCs w:val="24"/>
        </w:rPr>
        <w:t xml:space="preserve">) </w:t>
      </w:r>
      <w:r w:rsidRPr="78124619">
        <w:rPr>
          <w:sz w:val="24"/>
          <w:szCs w:val="24"/>
        </w:rPr>
        <w:t xml:space="preserve">under the esteemed guidance of </w:t>
      </w:r>
      <w:r w:rsidRPr="78124619">
        <w:rPr>
          <w:b/>
          <w:bCs/>
          <w:sz w:val="24"/>
          <w:szCs w:val="24"/>
        </w:rPr>
        <w:t>Mrs. Anupama</w:t>
      </w:r>
      <w:r w:rsidRPr="08CFB420">
        <w:rPr>
          <w:b/>
          <w:bCs/>
          <w:sz w:val="24"/>
          <w:szCs w:val="24"/>
        </w:rPr>
        <w:t>, Assistant Professor</w:t>
      </w:r>
      <w:r w:rsidRPr="78124619">
        <w:rPr>
          <w:sz w:val="24"/>
          <w:szCs w:val="24"/>
        </w:rPr>
        <w:t>, Computer Science &amp; Engineering,</w:t>
      </w:r>
      <w:r w:rsidRPr="78124619">
        <w:rPr>
          <w:spacing w:val="1"/>
          <w:sz w:val="24"/>
          <w:szCs w:val="24"/>
        </w:rPr>
        <w:t xml:space="preserve"> </w:t>
      </w:r>
      <w:r w:rsidRPr="78124619">
        <w:rPr>
          <w:sz w:val="24"/>
          <w:szCs w:val="24"/>
        </w:rPr>
        <w:t>Lendi</w:t>
      </w:r>
      <w:r w:rsidRPr="78124619">
        <w:rPr>
          <w:spacing w:val="1"/>
          <w:sz w:val="24"/>
          <w:szCs w:val="24"/>
        </w:rPr>
        <w:t xml:space="preserve"> </w:t>
      </w:r>
      <w:r w:rsidRPr="78124619">
        <w:rPr>
          <w:sz w:val="24"/>
          <w:szCs w:val="24"/>
        </w:rPr>
        <w:t>Institute of</w:t>
      </w:r>
      <w:r w:rsidRPr="78124619">
        <w:rPr>
          <w:spacing w:val="1"/>
          <w:sz w:val="24"/>
          <w:szCs w:val="24"/>
        </w:rPr>
        <w:t xml:space="preserve"> </w:t>
      </w:r>
      <w:r w:rsidRPr="78124619">
        <w:rPr>
          <w:sz w:val="24"/>
          <w:szCs w:val="24"/>
        </w:rPr>
        <w:t>Engineering &amp; Technology. This project work is submitted in the partial fulfilment of the</w:t>
      </w:r>
      <w:r w:rsidRPr="78124619">
        <w:rPr>
          <w:spacing w:val="1"/>
          <w:sz w:val="24"/>
          <w:szCs w:val="24"/>
        </w:rPr>
        <w:t xml:space="preserve"> </w:t>
      </w:r>
      <w:r w:rsidRPr="78124619">
        <w:rPr>
          <w:sz w:val="24"/>
          <w:szCs w:val="24"/>
        </w:rPr>
        <w:t xml:space="preserve">requirements for the award of the </w:t>
      </w:r>
      <w:r w:rsidRPr="08CFB420">
        <w:rPr>
          <w:b/>
          <w:bCs/>
          <w:sz w:val="24"/>
          <w:szCs w:val="24"/>
        </w:rPr>
        <w:t xml:space="preserve">Bachelor of Technology in Computer Science &amp; </w:t>
      </w:r>
      <w:r w:rsidRPr="78124619">
        <w:rPr>
          <w:b/>
          <w:bCs/>
          <w:sz w:val="24"/>
          <w:szCs w:val="24"/>
        </w:rPr>
        <w:t>Systems</w:t>
      </w:r>
      <w:r w:rsidRPr="78124619">
        <w:rPr>
          <w:b/>
          <w:bCs/>
          <w:spacing w:val="1"/>
          <w:sz w:val="24"/>
          <w:szCs w:val="24"/>
        </w:rPr>
        <w:t xml:space="preserve"> </w:t>
      </w:r>
      <w:r w:rsidRPr="08CFB420">
        <w:rPr>
          <w:b/>
          <w:bCs/>
          <w:sz w:val="24"/>
          <w:szCs w:val="24"/>
        </w:rPr>
        <w:t xml:space="preserve">Engineering. </w:t>
      </w:r>
      <w:r w:rsidRPr="78124619">
        <w:rPr>
          <w:sz w:val="24"/>
          <w:szCs w:val="24"/>
        </w:rPr>
        <w:t>This entire project is done to the best of our knowledge and is not submitted</w:t>
      </w:r>
      <w:r w:rsidRPr="78124619">
        <w:rPr>
          <w:spacing w:val="1"/>
          <w:sz w:val="24"/>
          <w:szCs w:val="24"/>
        </w:rPr>
        <w:t xml:space="preserve"> </w:t>
      </w:r>
      <w:r w:rsidRPr="78124619">
        <w:rPr>
          <w:sz w:val="24"/>
          <w:szCs w:val="24"/>
        </w:rPr>
        <w:t>to</w:t>
      </w:r>
      <w:r w:rsidRPr="78124619">
        <w:rPr>
          <w:spacing w:val="1"/>
          <w:sz w:val="24"/>
          <w:szCs w:val="24"/>
        </w:rPr>
        <w:t xml:space="preserve"> </w:t>
      </w:r>
      <w:r w:rsidRPr="78124619">
        <w:rPr>
          <w:sz w:val="24"/>
          <w:szCs w:val="24"/>
        </w:rPr>
        <w:t>any University</w:t>
      </w:r>
      <w:r w:rsidRPr="78124619">
        <w:rPr>
          <w:spacing w:val="2"/>
          <w:sz w:val="24"/>
          <w:szCs w:val="24"/>
        </w:rPr>
        <w:t xml:space="preserve"> </w:t>
      </w:r>
      <w:r w:rsidRPr="78124619">
        <w:rPr>
          <w:sz w:val="24"/>
          <w:szCs w:val="24"/>
        </w:rPr>
        <w:t>for</w:t>
      </w:r>
      <w:r w:rsidRPr="78124619">
        <w:rPr>
          <w:spacing w:val="-1"/>
          <w:sz w:val="24"/>
          <w:szCs w:val="24"/>
        </w:rPr>
        <w:t xml:space="preserve"> </w:t>
      </w:r>
      <w:r w:rsidRPr="78124619">
        <w:rPr>
          <w:sz w:val="24"/>
          <w:szCs w:val="24"/>
        </w:rPr>
        <w:t>the</w:t>
      </w:r>
      <w:r w:rsidRPr="78124619">
        <w:rPr>
          <w:spacing w:val="1"/>
          <w:sz w:val="24"/>
          <w:szCs w:val="24"/>
        </w:rPr>
        <w:t xml:space="preserve"> </w:t>
      </w:r>
      <w:r w:rsidRPr="78124619">
        <w:rPr>
          <w:sz w:val="24"/>
          <w:szCs w:val="24"/>
        </w:rPr>
        <w:t>award</w:t>
      </w:r>
      <w:r w:rsidRPr="78124619">
        <w:rPr>
          <w:spacing w:val="2"/>
          <w:sz w:val="24"/>
          <w:szCs w:val="24"/>
        </w:rPr>
        <w:t xml:space="preserve"> </w:t>
      </w:r>
      <w:r w:rsidRPr="78124619">
        <w:rPr>
          <w:sz w:val="24"/>
          <w:szCs w:val="24"/>
        </w:rPr>
        <w:t>of</w:t>
      </w:r>
      <w:r w:rsidRPr="78124619">
        <w:rPr>
          <w:spacing w:val="-6"/>
          <w:sz w:val="24"/>
          <w:szCs w:val="24"/>
        </w:rPr>
        <w:t xml:space="preserve"> </w:t>
      </w:r>
      <w:r w:rsidRPr="78124619">
        <w:rPr>
          <w:sz w:val="24"/>
          <w:szCs w:val="24"/>
        </w:rPr>
        <w:t>degree.</w:t>
      </w:r>
    </w:p>
    <w:p w14:paraId="7287F5E5" w14:textId="77777777" w:rsidR="005E563A" w:rsidRDefault="005E563A">
      <w:pPr>
        <w:pStyle w:val="BodyText"/>
        <w:rPr>
          <w:sz w:val="26"/>
        </w:rPr>
      </w:pPr>
    </w:p>
    <w:p w14:paraId="64F14A4D" w14:textId="77777777" w:rsidR="005E563A" w:rsidRDefault="005E563A">
      <w:pPr>
        <w:pStyle w:val="BodyText"/>
        <w:rPr>
          <w:sz w:val="26"/>
        </w:rPr>
      </w:pPr>
    </w:p>
    <w:p w14:paraId="17BC4C68" w14:textId="77777777" w:rsidR="005E563A" w:rsidRDefault="005E563A">
      <w:pPr>
        <w:pStyle w:val="BodyText"/>
        <w:rPr>
          <w:sz w:val="26"/>
        </w:rPr>
      </w:pPr>
    </w:p>
    <w:p w14:paraId="2DCC02DB" w14:textId="77777777" w:rsidR="005E563A" w:rsidRDefault="005E563A">
      <w:pPr>
        <w:pStyle w:val="BodyText"/>
        <w:rPr>
          <w:sz w:val="26"/>
        </w:rPr>
      </w:pPr>
    </w:p>
    <w:p w14:paraId="06965392" w14:textId="77777777" w:rsidR="005E563A" w:rsidRDefault="005E563A">
      <w:pPr>
        <w:pStyle w:val="BodyText"/>
        <w:spacing w:before="5"/>
        <w:rPr>
          <w:sz w:val="20"/>
        </w:rPr>
      </w:pPr>
    </w:p>
    <w:p w14:paraId="5010AA81" w14:textId="6A3FAADE" w:rsidR="005E563A" w:rsidRDefault="78124619" w:rsidP="78124619">
      <w:pPr>
        <w:pStyle w:val="Heading8"/>
        <w:tabs>
          <w:tab w:val="left" w:pos="7442"/>
        </w:tabs>
        <w:spacing w:line="259" w:lineRule="auto"/>
        <w:ind w:left="2401"/>
      </w:pPr>
      <w:r>
        <w:t>R. SAI ROSHINI</w:t>
      </w:r>
      <w:r w:rsidR="00892739">
        <w:tab/>
        <w:t>(19KD1A1552)</w:t>
      </w:r>
    </w:p>
    <w:p w14:paraId="2A6A05FC" w14:textId="1B2B0B60" w:rsidR="005E563A" w:rsidRDefault="78124619" w:rsidP="78124619">
      <w:pPr>
        <w:tabs>
          <w:tab w:val="left" w:pos="7442"/>
        </w:tabs>
        <w:spacing w:before="142" w:line="259" w:lineRule="auto"/>
        <w:ind w:left="2401"/>
        <w:rPr>
          <w:b/>
          <w:sz w:val="24"/>
          <w:szCs w:val="24"/>
        </w:rPr>
      </w:pPr>
      <w:r w:rsidRPr="78124619">
        <w:rPr>
          <w:b/>
          <w:bCs/>
          <w:sz w:val="24"/>
          <w:szCs w:val="24"/>
        </w:rPr>
        <w:t>P. HARSHITHA VARMA</w:t>
      </w:r>
      <w:r w:rsidR="00892739">
        <w:rPr>
          <w:b/>
          <w:sz w:val="24"/>
        </w:rPr>
        <w:tab/>
      </w:r>
      <w:r w:rsidR="00892739" w:rsidRPr="78124619">
        <w:rPr>
          <w:b/>
          <w:bCs/>
          <w:sz w:val="24"/>
          <w:szCs w:val="24"/>
        </w:rPr>
        <w:t>(19KD1A1549)</w:t>
      </w:r>
    </w:p>
    <w:p w14:paraId="40745656" w14:textId="6490B264" w:rsidR="005E563A" w:rsidRDefault="07FB729A" w:rsidP="78124619">
      <w:pPr>
        <w:pStyle w:val="Heading8"/>
        <w:tabs>
          <w:tab w:val="left" w:pos="2694"/>
          <w:tab w:val="left" w:pos="7505"/>
        </w:tabs>
        <w:spacing w:before="137"/>
        <w:ind w:left="2040"/>
      </w:pPr>
      <w:r>
        <w:t xml:space="preserve">      G. AISHWARYA                                                  </w:t>
      </w:r>
      <w:r w:rsidR="78124619">
        <w:tab/>
      </w:r>
      <w:r>
        <w:t>(19KD1A1521)</w:t>
      </w:r>
    </w:p>
    <w:p w14:paraId="4A20E726" w14:textId="76E1953A" w:rsidR="005E563A" w:rsidRDefault="07FB729A" w:rsidP="07FB729A">
      <w:pPr>
        <w:tabs>
          <w:tab w:val="left" w:pos="2684"/>
          <w:tab w:val="left" w:pos="7505"/>
        </w:tabs>
        <w:spacing w:before="137"/>
        <w:ind w:left="2040"/>
        <w:rPr>
          <w:b/>
          <w:bCs/>
          <w:sz w:val="24"/>
          <w:szCs w:val="24"/>
        </w:rPr>
      </w:pPr>
      <w:r w:rsidRPr="07FB729A">
        <w:rPr>
          <w:b/>
          <w:bCs/>
          <w:sz w:val="24"/>
          <w:szCs w:val="24"/>
        </w:rPr>
        <w:t xml:space="preserve">      M. RAM</w:t>
      </w:r>
      <w:r w:rsidR="78124619">
        <w:tab/>
      </w:r>
      <w:r w:rsidRPr="07FB729A">
        <w:rPr>
          <w:b/>
          <w:bCs/>
          <w:sz w:val="24"/>
          <w:szCs w:val="24"/>
        </w:rPr>
        <w:t>(19KD1A1541)</w:t>
      </w:r>
    </w:p>
    <w:p w14:paraId="63ED1BED" w14:textId="07AC7009" w:rsidR="07FB729A" w:rsidRDefault="07FB729A" w:rsidP="07FB729A">
      <w:pPr>
        <w:tabs>
          <w:tab w:val="left" w:pos="2684"/>
          <w:tab w:val="left" w:pos="7505"/>
        </w:tabs>
        <w:spacing w:before="137"/>
        <w:ind w:left="2040"/>
        <w:rPr>
          <w:b/>
          <w:bCs/>
          <w:sz w:val="24"/>
          <w:szCs w:val="24"/>
        </w:rPr>
      </w:pPr>
    </w:p>
    <w:p w14:paraId="702B76F5" w14:textId="786DDCAA" w:rsidR="07FB729A" w:rsidRDefault="07FB729A" w:rsidP="07FB729A">
      <w:pPr>
        <w:tabs>
          <w:tab w:val="left" w:pos="2684"/>
          <w:tab w:val="left" w:pos="7505"/>
        </w:tabs>
        <w:spacing w:before="137"/>
        <w:ind w:left="2040"/>
        <w:rPr>
          <w:b/>
          <w:bCs/>
          <w:sz w:val="24"/>
          <w:szCs w:val="24"/>
        </w:rPr>
      </w:pPr>
    </w:p>
    <w:p w14:paraId="4DBCB6EC" w14:textId="2203F81D" w:rsidR="07FB729A" w:rsidRDefault="07FB729A" w:rsidP="07FB729A">
      <w:pPr>
        <w:tabs>
          <w:tab w:val="left" w:pos="2684"/>
          <w:tab w:val="left" w:pos="7505"/>
        </w:tabs>
        <w:spacing w:before="137"/>
        <w:ind w:left="2040"/>
        <w:rPr>
          <w:b/>
          <w:bCs/>
          <w:sz w:val="24"/>
          <w:szCs w:val="24"/>
        </w:rPr>
      </w:pPr>
    </w:p>
    <w:p w14:paraId="698F006B" w14:textId="131F5770" w:rsidR="07FB729A" w:rsidRDefault="07FB729A" w:rsidP="07FB729A">
      <w:pPr>
        <w:tabs>
          <w:tab w:val="left" w:pos="2684"/>
          <w:tab w:val="left" w:pos="7505"/>
        </w:tabs>
        <w:spacing w:before="137"/>
        <w:ind w:left="2040"/>
        <w:rPr>
          <w:b/>
          <w:bCs/>
          <w:sz w:val="24"/>
          <w:szCs w:val="24"/>
        </w:rPr>
      </w:pPr>
    </w:p>
    <w:p w14:paraId="1B6E5AAC" w14:textId="446EC746" w:rsidR="07FB729A" w:rsidRDefault="07FB729A" w:rsidP="07FB729A">
      <w:pPr>
        <w:tabs>
          <w:tab w:val="left" w:pos="2684"/>
          <w:tab w:val="left" w:pos="7505"/>
        </w:tabs>
        <w:spacing w:before="137"/>
        <w:ind w:left="2040"/>
        <w:rPr>
          <w:b/>
          <w:bCs/>
          <w:sz w:val="24"/>
          <w:szCs w:val="24"/>
        </w:rPr>
      </w:pPr>
    </w:p>
    <w:p w14:paraId="50BCFE7E" w14:textId="66072311" w:rsidR="07FB729A" w:rsidRDefault="07FB729A" w:rsidP="07FB729A">
      <w:pPr>
        <w:tabs>
          <w:tab w:val="left" w:pos="2684"/>
          <w:tab w:val="left" w:pos="7505"/>
        </w:tabs>
        <w:spacing w:before="137"/>
        <w:ind w:left="2040"/>
        <w:rPr>
          <w:b/>
          <w:bCs/>
          <w:sz w:val="24"/>
          <w:szCs w:val="24"/>
        </w:rPr>
      </w:pPr>
    </w:p>
    <w:p w14:paraId="6B5088B3" w14:textId="77777777" w:rsidR="005E563A" w:rsidRDefault="005E563A">
      <w:pPr>
        <w:rPr>
          <w:sz w:val="24"/>
        </w:rPr>
        <w:sectPr w:rsidR="005E563A" w:rsidSect="00C65A78">
          <w:headerReference w:type="default" r:id="rId16"/>
          <w:footerReference w:type="default" r:id="rId17"/>
          <w:pgSz w:w="11910" w:h="16840"/>
          <w:pgMar w:top="1580" w:right="477" w:bottom="280" w:left="480" w:header="720" w:footer="720" w:gutter="0"/>
          <w:cols w:space="720"/>
        </w:sectPr>
      </w:pPr>
    </w:p>
    <w:p w14:paraId="0B992A73" w14:textId="51EEBAAE" w:rsidR="005E563A" w:rsidRDefault="00D20D3D">
      <w:pPr>
        <w:pStyle w:val="BodyText"/>
        <w:ind w:left="1046"/>
        <w:rPr>
          <w:sz w:val="20"/>
        </w:rPr>
      </w:pPr>
      <w:r>
        <w:rPr>
          <w:noProof/>
          <w:sz w:val="20"/>
        </w:rPr>
        <w:lastRenderedPageBreak/>
        <mc:AlternateContent>
          <mc:Choice Requires="wpg">
            <w:drawing>
              <wp:inline distT="0" distB="0" distL="0" distR="0" wp14:anchorId="524C6228" wp14:editId="71E74FD6">
                <wp:extent cx="5451475" cy="1394460"/>
                <wp:effectExtent l="0" t="0" r="0" b="0"/>
                <wp:docPr id="1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1475" cy="1394460"/>
                          <a:chOff x="0" y="0"/>
                          <a:chExt cx="8585" cy="2196"/>
                        </a:xfrm>
                      </wpg:grpSpPr>
                      <pic:pic xmlns:pic="http://schemas.openxmlformats.org/drawingml/2006/picture">
                        <pic:nvPicPr>
                          <pic:cNvPr id="1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 y="14"/>
                            <a:ext cx="1770" cy="2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6"/>
                        <wps:cNvSpPr>
                          <a:spLocks noChangeArrowheads="1"/>
                        </wps:cNvSpPr>
                        <wps:spPr bwMode="auto">
                          <a:xfrm>
                            <a:off x="7" y="7"/>
                            <a:ext cx="1785" cy="218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5"/>
                        <wps:cNvSpPr>
                          <a:spLocks noChangeArrowheads="1"/>
                        </wps:cNvSpPr>
                        <wps:spPr bwMode="auto">
                          <a:xfrm>
                            <a:off x="1797" y="14"/>
                            <a:ext cx="6780" cy="216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4"/>
                        <wps:cNvSpPr txBox="1">
                          <a:spLocks noChangeArrowheads="1"/>
                        </wps:cNvSpPr>
                        <wps:spPr bwMode="auto">
                          <a:xfrm>
                            <a:off x="1804" y="22"/>
                            <a:ext cx="6765" cy="2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FD1D1" w14:textId="77777777" w:rsidR="005E563A" w:rsidRDefault="00892739">
                              <w:pPr>
                                <w:spacing w:before="67" w:line="360" w:lineRule="auto"/>
                                <w:ind w:left="212" w:right="212"/>
                                <w:jc w:val="center"/>
                                <w:rPr>
                                  <w:b/>
                                  <w:sz w:val="24"/>
                                </w:rPr>
                              </w:pPr>
                              <w:r>
                                <w:rPr>
                                  <w:b/>
                                  <w:sz w:val="24"/>
                                </w:rPr>
                                <w:t>LENDI</w:t>
                              </w:r>
                              <w:r>
                                <w:rPr>
                                  <w:b/>
                                  <w:spacing w:val="-4"/>
                                  <w:sz w:val="24"/>
                                </w:rPr>
                                <w:t xml:space="preserve"> </w:t>
                              </w:r>
                              <w:r>
                                <w:rPr>
                                  <w:b/>
                                  <w:sz w:val="24"/>
                                </w:rPr>
                                <w:t>INSTITUTE</w:t>
                              </w:r>
                              <w:r>
                                <w:rPr>
                                  <w:b/>
                                  <w:spacing w:val="-3"/>
                                  <w:sz w:val="24"/>
                                </w:rPr>
                                <w:t xml:space="preserve"> </w:t>
                              </w:r>
                              <w:r>
                                <w:rPr>
                                  <w:b/>
                                  <w:sz w:val="24"/>
                                </w:rPr>
                                <w:t>OF</w:t>
                              </w:r>
                              <w:r>
                                <w:rPr>
                                  <w:b/>
                                  <w:spacing w:val="-3"/>
                                  <w:sz w:val="24"/>
                                </w:rPr>
                                <w:t xml:space="preserve"> </w:t>
                              </w:r>
                              <w:r>
                                <w:rPr>
                                  <w:b/>
                                  <w:sz w:val="24"/>
                                </w:rPr>
                                <w:t>ENGINEERING</w:t>
                              </w:r>
                              <w:r>
                                <w:rPr>
                                  <w:b/>
                                  <w:spacing w:val="-1"/>
                                  <w:sz w:val="24"/>
                                </w:rPr>
                                <w:t xml:space="preserve"> </w:t>
                              </w:r>
                              <w:r>
                                <w:rPr>
                                  <w:b/>
                                  <w:sz w:val="24"/>
                                </w:rPr>
                                <w:t>&amp;TECHNOLOGY</w:t>
                              </w:r>
                              <w:r>
                                <w:rPr>
                                  <w:b/>
                                  <w:spacing w:val="-57"/>
                                  <w:sz w:val="24"/>
                                </w:rPr>
                                <w:t xml:space="preserve"> </w:t>
                              </w:r>
                              <w:r>
                                <w:rPr>
                                  <w:b/>
                                  <w:sz w:val="24"/>
                                </w:rPr>
                                <w:t>AN AUTONOMOUS</w:t>
                              </w:r>
                              <w:r>
                                <w:rPr>
                                  <w:b/>
                                  <w:spacing w:val="2"/>
                                  <w:sz w:val="24"/>
                                </w:rPr>
                                <w:t xml:space="preserve"> </w:t>
                              </w:r>
                              <w:r>
                                <w:rPr>
                                  <w:b/>
                                  <w:sz w:val="24"/>
                                </w:rPr>
                                <w:t>INSTITUTION</w:t>
                              </w:r>
                            </w:p>
                            <w:p w14:paraId="6E60F8FE" w14:textId="77777777" w:rsidR="005E563A" w:rsidRDefault="00892739">
                              <w:pPr>
                                <w:spacing w:before="5" w:line="355" w:lineRule="auto"/>
                                <w:ind w:left="351" w:right="352" w:firstLine="4"/>
                                <w:jc w:val="center"/>
                                <w:rPr>
                                  <w:b/>
                                  <w:sz w:val="24"/>
                                </w:rPr>
                              </w:pPr>
                              <w:r>
                                <w:rPr>
                                  <w:rFonts w:ascii="Calibri" w:hAnsi="Calibri"/>
                                  <w:b/>
                                  <w:sz w:val="24"/>
                                </w:rPr>
                                <w:t xml:space="preserve">Accredited by NAAC with “A” Grade, </w:t>
                              </w:r>
                              <w:proofErr w:type="gramStart"/>
                              <w:r>
                                <w:rPr>
                                  <w:rFonts w:ascii="Calibri" w:hAnsi="Calibri"/>
                                  <w:b/>
                                  <w:sz w:val="24"/>
                                </w:rPr>
                                <w:t>Accredited</w:t>
                              </w:r>
                              <w:proofErr w:type="gramEnd"/>
                              <w:r>
                                <w:rPr>
                                  <w:rFonts w:ascii="Calibri" w:hAnsi="Calibri"/>
                                  <w:b/>
                                  <w:sz w:val="24"/>
                                </w:rPr>
                                <w:t xml:space="preserve"> by NBA</w:t>
                              </w:r>
                              <w:r>
                                <w:rPr>
                                  <w:rFonts w:ascii="Calibri" w:hAnsi="Calibri"/>
                                  <w:b/>
                                  <w:spacing w:val="1"/>
                                  <w:sz w:val="24"/>
                                </w:rPr>
                                <w:t xml:space="preserve"> </w:t>
                              </w:r>
                              <w:r>
                                <w:rPr>
                                  <w:b/>
                                  <w:sz w:val="24"/>
                                </w:rPr>
                                <w:t>Permanently</w:t>
                              </w:r>
                              <w:r>
                                <w:rPr>
                                  <w:b/>
                                  <w:spacing w:val="-4"/>
                                  <w:sz w:val="24"/>
                                </w:rPr>
                                <w:t xml:space="preserve"> </w:t>
                              </w:r>
                              <w:r>
                                <w:rPr>
                                  <w:b/>
                                  <w:sz w:val="24"/>
                                </w:rPr>
                                <w:t>Affiliated</w:t>
                              </w:r>
                              <w:r>
                                <w:rPr>
                                  <w:b/>
                                  <w:spacing w:val="-3"/>
                                  <w:sz w:val="24"/>
                                </w:rPr>
                                <w:t xml:space="preserve"> </w:t>
                              </w:r>
                              <w:r>
                                <w:rPr>
                                  <w:b/>
                                  <w:sz w:val="24"/>
                                </w:rPr>
                                <w:t>to</w:t>
                              </w:r>
                              <w:r>
                                <w:rPr>
                                  <w:b/>
                                  <w:spacing w:val="-4"/>
                                  <w:sz w:val="24"/>
                                </w:rPr>
                                <w:t xml:space="preserve"> </w:t>
                              </w:r>
                              <w:r>
                                <w:rPr>
                                  <w:b/>
                                  <w:sz w:val="24"/>
                                </w:rPr>
                                <w:t>JNTUK,</w:t>
                              </w:r>
                              <w:r>
                                <w:rPr>
                                  <w:b/>
                                  <w:spacing w:val="-6"/>
                                  <w:sz w:val="24"/>
                                </w:rPr>
                                <w:t xml:space="preserve"> </w:t>
                              </w:r>
                              <w:r>
                                <w:rPr>
                                  <w:b/>
                                  <w:sz w:val="24"/>
                                </w:rPr>
                                <w:t>Approved</w:t>
                              </w:r>
                              <w:r>
                                <w:rPr>
                                  <w:b/>
                                  <w:spacing w:val="-3"/>
                                  <w:sz w:val="24"/>
                                </w:rPr>
                                <w:t xml:space="preserve"> </w:t>
                              </w:r>
                              <w:r>
                                <w:rPr>
                                  <w:b/>
                                  <w:sz w:val="24"/>
                                </w:rPr>
                                <w:t>by</w:t>
                              </w:r>
                              <w:r>
                                <w:rPr>
                                  <w:b/>
                                  <w:spacing w:val="-3"/>
                                  <w:sz w:val="24"/>
                                </w:rPr>
                                <w:t xml:space="preserve"> </w:t>
                              </w:r>
                              <w:r>
                                <w:rPr>
                                  <w:b/>
                                  <w:sz w:val="24"/>
                                </w:rPr>
                                <w:t>A.I.C.T.E,</w:t>
                              </w:r>
                              <w:r>
                                <w:rPr>
                                  <w:b/>
                                  <w:spacing w:val="-57"/>
                                  <w:sz w:val="24"/>
                                </w:rPr>
                                <w:t xml:space="preserve"> </w:t>
                              </w:r>
                              <w:proofErr w:type="spellStart"/>
                              <w:r>
                                <w:rPr>
                                  <w:b/>
                                  <w:sz w:val="24"/>
                                </w:rPr>
                                <w:t>Jonnada</w:t>
                              </w:r>
                              <w:proofErr w:type="spellEnd"/>
                              <w:r>
                                <w:rPr>
                                  <w:b/>
                                  <w:sz w:val="24"/>
                                </w:rPr>
                                <w:t>,</w:t>
                              </w:r>
                              <w:r>
                                <w:rPr>
                                  <w:b/>
                                  <w:spacing w:val="-2"/>
                                  <w:sz w:val="24"/>
                                </w:rPr>
                                <w:t xml:space="preserve"> </w:t>
                              </w:r>
                              <w:r>
                                <w:rPr>
                                  <w:b/>
                                  <w:sz w:val="24"/>
                                </w:rPr>
                                <w:t>Vizianagaram</w:t>
                              </w:r>
                              <w:r>
                                <w:rPr>
                                  <w:b/>
                                  <w:spacing w:val="-1"/>
                                  <w:sz w:val="24"/>
                                </w:rPr>
                                <w:t xml:space="preserve"> </w:t>
                              </w:r>
                              <w:r>
                                <w:rPr>
                                  <w:b/>
                                  <w:sz w:val="24"/>
                                </w:rPr>
                                <w:t>Dist.</w:t>
                              </w:r>
                              <w:r>
                                <w:rPr>
                                  <w:b/>
                                  <w:spacing w:val="6"/>
                                  <w:sz w:val="24"/>
                                </w:rPr>
                                <w:t xml:space="preserve"> </w:t>
                              </w:r>
                              <w:r>
                                <w:rPr>
                                  <w:b/>
                                  <w:sz w:val="24"/>
                                </w:rPr>
                                <w:t>-</w:t>
                              </w:r>
                              <w:r>
                                <w:rPr>
                                  <w:b/>
                                  <w:spacing w:val="4"/>
                                  <w:sz w:val="24"/>
                                </w:rPr>
                                <w:t xml:space="preserve"> </w:t>
                              </w:r>
                              <w:r>
                                <w:rPr>
                                  <w:b/>
                                  <w:sz w:val="24"/>
                                </w:rPr>
                                <w:t>535005.</w:t>
                              </w:r>
                            </w:p>
                          </w:txbxContent>
                        </wps:txbx>
                        <wps:bodyPr rot="0" vert="horz" wrap="square" lIns="0" tIns="0" rIns="0" bIns="0" anchor="t" anchorCtr="0" upright="1">
                          <a:noAutofit/>
                        </wps:bodyPr>
                      </wps:wsp>
                    </wpg:wgp>
                  </a:graphicData>
                </a:graphic>
              </wp:inline>
            </w:drawing>
          </mc:Choice>
          <mc:Fallback>
            <w:pict>
              <v:group w14:anchorId="524C6228" id="Group 3" o:spid="_x0000_s1031" style="width:429.25pt;height:109.8pt;mso-position-horizontal-relative:char;mso-position-vertical-relative:line" coordsize="8585,2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">
                <v:shape id="Picture 7" o:spid="_x0000_s1032" type="#_x0000_t75" style="position:absolute;left:15;top:14;width:1770;height:2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">
                  <v:imagedata r:id="rId11" o:title=""/>
                </v:shape>
                <v:rect id="Rectangle 6" o:spid="_x0000_s1033" style="position:absolute;left:7;top:7;width:1785;height: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" filled="f"/>
                <v:rect id="Rectangle 5" o:spid="_x0000_s1034" style="position:absolute;left:1797;top:14;width:6780;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" filled="f"/>
                <v:shape id="Text Box 4" o:spid="_x0000_s1035" type="#_x0000_t202" style="position:absolute;left:1804;top:22;width:6765;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F3FD1D1" w14:textId="77777777" w:rsidR="005E563A" w:rsidRDefault="00892739">
                        <w:pPr>
                          <w:spacing w:before="67" w:line="360" w:lineRule="auto"/>
                          <w:ind w:left="212" w:right="212"/>
                          <w:jc w:val="center"/>
                          <w:rPr>
                            <w:b/>
                            <w:sz w:val="24"/>
                          </w:rPr>
                        </w:pPr>
                        <w:r>
                          <w:rPr>
                            <w:b/>
                            <w:sz w:val="24"/>
                          </w:rPr>
                          <w:t>LENDI</w:t>
                        </w:r>
                        <w:r>
                          <w:rPr>
                            <w:b/>
                            <w:spacing w:val="-4"/>
                            <w:sz w:val="24"/>
                          </w:rPr>
                          <w:t xml:space="preserve"> </w:t>
                        </w:r>
                        <w:r>
                          <w:rPr>
                            <w:b/>
                            <w:sz w:val="24"/>
                          </w:rPr>
                          <w:t>INSTITUTE</w:t>
                        </w:r>
                        <w:r>
                          <w:rPr>
                            <w:b/>
                            <w:spacing w:val="-3"/>
                            <w:sz w:val="24"/>
                          </w:rPr>
                          <w:t xml:space="preserve"> </w:t>
                        </w:r>
                        <w:r>
                          <w:rPr>
                            <w:b/>
                            <w:sz w:val="24"/>
                          </w:rPr>
                          <w:t>OF</w:t>
                        </w:r>
                        <w:r>
                          <w:rPr>
                            <w:b/>
                            <w:spacing w:val="-3"/>
                            <w:sz w:val="24"/>
                          </w:rPr>
                          <w:t xml:space="preserve"> </w:t>
                        </w:r>
                        <w:r>
                          <w:rPr>
                            <w:b/>
                            <w:sz w:val="24"/>
                          </w:rPr>
                          <w:t>ENGINEERING</w:t>
                        </w:r>
                        <w:r>
                          <w:rPr>
                            <w:b/>
                            <w:spacing w:val="-1"/>
                            <w:sz w:val="24"/>
                          </w:rPr>
                          <w:t xml:space="preserve"> </w:t>
                        </w:r>
                        <w:r>
                          <w:rPr>
                            <w:b/>
                            <w:sz w:val="24"/>
                          </w:rPr>
                          <w:t>&amp;TECHNOLOGY</w:t>
                        </w:r>
                        <w:r>
                          <w:rPr>
                            <w:b/>
                            <w:spacing w:val="-57"/>
                            <w:sz w:val="24"/>
                          </w:rPr>
                          <w:t xml:space="preserve"> </w:t>
                        </w:r>
                        <w:r>
                          <w:rPr>
                            <w:b/>
                            <w:sz w:val="24"/>
                          </w:rPr>
                          <w:t>AN AUTONOMOUS</w:t>
                        </w:r>
                        <w:r>
                          <w:rPr>
                            <w:b/>
                            <w:spacing w:val="2"/>
                            <w:sz w:val="24"/>
                          </w:rPr>
                          <w:t xml:space="preserve"> </w:t>
                        </w:r>
                        <w:r>
                          <w:rPr>
                            <w:b/>
                            <w:sz w:val="24"/>
                          </w:rPr>
                          <w:t>INSTITUTION</w:t>
                        </w:r>
                      </w:p>
                      <w:p w14:paraId="6E60F8FE" w14:textId="77777777" w:rsidR="005E563A" w:rsidRDefault="00892739">
                        <w:pPr>
                          <w:spacing w:before="5" w:line="355" w:lineRule="auto"/>
                          <w:ind w:left="351" w:right="352" w:firstLine="4"/>
                          <w:jc w:val="center"/>
                          <w:rPr>
                            <w:b/>
                            <w:sz w:val="24"/>
                          </w:rPr>
                        </w:pPr>
                        <w:r>
                          <w:rPr>
                            <w:rFonts w:ascii="Calibri" w:hAnsi="Calibri"/>
                            <w:b/>
                            <w:sz w:val="24"/>
                          </w:rPr>
                          <w:t xml:space="preserve">Accredited by NAAC with “A” Grade, </w:t>
                        </w:r>
                        <w:proofErr w:type="gramStart"/>
                        <w:r>
                          <w:rPr>
                            <w:rFonts w:ascii="Calibri" w:hAnsi="Calibri"/>
                            <w:b/>
                            <w:sz w:val="24"/>
                          </w:rPr>
                          <w:t>Accredited</w:t>
                        </w:r>
                        <w:proofErr w:type="gramEnd"/>
                        <w:r>
                          <w:rPr>
                            <w:rFonts w:ascii="Calibri" w:hAnsi="Calibri"/>
                            <w:b/>
                            <w:sz w:val="24"/>
                          </w:rPr>
                          <w:t xml:space="preserve"> by NBA</w:t>
                        </w:r>
                        <w:r>
                          <w:rPr>
                            <w:rFonts w:ascii="Calibri" w:hAnsi="Calibri"/>
                            <w:b/>
                            <w:spacing w:val="1"/>
                            <w:sz w:val="24"/>
                          </w:rPr>
                          <w:t xml:space="preserve"> </w:t>
                        </w:r>
                        <w:r>
                          <w:rPr>
                            <w:b/>
                            <w:sz w:val="24"/>
                          </w:rPr>
                          <w:t>Permanently</w:t>
                        </w:r>
                        <w:r>
                          <w:rPr>
                            <w:b/>
                            <w:spacing w:val="-4"/>
                            <w:sz w:val="24"/>
                          </w:rPr>
                          <w:t xml:space="preserve"> </w:t>
                        </w:r>
                        <w:r>
                          <w:rPr>
                            <w:b/>
                            <w:sz w:val="24"/>
                          </w:rPr>
                          <w:t>Affiliated</w:t>
                        </w:r>
                        <w:r>
                          <w:rPr>
                            <w:b/>
                            <w:spacing w:val="-3"/>
                            <w:sz w:val="24"/>
                          </w:rPr>
                          <w:t xml:space="preserve"> </w:t>
                        </w:r>
                        <w:r>
                          <w:rPr>
                            <w:b/>
                            <w:sz w:val="24"/>
                          </w:rPr>
                          <w:t>to</w:t>
                        </w:r>
                        <w:r>
                          <w:rPr>
                            <w:b/>
                            <w:spacing w:val="-4"/>
                            <w:sz w:val="24"/>
                          </w:rPr>
                          <w:t xml:space="preserve"> </w:t>
                        </w:r>
                        <w:r>
                          <w:rPr>
                            <w:b/>
                            <w:sz w:val="24"/>
                          </w:rPr>
                          <w:t>JNTUK,</w:t>
                        </w:r>
                        <w:r>
                          <w:rPr>
                            <w:b/>
                            <w:spacing w:val="-6"/>
                            <w:sz w:val="24"/>
                          </w:rPr>
                          <w:t xml:space="preserve"> </w:t>
                        </w:r>
                        <w:r>
                          <w:rPr>
                            <w:b/>
                            <w:sz w:val="24"/>
                          </w:rPr>
                          <w:t>Approved</w:t>
                        </w:r>
                        <w:r>
                          <w:rPr>
                            <w:b/>
                            <w:spacing w:val="-3"/>
                            <w:sz w:val="24"/>
                          </w:rPr>
                          <w:t xml:space="preserve"> </w:t>
                        </w:r>
                        <w:r>
                          <w:rPr>
                            <w:b/>
                            <w:sz w:val="24"/>
                          </w:rPr>
                          <w:t>by</w:t>
                        </w:r>
                        <w:r>
                          <w:rPr>
                            <w:b/>
                            <w:spacing w:val="-3"/>
                            <w:sz w:val="24"/>
                          </w:rPr>
                          <w:t xml:space="preserve"> </w:t>
                        </w:r>
                        <w:r>
                          <w:rPr>
                            <w:b/>
                            <w:sz w:val="24"/>
                          </w:rPr>
                          <w:t>A.I.C.T.E,</w:t>
                        </w:r>
                        <w:r>
                          <w:rPr>
                            <w:b/>
                            <w:spacing w:val="-57"/>
                            <w:sz w:val="24"/>
                          </w:rPr>
                          <w:t xml:space="preserve"> </w:t>
                        </w:r>
                        <w:proofErr w:type="spellStart"/>
                        <w:r>
                          <w:rPr>
                            <w:b/>
                            <w:sz w:val="24"/>
                          </w:rPr>
                          <w:t>Jonnada</w:t>
                        </w:r>
                        <w:proofErr w:type="spellEnd"/>
                        <w:r>
                          <w:rPr>
                            <w:b/>
                            <w:sz w:val="24"/>
                          </w:rPr>
                          <w:t>,</w:t>
                        </w:r>
                        <w:r>
                          <w:rPr>
                            <w:b/>
                            <w:spacing w:val="-2"/>
                            <w:sz w:val="24"/>
                          </w:rPr>
                          <w:t xml:space="preserve"> </w:t>
                        </w:r>
                        <w:r>
                          <w:rPr>
                            <w:b/>
                            <w:sz w:val="24"/>
                          </w:rPr>
                          <w:t>Vizianagaram</w:t>
                        </w:r>
                        <w:r>
                          <w:rPr>
                            <w:b/>
                            <w:spacing w:val="-1"/>
                            <w:sz w:val="24"/>
                          </w:rPr>
                          <w:t xml:space="preserve"> </w:t>
                        </w:r>
                        <w:r>
                          <w:rPr>
                            <w:b/>
                            <w:sz w:val="24"/>
                          </w:rPr>
                          <w:t>Dist.</w:t>
                        </w:r>
                        <w:r>
                          <w:rPr>
                            <w:b/>
                            <w:spacing w:val="6"/>
                            <w:sz w:val="24"/>
                          </w:rPr>
                          <w:t xml:space="preserve"> </w:t>
                        </w:r>
                        <w:r>
                          <w:rPr>
                            <w:b/>
                            <w:sz w:val="24"/>
                          </w:rPr>
                          <w:t>-</w:t>
                        </w:r>
                        <w:r>
                          <w:rPr>
                            <w:b/>
                            <w:spacing w:val="4"/>
                            <w:sz w:val="24"/>
                          </w:rPr>
                          <w:t xml:space="preserve"> </w:t>
                        </w:r>
                        <w:r>
                          <w:rPr>
                            <w:b/>
                            <w:sz w:val="24"/>
                          </w:rPr>
                          <w:t>535005.</w:t>
                        </w:r>
                      </w:p>
                    </w:txbxContent>
                  </v:textbox>
                </v:shape>
                <w10:anchorlock/>
              </v:group>
            </w:pict>
          </mc:Fallback>
        </mc:AlternateContent>
      </w:r>
    </w:p>
    <w:p w14:paraId="0DFE3527" w14:textId="77777777" w:rsidR="005E563A" w:rsidRDefault="005E563A">
      <w:pPr>
        <w:pStyle w:val="BodyText"/>
        <w:rPr>
          <w:b/>
          <w:sz w:val="20"/>
        </w:rPr>
      </w:pPr>
    </w:p>
    <w:p w14:paraId="6C49D58F" w14:textId="77777777" w:rsidR="005E563A" w:rsidRDefault="005E563A">
      <w:pPr>
        <w:pStyle w:val="BodyText"/>
        <w:rPr>
          <w:b/>
          <w:sz w:val="20"/>
        </w:rPr>
      </w:pPr>
    </w:p>
    <w:p w14:paraId="6792B839" w14:textId="77777777" w:rsidR="005E563A" w:rsidRDefault="005E563A">
      <w:pPr>
        <w:pStyle w:val="BodyText"/>
        <w:spacing w:before="10"/>
        <w:rPr>
          <w:b/>
          <w:sz w:val="19"/>
        </w:rPr>
      </w:pPr>
    </w:p>
    <w:p w14:paraId="02B2447E" w14:textId="5AA29F3A" w:rsidR="005E563A" w:rsidRDefault="00892739">
      <w:pPr>
        <w:spacing w:before="90"/>
        <w:ind w:left="914" w:right="1438"/>
        <w:jc w:val="center"/>
        <w:rPr>
          <w:b/>
          <w:sz w:val="24"/>
          <w:szCs w:val="24"/>
        </w:rPr>
      </w:pPr>
      <w:r w:rsidRPr="78124619">
        <w:rPr>
          <w:b/>
          <w:sz w:val="24"/>
          <w:szCs w:val="24"/>
          <w:u w:val="thick"/>
        </w:rPr>
        <w:t>DEPARTMENT</w:t>
      </w:r>
      <w:r w:rsidRPr="78124619">
        <w:rPr>
          <w:b/>
          <w:spacing w:val="-5"/>
          <w:sz w:val="24"/>
          <w:szCs w:val="24"/>
          <w:u w:val="thick"/>
        </w:rPr>
        <w:t xml:space="preserve"> </w:t>
      </w:r>
      <w:r w:rsidRPr="78124619">
        <w:rPr>
          <w:b/>
          <w:sz w:val="24"/>
          <w:szCs w:val="24"/>
          <w:u w:val="thick"/>
        </w:rPr>
        <w:t>OF</w:t>
      </w:r>
      <w:r w:rsidRPr="78124619">
        <w:rPr>
          <w:b/>
          <w:spacing w:val="-4"/>
          <w:sz w:val="24"/>
          <w:szCs w:val="24"/>
          <w:u w:val="thick"/>
        </w:rPr>
        <w:t xml:space="preserve"> </w:t>
      </w:r>
      <w:r w:rsidRPr="78124619">
        <w:rPr>
          <w:b/>
          <w:sz w:val="24"/>
          <w:szCs w:val="24"/>
          <w:u w:val="thick"/>
        </w:rPr>
        <w:t>COMPUTER</w:t>
      </w:r>
      <w:r w:rsidRPr="78124619">
        <w:rPr>
          <w:b/>
          <w:spacing w:val="-3"/>
          <w:sz w:val="24"/>
          <w:szCs w:val="24"/>
          <w:u w:val="thick"/>
        </w:rPr>
        <w:t xml:space="preserve"> </w:t>
      </w:r>
      <w:r w:rsidRPr="78124619">
        <w:rPr>
          <w:b/>
          <w:sz w:val="24"/>
          <w:szCs w:val="24"/>
          <w:u w:val="thick"/>
        </w:rPr>
        <w:t>SCIENCE</w:t>
      </w:r>
      <w:r w:rsidRPr="78124619">
        <w:rPr>
          <w:b/>
          <w:spacing w:val="-4"/>
          <w:sz w:val="24"/>
          <w:szCs w:val="24"/>
          <w:u w:val="thick"/>
        </w:rPr>
        <w:t xml:space="preserve"> </w:t>
      </w:r>
      <w:r w:rsidRPr="78124619">
        <w:rPr>
          <w:b/>
          <w:sz w:val="24"/>
          <w:szCs w:val="24"/>
          <w:u w:val="thick"/>
        </w:rPr>
        <w:t xml:space="preserve">AND </w:t>
      </w:r>
      <w:r w:rsidRPr="78124619">
        <w:rPr>
          <w:b/>
          <w:bCs/>
          <w:sz w:val="24"/>
          <w:szCs w:val="24"/>
          <w:u w:val="thick"/>
        </w:rPr>
        <w:t>SYSTEMS</w:t>
      </w:r>
      <w:r w:rsidRPr="78124619">
        <w:rPr>
          <w:b/>
          <w:bCs/>
          <w:spacing w:val="-3"/>
          <w:sz w:val="24"/>
          <w:szCs w:val="24"/>
          <w:u w:val="thick"/>
        </w:rPr>
        <w:t xml:space="preserve"> </w:t>
      </w:r>
      <w:r w:rsidRPr="78124619">
        <w:rPr>
          <w:b/>
          <w:sz w:val="24"/>
          <w:szCs w:val="24"/>
          <w:u w:val="thick"/>
        </w:rPr>
        <w:t>ENGINEERING</w:t>
      </w:r>
    </w:p>
    <w:p w14:paraId="0BFA4AD4" w14:textId="77777777" w:rsidR="005E563A" w:rsidRDefault="005E563A">
      <w:pPr>
        <w:pStyle w:val="BodyText"/>
        <w:rPr>
          <w:b/>
          <w:sz w:val="20"/>
        </w:rPr>
      </w:pPr>
    </w:p>
    <w:p w14:paraId="1C154B36" w14:textId="77777777" w:rsidR="005E563A" w:rsidRDefault="005E563A">
      <w:pPr>
        <w:pStyle w:val="BodyText"/>
        <w:rPr>
          <w:b/>
          <w:sz w:val="20"/>
        </w:rPr>
      </w:pPr>
    </w:p>
    <w:p w14:paraId="77F316D1" w14:textId="77777777" w:rsidR="005E563A" w:rsidRDefault="005E563A">
      <w:pPr>
        <w:pStyle w:val="BodyText"/>
        <w:spacing w:before="3"/>
        <w:rPr>
          <w:b/>
          <w:sz w:val="29"/>
        </w:rPr>
      </w:pPr>
    </w:p>
    <w:p w14:paraId="43BF5A6E" w14:textId="77777777" w:rsidR="005E563A" w:rsidRDefault="00892739">
      <w:pPr>
        <w:spacing w:before="90"/>
        <w:ind w:left="960"/>
        <w:rPr>
          <w:b/>
          <w:sz w:val="24"/>
        </w:rPr>
      </w:pPr>
      <w:r>
        <w:rPr>
          <w:b/>
          <w:sz w:val="24"/>
        </w:rPr>
        <w:t>VISION</w:t>
      </w:r>
    </w:p>
    <w:p w14:paraId="1EFD11FE" w14:textId="77777777" w:rsidR="005E563A" w:rsidRDefault="005E563A">
      <w:pPr>
        <w:pStyle w:val="BodyText"/>
        <w:spacing w:before="6"/>
        <w:rPr>
          <w:b/>
          <w:sz w:val="23"/>
        </w:rPr>
      </w:pPr>
    </w:p>
    <w:p w14:paraId="6DA8038E" w14:textId="77777777" w:rsidR="005E563A" w:rsidRDefault="00892739">
      <w:pPr>
        <w:pStyle w:val="BodyText"/>
        <w:spacing w:before="1" w:line="362" w:lineRule="auto"/>
        <w:ind w:left="1714" w:right="1013" w:firstLine="86"/>
        <w:jc w:val="both"/>
      </w:pPr>
      <w:r>
        <w:t>To be a frontier in computing technologies to produce globally competent computer</w:t>
      </w:r>
      <w:r>
        <w:rPr>
          <w:spacing w:val="1"/>
        </w:rPr>
        <w:t xml:space="preserve"> </w:t>
      </w:r>
      <w:r>
        <w:t>science</w:t>
      </w:r>
      <w:r>
        <w:rPr>
          <w:spacing w:val="-3"/>
        </w:rPr>
        <w:t xml:space="preserve"> </w:t>
      </w:r>
      <w:r>
        <w:t>engineering</w:t>
      </w:r>
      <w:r>
        <w:rPr>
          <w:spacing w:val="-2"/>
        </w:rPr>
        <w:t xml:space="preserve"> </w:t>
      </w:r>
      <w:r>
        <w:t>graduates</w:t>
      </w:r>
      <w:r>
        <w:rPr>
          <w:spacing w:val="-4"/>
        </w:rPr>
        <w:t xml:space="preserve"> </w:t>
      </w:r>
      <w:r>
        <w:t>with</w:t>
      </w:r>
      <w:r>
        <w:rPr>
          <w:spacing w:val="-2"/>
        </w:rPr>
        <w:t xml:space="preserve"> </w:t>
      </w:r>
      <w:r>
        <w:t>moral</w:t>
      </w:r>
      <w:r>
        <w:rPr>
          <w:spacing w:val="-6"/>
        </w:rPr>
        <w:t xml:space="preserve"> </w:t>
      </w:r>
      <w:r>
        <w:t>values</w:t>
      </w:r>
      <w:r>
        <w:rPr>
          <w:spacing w:val="-4"/>
        </w:rPr>
        <w:t xml:space="preserve"> </w:t>
      </w:r>
      <w:r>
        <w:t>to</w:t>
      </w:r>
      <w:r>
        <w:rPr>
          <w:spacing w:val="-2"/>
        </w:rPr>
        <w:t xml:space="preserve"> </w:t>
      </w:r>
      <w:r>
        <w:t>build</w:t>
      </w:r>
      <w:r>
        <w:rPr>
          <w:spacing w:val="-2"/>
        </w:rPr>
        <w:t xml:space="preserve"> </w:t>
      </w:r>
      <w:r>
        <w:t>a</w:t>
      </w:r>
      <w:r>
        <w:rPr>
          <w:spacing w:val="-2"/>
        </w:rPr>
        <w:t xml:space="preserve"> </w:t>
      </w:r>
      <w:r>
        <w:t>vibrant</w:t>
      </w:r>
      <w:r>
        <w:rPr>
          <w:spacing w:val="3"/>
        </w:rPr>
        <w:t xml:space="preserve"> </w:t>
      </w:r>
      <w:r>
        <w:t>society</w:t>
      </w:r>
      <w:r>
        <w:rPr>
          <w:spacing w:val="-12"/>
        </w:rPr>
        <w:t xml:space="preserve"> </w:t>
      </w:r>
      <w:r>
        <w:t>and</w:t>
      </w:r>
      <w:r>
        <w:rPr>
          <w:spacing w:val="-2"/>
        </w:rPr>
        <w:t xml:space="preserve"> </w:t>
      </w:r>
      <w:r>
        <w:t>nation.</w:t>
      </w:r>
    </w:p>
    <w:p w14:paraId="619D46F6" w14:textId="77777777" w:rsidR="005E563A" w:rsidRDefault="005E563A">
      <w:pPr>
        <w:pStyle w:val="BodyText"/>
        <w:rPr>
          <w:sz w:val="26"/>
        </w:rPr>
      </w:pPr>
    </w:p>
    <w:p w14:paraId="69B82641" w14:textId="77777777" w:rsidR="005E563A" w:rsidRDefault="005E563A">
      <w:pPr>
        <w:pStyle w:val="BodyText"/>
        <w:spacing w:before="2"/>
        <w:rPr>
          <w:sz w:val="22"/>
        </w:rPr>
      </w:pPr>
    </w:p>
    <w:p w14:paraId="58A0721D" w14:textId="77777777" w:rsidR="005E563A" w:rsidRDefault="00892739">
      <w:pPr>
        <w:pStyle w:val="Heading8"/>
      </w:pPr>
      <w:r>
        <w:t>MISSION</w:t>
      </w:r>
    </w:p>
    <w:p w14:paraId="1E46AEF5" w14:textId="77777777" w:rsidR="005E563A" w:rsidRDefault="005E563A">
      <w:pPr>
        <w:pStyle w:val="BodyText"/>
        <w:spacing w:before="6"/>
        <w:rPr>
          <w:b/>
          <w:sz w:val="20"/>
        </w:rPr>
      </w:pPr>
    </w:p>
    <w:p w14:paraId="18B2C07A" w14:textId="77777777" w:rsidR="005E563A" w:rsidRDefault="00892739">
      <w:pPr>
        <w:pStyle w:val="ListParagraph"/>
        <w:numPr>
          <w:ilvl w:val="0"/>
          <w:numId w:val="27"/>
        </w:numPr>
        <w:tabs>
          <w:tab w:val="left" w:pos="1681"/>
        </w:tabs>
        <w:spacing w:line="336" w:lineRule="auto"/>
        <w:ind w:right="968"/>
        <w:rPr>
          <w:sz w:val="24"/>
          <w:szCs w:val="24"/>
        </w:rPr>
      </w:pPr>
      <w:r>
        <w:rPr>
          <w:sz w:val="24"/>
          <w:szCs w:val="24"/>
        </w:rPr>
        <w:t>Providing</w:t>
      </w:r>
      <w:r>
        <w:rPr>
          <w:spacing w:val="47"/>
          <w:sz w:val="24"/>
          <w:szCs w:val="24"/>
        </w:rPr>
        <w:t xml:space="preserve"> </w:t>
      </w:r>
      <w:r>
        <w:rPr>
          <w:sz w:val="24"/>
          <w:szCs w:val="24"/>
        </w:rPr>
        <w:t>a</w:t>
      </w:r>
      <w:r>
        <w:rPr>
          <w:spacing w:val="46"/>
          <w:sz w:val="24"/>
          <w:szCs w:val="24"/>
        </w:rPr>
        <w:t xml:space="preserve"> </w:t>
      </w:r>
      <w:r>
        <w:rPr>
          <w:sz w:val="24"/>
          <w:szCs w:val="24"/>
        </w:rPr>
        <w:t>strong</w:t>
      </w:r>
      <w:r>
        <w:rPr>
          <w:spacing w:val="49"/>
          <w:sz w:val="24"/>
          <w:szCs w:val="24"/>
        </w:rPr>
        <w:t xml:space="preserve"> </w:t>
      </w:r>
      <w:r>
        <w:rPr>
          <w:sz w:val="24"/>
          <w:szCs w:val="24"/>
        </w:rPr>
        <w:t>theoretical</w:t>
      </w:r>
      <w:r>
        <w:rPr>
          <w:spacing w:val="43"/>
          <w:sz w:val="24"/>
          <w:szCs w:val="24"/>
        </w:rPr>
        <w:t xml:space="preserve"> </w:t>
      </w:r>
      <w:r>
        <w:rPr>
          <w:sz w:val="24"/>
          <w:szCs w:val="24"/>
        </w:rPr>
        <w:t>and</w:t>
      </w:r>
      <w:r>
        <w:rPr>
          <w:spacing w:val="47"/>
          <w:sz w:val="24"/>
          <w:szCs w:val="24"/>
        </w:rPr>
        <w:t xml:space="preserve"> </w:t>
      </w:r>
      <w:r>
        <w:rPr>
          <w:sz w:val="24"/>
          <w:szCs w:val="24"/>
        </w:rPr>
        <w:t>practical</w:t>
      </w:r>
      <w:r>
        <w:rPr>
          <w:spacing w:val="48"/>
          <w:sz w:val="24"/>
          <w:szCs w:val="24"/>
        </w:rPr>
        <w:t xml:space="preserve"> </w:t>
      </w:r>
      <w:r>
        <w:rPr>
          <w:sz w:val="24"/>
          <w:szCs w:val="24"/>
        </w:rPr>
        <w:t>background</w:t>
      </w:r>
      <w:r>
        <w:rPr>
          <w:spacing w:val="52"/>
          <w:sz w:val="24"/>
          <w:szCs w:val="24"/>
        </w:rPr>
        <w:t xml:space="preserve"> </w:t>
      </w:r>
      <w:r>
        <w:rPr>
          <w:sz w:val="24"/>
          <w:szCs w:val="24"/>
        </w:rPr>
        <w:t>in</w:t>
      </w:r>
      <w:r>
        <w:rPr>
          <w:spacing w:val="42"/>
          <w:sz w:val="24"/>
          <w:szCs w:val="24"/>
        </w:rPr>
        <w:t xml:space="preserve"> </w:t>
      </w:r>
      <w:r>
        <w:rPr>
          <w:sz w:val="24"/>
          <w:szCs w:val="24"/>
        </w:rPr>
        <w:t>computer</w:t>
      </w:r>
      <w:r>
        <w:rPr>
          <w:spacing w:val="49"/>
          <w:sz w:val="24"/>
          <w:szCs w:val="24"/>
        </w:rPr>
        <w:t xml:space="preserve"> </w:t>
      </w:r>
      <w:r>
        <w:rPr>
          <w:sz w:val="24"/>
          <w:szCs w:val="24"/>
        </w:rPr>
        <w:t>science</w:t>
      </w:r>
      <w:r>
        <w:rPr>
          <w:spacing w:val="-57"/>
          <w:sz w:val="24"/>
          <w:szCs w:val="24"/>
        </w:rPr>
        <w:t xml:space="preserve"> </w:t>
      </w:r>
      <w:r>
        <w:rPr>
          <w:sz w:val="24"/>
          <w:szCs w:val="24"/>
        </w:rPr>
        <w:t>engineering</w:t>
      </w:r>
      <w:r>
        <w:rPr>
          <w:spacing w:val="1"/>
          <w:sz w:val="24"/>
          <w:szCs w:val="24"/>
        </w:rPr>
        <w:t xml:space="preserve"> </w:t>
      </w:r>
      <w:r>
        <w:rPr>
          <w:sz w:val="24"/>
          <w:szCs w:val="24"/>
        </w:rPr>
        <w:t>with</w:t>
      </w:r>
      <w:r>
        <w:rPr>
          <w:spacing w:val="-3"/>
          <w:sz w:val="24"/>
          <w:szCs w:val="24"/>
        </w:rPr>
        <w:t xml:space="preserve"> </w:t>
      </w:r>
      <w:r>
        <w:rPr>
          <w:sz w:val="24"/>
          <w:szCs w:val="24"/>
        </w:rPr>
        <w:t>an</w:t>
      </w:r>
      <w:r>
        <w:rPr>
          <w:spacing w:val="-3"/>
          <w:sz w:val="24"/>
          <w:szCs w:val="24"/>
        </w:rPr>
        <w:t xml:space="preserve"> </w:t>
      </w:r>
      <w:r>
        <w:rPr>
          <w:sz w:val="24"/>
          <w:szCs w:val="24"/>
        </w:rPr>
        <w:t>emphasis</w:t>
      </w:r>
      <w:r>
        <w:rPr>
          <w:spacing w:val="-1"/>
          <w:sz w:val="24"/>
          <w:szCs w:val="24"/>
        </w:rPr>
        <w:t xml:space="preserve"> </w:t>
      </w:r>
      <w:r>
        <w:rPr>
          <w:sz w:val="24"/>
          <w:szCs w:val="24"/>
        </w:rPr>
        <w:t>on</w:t>
      </w:r>
      <w:r>
        <w:rPr>
          <w:spacing w:val="-3"/>
          <w:sz w:val="24"/>
          <w:szCs w:val="24"/>
        </w:rPr>
        <w:t xml:space="preserve"> </w:t>
      </w:r>
      <w:r>
        <w:rPr>
          <w:sz w:val="24"/>
          <w:szCs w:val="24"/>
        </w:rPr>
        <w:t>software</w:t>
      </w:r>
      <w:r>
        <w:rPr>
          <w:spacing w:val="1"/>
          <w:sz w:val="24"/>
          <w:szCs w:val="24"/>
        </w:rPr>
        <w:t xml:space="preserve"> </w:t>
      </w:r>
      <w:r>
        <w:rPr>
          <w:sz w:val="24"/>
          <w:szCs w:val="24"/>
        </w:rPr>
        <w:t>development.</w:t>
      </w:r>
    </w:p>
    <w:p w14:paraId="1C8EC923" w14:textId="77777777" w:rsidR="005E563A" w:rsidRDefault="005E563A" w:rsidP="07FB729A">
      <w:pPr>
        <w:pStyle w:val="BodyText"/>
        <w:spacing w:before="8"/>
      </w:pPr>
    </w:p>
    <w:p w14:paraId="2CC6FBC3" w14:textId="53C5A017" w:rsidR="005E563A" w:rsidRDefault="00892739">
      <w:pPr>
        <w:pStyle w:val="ListParagraph"/>
        <w:numPr>
          <w:ilvl w:val="0"/>
          <w:numId w:val="27"/>
        </w:numPr>
        <w:tabs>
          <w:tab w:val="left" w:pos="1681"/>
        </w:tabs>
        <w:spacing w:line="336" w:lineRule="auto"/>
        <w:ind w:right="968"/>
        <w:rPr>
          <w:sz w:val="24"/>
          <w:szCs w:val="24"/>
        </w:rPr>
      </w:pPr>
      <w:r>
        <w:rPr>
          <w:sz w:val="24"/>
          <w:szCs w:val="24"/>
        </w:rPr>
        <w:t>Inculcating</w:t>
      </w:r>
      <w:r>
        <w:rPr>
          <w:spacing w:val="60"/>
          <w:sz w:val="24"/>
          <w:szCs w:val="24"/>
        </w:rPr>
        <w:t xml:space="preserve"> </w:t>
      </w:r>
      <w:r>
        <w:rPr>
          <w:sz w:val="24"/>
          <w:szCs w:val="24"/>
        </w:rPr>
        <w:t>professional</w:t>
      </w:r>
      <w:r>
        <w:rPr>
          <w:spacing w:val="1"/>
          <w:sz w:val="24"/>
          <w:szCs w:val="24"/>
        </w:rPr>
        <w:t xml:space="preserve"> </w:t>
      </w:r>
      <w:r>
        <w:rPr>
          <w:sz w:val="24"/>
          <w:szCs w:val="24"/>
        </w:rPr>
        <w:t>behavior,</w:t>
      </w:r>
      <w:r>
        <w:rPr>
          <w:spacing w:val="3"/>
          <w:sz w:val="24"/>
          <w:szCs w:val="24"/>
        </w:rPr>
        <w:t xml:space="preserve"> </w:t>
      </w:r>
      <w:r>
        <w:rPr>
          <w:sz w:val="24"/>
          <w:szCs w:val="24"/>
        </w:rPr>
        <w:t>strong</w:t>
      </w:r>
      <w:r>
        <w:rPr>
          <w:spacing w:val="60"/>
          <w:sz w:val="24"/>
          <w:szCs w:val="24"/>
        </w:rPr>
        <w:t xml:space="preserve"> </w:t>
      </w:r>
      <w:r>
        <w:rPr>
          <w:sz w:val="24"/>
          <w:szCs w:val="24"/>
        </w:rPr>
        <w:t>ethical</w:t>
      </w:r>
      <w:r>
        <w:rPr>
          <w:spacing w:val="1"/>
          <w:sz w:val="24"/>
          <w:szCs w:val="24"/>
        </w:rPr>
        <w:t xml:space="preserve"> </w:t>
      </w:r>
      <w:r>
        <w:rPr>
          <w:sz w:val="24"/>
          <w:szCs w:val="24"/>
        </w:rPr>
        <w:t>values,</w:t>
      </w:r>
      <w:r>
        <w:rPr>
          <w:spacing w:val="7"/>
          <w:sz w:val="24"/>
          <w:szCs w:val="24"/>
        </w:rPr>
        <w:t xml:space="preserve"> </w:t>
      </w:r>
      <w:r>
        <w:rPr>
          <w:sz w:val="24"/>
          <w:szCs w:val="24"/>
        </w:rPr>
        <w:t>innovative</w:t>
      </w:r>
      <w:r>
        <w:rPr>
          <w:spacing w:val="60"/>
          <w:sz w:val="24"/>
          <w:szCs w:val="24"/>
        </w:rPr>
        <w:t xml:space="preserve"> </w:t>
      </w:r>
      <w:r>
        <w:rPr>
          <w:sz w:val="24"/>
          <w:szCs w:val="24"/>
        </w:rPr>
        <w:t>research</w:t>
      </w:r>
      <w:r>
        <w:rPr>
          <w:spacing w:val="-57"/>
          <w:sz w:val="24"/>
          <w:szCs w:val="24"/>
        </w:rPr>
        <w:t xml:space="preserve"> </w:t>
      </w:r>
      <w:r>
        <w:rPr>
          <w:sz w:val="24"/>
          <w:szCs w:val="24"/>
        </w:rPr>
        <w:t>capabilities,</w:t>
      </w:r>
      <w:r>
        <w:rPr>
          <w:spacing w:val="3"/>
          <w:sz w:val="24"/>
          <w:szCs w:val="24"/>
        </w:rPr>
        <w:t xml:space="preserve"> </w:t>
      </w:r>
      <w:r>
        <w:rPr>
          <w:sz w:val="24"/>
          <w:szCs w:val="24"/>
        </w:rPr>
        <w:t>and</w:t>
      </w:r>
      <w:r>
        <w:rPr>
          <w:spacing w:val="6"/>
          <w:sz w:val="24"/>
          <w:szCs w:val="24"/>
        </w:rPr>
        <w:t xml:space="preserve"> </w:t>
      </w:r>
      <w:r>
        <w:rPr>
          <w:sz w:val="24"/>
          <w:szCs w:val="24"/>
        </w:rPr>
        <w:t>leadership</w:t>
      </w:r>
      <w:r>
        <w:rPr>
          <w:spacing w:val="1"/>
          <w:sz w:val="24"/>
          <w:szCs w:val="24"/>
        </w:rPr>
        <w:t xml:space="preserve"> </w:t>
      </w:r>
      <w:r>
        <w:rPr>
          <w:sz w:val="24"/>
          <w:szCs w:val="24"/>
        </w:rPr>
        <w:t>abilities.</w:t>
      </w:r>
    </w:p>
    <w:p w14:paraId="68B53C95" w14:textId="77777777" w:rsidR="005E563A" w:rsidRDefault="005E563A">
      <w:pPr>
        <w:pStyle w:val="BodyText"/>
        <w:spacing w:before="2"/>
        <w:rPr>
          <w:sz w:val="35"/>
        </w:rPr>
      </w:pPr>
    </w:p>
    <w:p w14:paraId="0BE20AAE" w14:textId="77777777" w:rsidR="005E563A" w:rsidRDefault="00892739">
      <w:pPr>
        <w:pStyle w:val="ListParagraph"/>
        <w:numPr>
          <w:ilvl w:val="0"/>
          <w:numId w:val="27"/>
        </w:numPr>
        <w:tabs>
          <w:tab w:val="left" w:pos="1681"/>
        </w:tabs>
        <w:spacing w:before="1" w:line="340" w:lineRule="auto"/>
        <w:ind w:right="965"/>
        <w:rPr>
          <w:sz w:val="24"/>
          <w:szCs w:val="24"/>
        </w:rPr>
      </w:pPr>
      <w:r>
        <w:rPr>
          <w:sz w:val="24"/>
          <w:szCs w:val="24"/>
        </w:rPr>
        <w:t>Imparting</w:t>
      </w:r>
      <w:r>
        <w:rPr>
          <w:spacing w:val="48"/>
          <w:sz w:val="24"/>
          <w:szCs w:val="24"/>
        </w:rPr>
        <w:t xml:space="preserve"> </w:t>
      </w:r>
      <w:r>
        <w:rPr>
          <w:sz w:val="24"/>
          <w:szCs w:val="24"/>
        </w:rPr>
        <w:t>the</w:t>
      </w:r>
      <w:r>
        <w:rPr>
          <w:spacing w:val="47"/>
          <w:sz w:val="24"/>
          <w:szCs w:val="24"/>
        </w:rPr>
        <w:t xml:space="preserve"> </w:t>
      </w:r>
      <w:r>
        <w:rPr>
          <w:sz w:val="24"/>
          <w:szCs w:val="24"/>
        </w:rPr>
        <w:t>technical</w:t>
      </w:r>
      <w:r>
        <w:rPr>
          <w:spacing w:val="52"/>
          <w:sz w:val="24"/>
          <w:szCs w:val="24"/>
        </w:rPr>
        <w:t xml:space="preserve"> </w:t>
      </w:r>
      <w:r>
        <w:rPr>
          <w:sz w:val="24"/>
          <w:szCs w:val="24"/>
        </w:rPr>
        <w:t>skills</w:t>
      </w:r>
      <w:r>
        <w:rPr>
          <w:spacing w:val="55"/>
          <w:sz w:val="24"/>
          <w:szCs w:val="24"/>
        </w:rPr>
        <w:t xml:space="preserve"> </w:t>
      </w:r>
      <w:r>
        <w:rPr>
          <w:sz w:val="24"/>
          <w:szCs w:val="24"/>
        </w:rPr>
        <w:t>necessary</w:t>
      </w:r>
      <w:r>
        <w:rPr>
          <w:spacing w:val="48"/>
          <w:sz w:val="24"/>
          <w:szCs w:val="24"/>
        </w:rPr>
        <w:t xml:space="preserve"> </w:t>
      </w:r>
      <w:r>
        <w:rPr>
          <w:sz w:val="24"/>
          <w:szCs w:val="24"/>
        </w:rPr>
        <w:t>for</w:t>
      </w:r>
      <w:r>
        <w:rPr>
          <w:spacing w:val="50"/>
          <w:sz w:val="24"/>
          <w:szCs w:val="24"/>
        </w:rPr>
        <w:t xml:space="preserve"> </w:t>
      </w:r>
      <w:r>
        <w:rPr>
          <w:sz w:val="24"/>
          <w:szCs w:val="24"/>
        </w:rPr>
        <w:t>continued</w:t>
      </w:r>
      <w:r>
        <w:rPr>
          <w:spacing w:val="53"/>
          <w:sz w:val="24"/>
          <w:szCs w:val="24"/>
        </w:rPr>
        <w:t xml:space="preserve"> </w:t>
      </w:r>
      <w:r>
        <w:rPr>
          <w:sz w:val="24"/>
          <w:szCs w:val="24"/>
        </w:rPr>
        <w:t>learning</w:t>
      </w:r>
      <w:r>
        <w:rPr>
          <w:spacing w:val="48"/>
          <w:sz w:val="24"/>
          <w:szCs w:val="24"/>
        </w:rPr>
        <w:t xml:space="preserve"> </w:t>
      </w:r>
      <w:r>
        <w:rPr>
          <w:sz w:val="24"/>
          <w:szCs w:val="24"/>
        </w:rPr>
        <w:t>towards</w:t>
      </w:r>
      <w:r>
        <w:rPr>
          <w:spacing w:val="46"/>
          <w:sz w:val="24"/>
          <w:szCs w:val="24"/>
        </w:rPr>
        <w:t xml:space="preserve"> </w:t>
      </w:r>
      <w:r>
        <w:rPr>
          <w:sz w:val="24"/>
          <w:szCs w:val="24"/>
        </w:rPr>
        <w:t>their</w:t>
      </w:r>
      <w:r>
        <w:rPr>
          <w:spacing w:val="-57"/>
          <w:sz w:val="24"/>
          <w:szCs w:val="24"/>
        </w:rPr>
        <w:t xml:space="preserve"> </w:t>
      </w:r>
      <w:r>
        <w:rPr>
          <w:sz w:val="24"/>
          <w:szCs w:val="24"/>
        </w:rPr>
        <w:t>professional</w:t>
      </w:r>
      <w:r>
        <w:rPr>
          <w:spacing w:val="-4"/>
          <w:sz w:val="24"/>
          <w:szCs w:val="24"/>
        </w:rPr>
        <w:t xml:space="preserve"> </w:t>
      </w:r>
      <w:r>
        <w:rPr>
          <w:sz w:val="24"/>
          <w:szCs w:val="24"/>
        </w:rPr>
        <w:t>growth</w:t>
      </w:r>
      <w:r>
        <w:rPr>
          <w:spacing w:val="-4"/>
          <w:sz w:val="24"/>
          <w:szCs w:val="24"/>
        </w:rPr>
        <w:t xml:space="preserve"> </w:t>
      </w:r>
      <w:r>
        <w:rPr>
          <w:sz w:val="24"/>
          <w:szCs w:val="24"/>
        </w:rPr>
        <w:t>and</w:t>
      </w:r>
      <w:r>
        <w:rPr>
          <w:spacing w:val="1"/>
          <w:sz w:val="24"/>
          <w:szCs w:val="24"/>
        </w:rPr>
        <w:t xml:space="preserve"> </w:t>
      </w:r>
      <w:r>
        <w:rPr>
          <w:sz w:val="24"/>
          <w:szCs w:val="24"/>
        </w:rPr>
        <w:t>contribution</w:t>
      </w:r>
      <w:r>
        <w:rPr>
          <w:spacing w:val="-3"/>
          <w:sz w:val="24"/>
          <w:szCs w:val="24"/>
        </w:rPr>
        <w:t xml:space="preserve"> </w:t>
      </w:r>
      <w:r>
        <w:rPr>
          <w:sz w:val="24"/>
          <w:szCs w:val="24"/>
        </w:rPr>
        <w:t>to</w:t>
      </w:r>
      <w:r>
        <w:rPr>
          <w:spacing w:val="6"/>
          <w:sz w:val="24"/>
          <w:szCs w:val="24"/>
        </w:rPr>
        <w:t xml:space="preserve"> </w:t>
      </w:r>
      <w:r>
        <w:rPr>
          <w:sz w:val="24"/>
          <w:szCs w:val="24"/>
        </w:rPr>
        <w:t>society</w:t>
      </w:r>
      <w:r>
        <w:rPr>
          <w:spacing w:val="-9"/>
          <w:sz w:val="24"/>
          <w:szCs w:val="24"/>
        </w:rPr>
        <w:t xml:space="preserve"> </w:t>
      </w:r>
      <w:r>
        <w:rPr>
          <w:sz w:val="24"/>
          <w:szCs w:val="24"/>
        </w:rPr>
        <w:t>and</w:t>
      </w:r>
      <w:r>
        <w:rPr>
          <w:spacing w:val="2"/>
          <w:sz w:val="24"/>
          <w:szCs w:val="24"/>
        </w:rPr>
        <w:t xml:space="preserve"> </w:t>
      </w:r>
      <w:r>
        <w:rPr>
          <w:sz w:val="24"/>
          <w:szCs w:val="24"/>
        </w:rPr>
        <w:t>rural</w:t>
      </w:r>
      <w:r>
        <w:rPr>
          <w:spacing w:val="-8"/>
          <w:sz w:val="24"/>
          <w:szCs w:val="24"/>
        </w:rPr>
        <w:t xml:space="preserve"> </w:t>
      </w:r>
      <w:r>
        <w:rPr>
          <w:sz w:val="24"/>
          <w:szCs w:val="24"/>
        </w:rPr>
        <w:t>communities.</w:t>
      </w:r>
    </w:p>
    <w:p w14:paraId="79C073EC" w14:textId="77777777" w:rsidR="005E563A" w:rsidRDefault="005E563A">
      <w:pPr>
        <w:pStyle w:val="BodyText"/>
        <w:rPr>
          <w:sz w:val="26"/>
        </w:rPr>
      </w:pPr>
    </w:p>
    <w:p w14:paraId="672C2635" w14:textId="77777777" w:rsidR="005E563A" w:rsidRDefault="005E563A">
      <w:pPr>
        <w:pStyle w:val="BodyText"/>
        <w:rPr>
          <w:sz w:val="26"/>
        </w:rPr>
      </w:pPr>
    </w:p>
    <w:p w14:paraId="23C2BAAA" w14:textId="77777777" w:rsidR="005E563A" w:rsidRDefault="005E563A">
      <w:pPr>
        <w:pStyle w:val="BodyText"/>
        <w:spacing w:before="1"/>
      </w:pPr>
    </w:p>
    <w:p w14:paraId="007FC575" w14:textId="77777777" w:rsidR="005E563A" w:rsidRDefault="00892739">
      <w:pPr>
        <w:pStyle w:val="Heading8"/>
      </w:pPr>
      <w:r>
        <w:t>PROGRAM</w:t>
      </w:r>
      <w:r>
        <w:rPr>
          <w:spacing w:val="-1"/>
        </w:rPr>
        <w:t xml:space="preserve"> </w:t>
      </w:r>
      <w:r>
        <w:t>EDUCATIONAL</w:t>
      </w:r>
      <w:r>
        <w:rPr>
          <w:spacing w:val="-5"/>
        </w:rPr>
        <w:t xml:space="preserve"> </w:t>
      </w:r>
      <w:r>
        <w:t>OBJECTIVES</w:t>
      </w:r>
      <w:r>
        <w:rPr>
          <w:spacing w:val="-3"/>
        </w:rPr>
        <w:t xml:space="preserve"> </w:t>
      </w:r>
      <w:r>
        <w:t>(PEOs)</w:t>
      </w:r>
    </w:p>
    <w:p w14:paraId="40C6C7BC" w14:textId="77777777" w:rsidR="005E563A" w:rsidRDefault="005E563A">
      <w:pPr>
        <w:pStyle w:val="BodyText"/>
        <w:spacing w:before="8"/>
        <w:rPr>
          <w:b/>
          <w:sz w:val="35"/>
        </w:rPr>
      </w:pPr>
    </w:p>
    <w:p w14:paraId="24E953E9" w14:textId="204461AE" w:rsidR="005E563A" w:rsidRDefault="00892739">
      <w:pPr>
        <w:pStyle w:val="BodyText"/>
        <w:spacing w:line="360" w:lineRule="auto"/>
        <w:ind w:left="1681" w:right="961"/>
        <w:jc w:val="both"/>
      </w:pPr>
      <w:r w:rsidRPr="261640DB">
        <w:rPr>
          <w:b/>
          <w:bCs/>
        </w:rPr>
        <w:t xml:space="preserve">PEO-1: </w:t>
      </w:r>
      <w:r>
        <w:t>Graduates will have strong knowledge and skills to comprehend the latest tools</w:t>
      </w:r>
      <w:r>
        <w:rPr>
          <w:spacing w:val="1"/>
        </w:rPr>
        <w:t xml:space="preserve"> </w:t>
      </w:r>
      <w:r>
        <w:t>and techniques of Computer Engineering so that they can analyze, design and create</w:t>
      </w:r>
      <w:r>
        <w:rPr>
          <w:spacing w:val="1"/>
        </w:rPr>
        <w:t xml:space="preserve"> </w:t>
      </w:r>
      <w:r>
        <w:t>computing</w:t>
      </w:r>
      <w:r>
        <w:rPr>
          <w:spacing w:val="1"/>
        </w:rPr>
        <w:t xml:space="preserve"> </w:t>
      </w:r>
      <w:r>
        <w:t>products</w:t>
      </w:r>
      <w:r>
        <w:rPr>
          <w:spacing w:val="-1"/>
        </w:rPr>
        <w:t xml:space="preserve"> </w:t>
      </w:r>
      <w:r>
        <w:t>and</w:t>
      </w:r>
      <w:r>
        <w:rPr>
          <w:spacing w:val="1"/>
        </w:rPr>
        <w:t xml:space="preserve"> </w:t>
      </w:r>
      <w:r>
        <w:t>solutions</w:t>
      </w:r>
      <w:r>
        <w:rPr>
          <w:spacing w:val="4"/>
        </w:rPr>
        <w:t xml:space="preserve"> </w:t>
      </w:r>
      <w:r>
        <w:t>for</w:t>
      </w:r>
      <w:r>
        <w:rPr>
          <w:spacing w:val="2"/>
        </w:rPr>
        <w:t xml:space="preserve"> </w:t>
      </w:r>
      <w:r>
        <w:t>real</w:t>
      </w:r>
      <w:r>
        <w:rPr>
          <w:spacing w:val="-4"/>
        </w:rPr>
        <w:t xml:space="preserve"> </w:t>
      </w:r>
      <w:r>
        <w:t>life</w:t>
      </w:r>
      <w:r>
        <w:rPr>
          <w:spacing w:val="1"/>
        </w:rPr>
        <w:t xml:space="preserve"> </w:t>
      </w:r>
      <w:r>
        <w:t>problems.</w:t>
      </w:r>
    </w:p>
    <w:p w14:paraId="2644E411" w14:textId="77777777" w:rsidR="005E563A" w:rsidRDefault="00892739">
      <w:pPr>
        <w:pStyle w:val="BodyText"/>
        <w:spacing w:before="2" w:line="360" w:lineRule="auto"/>
        <w:ind w:left="1681" w:right="964"/>
        <w:jc w:val="both"/>
      </w:pPr>
      <w:r>
        <w:rPr>
          <w:b/>
        </w:rPr>
        <w:t xml:space="preserve">PEO-2: </w:t>
      </w:r>
      <w:r>
        <w:t>Graduates shall have multidisciplinary approach, professional attitude and</w:t>
      </w:r>
      <w:r>
        <w:rPr>
          <w:spacing w:val="1"/>
        </w:rPr>
        <w:t xml:space="preserve"> </w:t>
      </w:r>
      <w:r>
        <w:t>ethics, communication and teamwork skills, and an ability to relate and solve social</w:t>
      </w:r>
      <w:r>
        <w:rPr>
          <w:spacing w:val="1"/>
        </w:rPr>
        <w:t xml:space="preserve"> </w:t>
      </w:r>
      <w:r>
        <w:t>issues</w:t>
      </w:r>
      <w:r>
        <w:rPr>
          <w:spacing w:val="-1"/>
        </w:rPr>
        <w:t xml:space="preserve"> </w:t>
      </w:r>
      <w:r>
        <w:t>through</w:t>
      </w:r>
      <w:r>
        <w:rPr>
          <w:spacing w:val="-4"/>
        </w:rPr>
        <w:t xml:space="preserve"> </w:t>
      </w:r>
      <w:r>
        <w:t>their</w:t>
      </w:r>
      <w:r>
        <w:rPr>
          <w:spacing w:val="2"/>
        </w:rPr>
        <w:t xml:space="preserve"> </w:t>
      </w:r>
      <w:r>
        <w:t>Employment,</w:t>
      </w:r>
      <w:r>
        <w:rPr>
          <w:spacing w:val="3"/>
        </w:rPr>
        <w:t xml:space="preserve"> </w:t>
      </w:r>
      <w:r>
        <w:t>Higher</w:t>
      </w:r>
      <w:r>
        <w:rPr>
          <w:spacing w:val="2"/>
        </w:rPr>
        <w:t xml:space="preserve"> </w:t>
      </w:r>
      <w:r>
        <w:t>Studies</w:t>
      </w:r>
      <w:r>
        <w:rPr>
          <w:spacing w:val="-1"/>
        </w:rPr>
        <w:t xml:space="preserve"> </w:t>
      </w:r>
      <w:r>
        <w:t>and</w:t>
      </w:r>
      <w:r>
        <w:rPr>
          <w:spacing w:val="1"/>
        </w:rPr>
        <w:t xml:space="preserve"> </w:t>
      </w:r>
      <w:r>
        <w:t>Research.</w:t>
      </w:r>
    </w:p>
    <w:p w14:paraId="3BEE3286" w14:textId="77777777" w:rsidR="005E563A" w:rsidRDefault="005E563A">
      <w:pPr>
        <w:spacing w:line="360" w:lineRule="auto"/>
        <w:jc w:val="both"/>
        <w:sectPr w:rsidR="005E563A" w:rsidSect="00C65A78">
          <w:headerReference w:type="default" r:id="rId18"/>
          <w:footerReference w:type="default" r:id="rId19"/>
          <w:pgSz w:w="11910" w:h="16840"/>
          <w:pgMar w:top="1440" w:right="477" w:bottom="280" w:left="480" w:header="720" w:footer="720" w:gutter="0"/>
          <w:cols w:space="720"/>
        </w:sectPr>
      </w:pPr>
    </w:p>
    <w:p w14:paraId="3C150A0F" w14:textId="77777777" w:rsidR="005E563A" w:rsidRDefault="005E563A">
      <w:pPr>
        <w:pStyle w:val="BodyText"/>
        <w:spacing w:before="7"/>
        <w:rPr>
          <w:sz w:val="13"/>
        </w:rPr>
      </w:pPr>
    </w:p>
    <w:p w14:paraId="0E2FB0F4" w14:textId="77777777" w:rsidR="005E563A" w:rsidRDefault="00892739">
      <w:pPr>
        <w:pStyle w:val="BodyText"/>
        <w:spacing w:before="90" w:line="360" w:lineRule="auto"/>
        <w:ind w:left="1681" w:right="659"/>
      </w:pPr>
      <w:r>
        <w:rPr>
          <w:b/>
        </w:rPr>
        <w:t>PEO-3:</w:t>
      </w:r>
      <w:r>
        <w:rPr>
          <w:b/>
          <w:spacing w:val="14"/>
        </w:rPr>
        <w:t xml:space="preserve"> </w:t>
      </w:r>
      <w:r>
        <w:t>Graduates</w:t>
      </w:r>
      <w:r>
        <w:rPr>
          <w:spacing w:val="11"/>
        </w:rPr>
        <w:t xml:space="preserve"> </w:t>
      </w:r>
      <w:r>
        <w:t>will</w:t>
      </w:r>
      <w:r>
        <w:rPr>
          <w:spacing w:val="9"/>
        </w:rPr>
        <w:t xml:space="preserve"> </w:t>
      </w:r>
      <w:r>
        <w:t>engage</w:t>
      </w:r>
      <w:r>
        <w:rPr>
          <w:spacing w:val="16"/>
        </w:rPr>
        <w:t xml:space="preserve"> </w:t>
      </w:r>
      <w:r>
        <w:t>in</w:t>
      </w:r>
      <w:r>
        <w:rPr>
          <w:spacing w:val="13"/>
        </w:rPr>
        <w:t xml:space="preserve"> </w:t>
      </w:r>
      <w:r>
        <w:t>life-long</w:t>
      </w:r>
      <w:r>
        <w:rPr>
          <w:spacing w:val="17"/>
        </w:rPr>
        <w:t xml:space="preserve"> </w:t>
      </w:r>
      <w:r>
        <w:t>learning</w:t>
      </w:r>
      <w:r>
        <w:rPr>
          <w:spacing w:val="13"/>
        </w:rPr>
        <w:t xml:space="preserve"> </w:t>
      </w:r>
      <w:r>
        <w:t>and</w:t>
      </w:r>
      <w:r>
        <w:rPr>
          <w:spacing w:val="13"/>
        </w:rPr>
        <w:t xml:space="preserve"> </w:t>
      </w:r>
      <w:r>
        <w:t>professional</w:t>
      </w:r>
      <w:r>
        <w:rPr>
          <w:spacing w:val="9"/>
        </w:rPr>
        <w:t xml:space="preserve"> </w:t>
      </w:r>
      <w:r>
        <w:t>development</w:t>
      </w:r>
      <w:r>
        <w:rPr>
          <w:spacing w:val="17"/>
        </w:rPr>
        <w:t xml:space="preserve"> </w:t>
      </w:r>
      <w:r>
        <w:t>to</w:t>
      </w:r>
      <w:r>
        <w:rPr>
          <w:spacing w:val="-57"/>
        </w:rPr>
        <w:t xml:space="preserve"> </w:t>
      </w:r>
      <w:r>
        <w:t>adapt</w:t>
      </w:r>
      <w:r>
        <w:rPr>
          <w:spacing w:val="1"/>
        </w:rPr>
        <w:t xml:space="preserve"> </w:t>
      </w:r>
      <w:r>
        <w:t>to</w:t>
      </w:r>
      <w:r>
        <w:rPr>
          <w:spacing w:val="2"/>
        </w:rPr>
        <w:t xml:space="preserve"> </w:t>
      </w:r>
      <w:r>
        <w:t>rapidly</w:t>
      </w:r>
      <w:r>
        <w:rPr>
          <w:spacing w:val="-7"/>
        </w:rPr>
        <w:t xml:space="preserve"> </w:t>
      </w:r>
      <w:r>
        <w:t>changing</w:t>
      </w:r>
      <w:r>
        <w:rPr>
          <w:spacing w:val="2"/>
        </w:rPr>
        <w:t xml:space="preserve"> </w:t>
      </w:r>
      <w:r>
        <w:t>technology.</w:t>
      </w:r>
    </w:p>
    <w:p w14:paraId="56A42967" w14:textId="77777777" w:rsidR="005E563A" w:rsidRDefault="005E563A">
      <w:pPr>
        <w:pStyle w:val="BodyText"/>
        <w:rPr>
          <w:sz w:val="26"/>
        </w:rPr>
      </w:pPr>
    </w:p>
    <w:p w14:paraId="72D52710" w14:textId="77777777" w:rsidR="005E563A" w:rsidRDefault="005E563A">
      <w:pPr>
        <w:pStyle w:val="BodyText"/>
        <w:spacing w:before="8"/>
        <w:rPr>
          <w:sz w:val="22"/>
        </w:rPr>
      </w:pPr>
    </w:p>
    <w:p w14:paraId="76487810" w14:textId="77777777" w:rsidR="005E563A" w:rsidRDefault="00892739">
      <w:pPr>
        <w:pStyle w:val="Heading8"/>
        <w:ind w:left="1437" w:right="1437"/>
        <w:jc w:val="center"/>
      </w:pPr>
      <w:r>
        <w:t>PROGRAM SPECIFIC</w:t>
      </w:r>
      <w:r>
        <w:rPr>
          <w:spacing w:val="-3"/>
        </w:rPr>
        <w:t xml:space="preserve"> </w:t>
      </w:r>
      <w:r>
        <w:t>OUTCOMES</w:t>
      </w:r>
      <w:r>
        <w:rPr>
          <w:spacing w:val="-2"/>
        </w:rPr>
        <w:t xml:space="preserve"> </w:t>
      </w:r>
      <w:r>
        <w:t>(PSOs)</w:t>
      </w:r>
    </w:p>
    <w:p w14:paraId="5532E357" w14:textId="77777777" w:rsidR="005E563A" w:rsidRDefault="005E563A">
      <w:pPr>
        <w:pStyle w:val="BodyText"/>
        <w:spacing w:before="3"/>
        <w:rPr>
          <w:b/>
          <w:sz w:val="35"/>
        </w:rPr>
      </w:pPr>
    </w:p>
    <w:p w14:paraId="1C485F3E" w14:textId="77777777" w:rsidR="005E563A" w:rsidRDefault="00892739">
      <w:pPr>
        <w:pStyle w:val="BodyText"/>
        <w:spacing w:line="362" w:lineRule="auto"/>
        <w:ind w:left="1681" w:right="659"/>
      </w:pPr>
      <w:r>
        <w:rPr>
          <w:b/>
        </w:rPr>
        <w:t>PSO-1:</w:t>
      </w:r>
      <w:r>
        <w:rPr>
          <w:b/>
          <w:spacing w:val="41"/>
        </w:rPr>
        <w:t xml:space="preserve"> </w:t>
      </w:r>
      <w:r>
        <w:t>Ability</w:t>
      </w:r>
      <w:r>
        <w:rPr>
          <w:spacing w:val="31"/>
        </w:rPr>
        <w:t xml:space="preserve"> </w:t>
      </w:r>
      <w:r>
        <w:t>to</w:t>
      </w:r>
      <w:r>
        <w:rPr>
          <w:spacing w:val="39"/>
        </w:rPr>
        <w:t xml:space="preserve"> </w:t>
      </w:r>
      <w:r>
        <w:t>grasp</w:t>
      </w:r>
      <w:r>
        <w:rPr>
          <w:spacing w:val="36"/>
        </w:rPr>
        <w:t xml:space="preserve"> </w:t>
      </w:r>
      <w:r>
        <w:t>advanced</w:t>
      </w:r>
      <w:r>
        <w:rPr>
          <w:spacing w:val="39"/>
        </w:rPr>
        <w:t xml:space="preserve"> </w:t>
      </w:r>
      <w:r>
        <w:t>programming</w:t>
      </w:r>
      <w:r>
        <w:rPr>
          <w:spacing w:val="40"/>
        </w:rPr>
        <w:t xml:space="preserve"> </w:t>
      </w:r>
      <w:r>
        <w:t>techniques</w:t>
      </w:r>
      <w:r>
        <w:rPr>
          <w:spacing w:val="38"/>
        </w:rPr>
        <w:t xml:space="preserve"> </w:t>
      </w:r>
      <w:r>
        <w:t>to</w:t>
      </w:r>
      <w:r>
        <w:rPr>
          <w:spacing w:val="40"/>
        </w:rPr>
        <w:t xml:space="preserve"> </w:t>
      </w:r>
      <w:r>
        <w:t>solve</w:t>
      </w:r>
      <w:r>
        <w:rPr>
          <w:spacing w:val="39"/>
        </w:rPr>
        <w:t xml:space="preserve"> </w:t>
      </w:r>
      <w:r>
        <w:t>contemporary</w:t>
      </w:r>
      <w:r>
        <w:rPr>
          <w:spacing w:val="-57"/>
        </w:rPr>
        <w:t xml:space="preserve"> </w:t>
      </w:r>
      <w:r>
        <w:t>issues.</w:t>
      </w:r>
    </w:p>
    <w:p w14:paraId="1F7A90D0" w14:textId="77777777" w:rsidR="005E563A" w:rsidRDefault="00892739">
      <w:pPr>
        <w:pStyle w:val="BodyText"/>
        <w:spacing w:line="360" w:lineRule="auto"/>
        <w:ind w:left="1681" w:right="659"/>
      </w:pPr>
      <w:r>
        <w:rPr>
          <w:b/>
        </w:rPr>
        <w:t>PSO-2:</w:t>
      </w:r>
      <w:r>
        <w:rPr>
          <w:b/>
          <w:spacing w:val="3"/>
        </w:rPr>
        <w:t xml:space="preserve"> </w:t>
      </w:r>
      <w:r>
        <w:t>Have</w:t>
      </w:r>
      <w:r>
        <w:rPr>
          <w:spacing w:val="1"/>
        </w:rPr>
        <w:t xml:space="preserve"> </w:t>
      </w:r>
      <w:r>
        <w:t>knowledge</w:t>
      </w:r>
      <w:r>
        <w:rPr>
          <w:spacing w:val="1"/>
        </w:rPr>
        <w:t xml:space="preserve"> </w:t>
      </w:r>
      <w:r>
        <w:t>and</w:t>
      </w:r>
      <w:r>
        <w:rPr>
          <w:spacing w:val="1"/>
        </w:rPr>
        <w:t xml:space="preserve"> </w:t>
      </w:r>
      <w:r>
        <w:t>expertise</w:t>
      </w:r>
      <w:r>
        <w:rPr>
          <w:spacing w:val="2"/>
        </w:rPr>
        <w:t xml:space="preserve"> </w:t>
      </w:r>
      <w:r>
        <w:t>to</w:t>
      </w:r>
      <w:r>
        <w:rPr>
          <w:spacing w:val="6"/>
        </w:rPr>
        <w:t xml:space="preserve"> </w:t>
      </w:r>
      <w:proofErr w:type="spellStart"/>
      <w:r>
        <w:t>analyse</w:t>
      </w:r>
      <w:proofErr w:type="spellEnd"/>
      <w:r>
        <w:rPr>
          <w:spacing w:val="2"/>
        </w:rPr>
        <w:t xml:space="preserve"> </w:t>
      </w:r>
      <w:r>
        <w:t>data</w:t>
      </w:r>
      <w:r>
        <w:rPr>
          <w:spacing w:val="-4"/>
        </w:rPr>
        <w:t xml:space="preserve"> </w:t>
      </w:r>
      <w:r>
        <w:t>and</w:t>
      </w:r>
      <w:r>
        <w:rPr>
          <w:spacing w:val="2"/>
        </w:rPr>
        <w:t xml:space="preserve"> </w:t>
      </w:r>
      <w:r>
        <w:t>networks</w:t>
      </w:r>
      <w:r>
        <w:rPr>
          <w:spacing w:val="-5"/>
        </w:rPr>
        <w:t xml:space="preserve"> </w:t>
      </w:r>
      <w:r>
        <w:t>using</w:t>
      </w:r>
      <w:r>
        <w:rPr>
          <w:spacing w:val="6"/>
        </w:rPr>
        <w:t xml:space="preserve"> </w:t>
      </w:r>
      <w:r>
        <w:t>latest</w:t>
      </w:r>
      <w:r>
        <w:rPr>
          <w:spacing w:val="6"/>
        </w:rPr>
        <w:t xml:space="preserve"> </w:t>
      </w:r>
      <w:r>
        <w:t>tools</w:t>
      </w:r>
      <w:r>
        <w:rPr>
          <w:spacing w:val="-57"/>
        </w:rPr>
        <w:t xml:space="preserve"> </w:t>
      </w:r>
      <w:r>
        <w:t>and</w:t>
      </w:r>
      <w:r>
        <w:rPr>
          <w:spacing w:val="1"/>
        </w:rPr>
        <w:t xml:space="preserve"> </w:t>
      </w:r>
      <w:r>
        <w:t>technologies.</w:t>
      </w:r>
    </w:p>
    <w:p w14:paraId="3C123362" w14:textId="77777777" w:rsidR="005E563A" w:rsidRDefault="00892739">
      <w:pPr>
        <w:pStyle w:val="BodyText"/>
        <w:spacing w:line="364" w:lineRule="auto"/>
        <w:ind w:left="1681" w:right="659"/>
      </w:pPr>
      <w:r>
        <w:rPr>
          <w:b/>
        </w:rPr>
        <w:t>PSO-3:</w:t>
      </w:r>
      <w:r>
        <w:rPr>
          <w:b/>
          <w:spacing w:val="8"/>
        </w:rPr>
        <w:t xml:space="preserve"> </w:t>
      </w:r>
      <w:r>
        <w:t>Qualify</w:t>
      </w:r>
      <w:r>
        <w:rPr>
          <w:spacing w:val="2"/>
        </w:rPr>
        <w:t xml:space="preserve"> </w:t>
      </w:r>
      <w:r>
        <w:t>in</w:t>
      </w:r>
      <w:r>
        <w:rPr>
          <w:spacing w:val="11"/>
        </w:rPr>
        <w:t xml:space="preserve"> </w:t>
      </w:r>
      <w:r>
        <w:t>national</w:t>
      </w:r>
      <w:r>
        <w:rPr>
          <w:spacing w:val="-1"/>
        </w:rPr>
        <w:t xml:space="preserve"> </w:t>
      </w:r>
      <w:r>
        <w:t>and</w:t>
      </w:r>
      <w:r>
        <w:rPr>
          <w:spacing w:val="11"/>
        </w:rPr>
        <w:t xml:space="preserve"> </w:t>
      </w:r>
      <w:r>
        <w:t>international</w:t>
      </w:r>
      <w:r>
        <w:rPr>
          <w:spacing w:val="-2"/>
        </w:rPr>
        <w:t xml:space="preserve"> </w:t>
      </w:r>
      <w:r>
        <w:t>competitive</w:t>
      </w:r>
      <w:r>
        <w:rPr>
          <w:spacing w:val="6"/>
        </w:rPr>
        <w:t xml:space="preserve"> </w:t>
      </w:r>
      <w:r>
        <w:t>examinations</w:t>
      </w:r>
      <w:r>
        <w:rPr>
          <w:spacing w:val="9"/>
        </w:rPr>
        <w:t xml:space="preserve"> </w:t>
      </w:r>
      <w:r>
        <w:t>for</w:t>
      </w:r>
      <w:r>
        <w:rPr>
          <w:spacing w:val="9"/>
        </w:rPr>
        <w:t xml:space="preserve"> </w:t>
      </w:r>
      <w:r>
        <w:t>successful</w:t>
      </w:r>
      <w:r>
        <w:rPr>
          <w:spacing w:val="-57"/>
        </w:rPr>
        <w:t xml:space="preserve"> </w:t>
      </w:r>
      <w:r>
        <w:t>higher</w:t>
      </w:r>
      <w:r>
        <w:rPr>
          <w:spacing w:val="2"/>
        </w:rPr>
        <w:t xml:space="preserve"> </w:t>
      </w:r>
      <w:r>
        <w:t>studies and</w:t>
      </w:r>
      <w:r>
        <w:rPr>
          <w:spacing w:val="2"/>
        </w:rPr>
        <w:t xml:space="preserve"> </w:t>
      </w:r>
      <w:r>
        <w:t>employment.</w:t>
      </w:r>
    </w:p>
    <w:p w14:paraId="214A1CCE" w14:textId="77777777" w:rsidR="005E563A" w:rsidRDefault="005E563A">
      <w:pPr>
        <w:pStyle w:val="BodyText"/>
        <w:spacing w:before="3"/>
        <w:rPr>
          <w:sz w:val="37"/>
        </w:rPr>
      </w:pPr>
    </w:p>
    <w:p w14:paraId="333FDB63" w14:textId="77777777" w:rsidR="005E563A" w:rsidRDefault="00892739">
      <w:pPr>
        <w:pStyle w:val="Heading8"/>
        <w:ind w:left="1437" w:right="1287"/>
        <w:jc w:val="center"/>
      </w:pPr>
      <w:r>
        <w:t>PROGRAM</w:t>
      </w:r>
      <w:r>
        <w:rPr>
          <w:spacing w:val="3"/>
        </w:rPr>
        <w:t xml:space="preserve"> </w:t>
      </w:r>
      <w:r>
        <w:t>OUTCOMES</w:t>
      </w:r>
      <w:r>
        <w:rPr>
          <w:spacing w:val="-4"/>
        </w:rPr>
        <w:t xml:space="preserve"> </w:t>
      </w:r>
      <w:r>
        <w:t>(POS)</w:t>
      </w:r>
    </w:p>
    <w:p w14:paraId="33D0228F" w14:textId="77777777" w:rsidR="005E563A" w:rsidRDefault="00892739">
      <w:pPr>
        <w:pStyle w:val="BodyText"/>
        <w:spacing w:before="137" w:line="360" w:lineRule="auto"/>
        <w:ind w:left="1681" w:right="965"/>
        <w:jc w:val="both"/>
      </w:pPr>
      <w:r>
        <w:rPr>
          <w:b/>
        </w:rPr>
        <w:t>PO-1</w:t>
      </w:r>
      <w:r>
        <w:rPr>
          <w:b/>
          <w:spacing w:val="1"/>
        </w:rPr>
        <w:t xml:space="preserve"> </w:t>
      </w:r>
      <w:r>
        <w:t>Engineering</w:t>
      </w:r>
      <w:r>
        <w:rPr>
          <w:spacing w:val="1"/>
        </w:rPr>
        <w:t xml:space="preserve"> </w:t>
      </w:r>
      <w:r>
        <w:t>Knowledge:</w:t>
      </w:r>
      <w:r>
        <w:rPr>
          <w:spacing w:val="1"/>
        </w:rPr>
        <w:t xml:space="preserve"> </w:t>
      </w:r>
      <w:r>
        <w:t>Apply</w:t>
      </w:r>
      <w:r>
        <w:rPr>
          <w:spacing w:val="1"/>
        </w:rPr>
        <w:t xml:space="preserve"> </w:t>
      </w:r>
      <w:r>
        <w:t>the</w:t>
      </w:r>
      <w:r>
        <w:rPr>
          <w:spacing w:val="1"/>
        </w:rPr>
        <w:t xml:space="preserve"> </w:t>
      </w:r>
      <w:r>
        <w:t>knowledge</w:t>
      </w:r>
      <w:r>
        <w:rPr>
          <w:spacing w:val="1"/>
        </w:rPr>
        <w:t xml:space="preserve"> </w:t>
      </w:r>
      <w:r>
        <w:t>of</w:t>
      </w:r>
      <w:r>
        <w:rPr>
          <w:spacing w:val="1"/>
        </w:rPr>
        <w:t xml:space="preserve"> </w:t>
      </w:r>
      <w:r>
        <w:t>mathematics,</w:t>
      </w:r>
      <w:r>
        <w:rPr>
          <w:spacing w:val="1"/>
        </w:rPr>
        <w:t xml:space="preserve"> </w:t>
      </w:r>
      <w:r>
        <w:t>science,</w:t>
      </w:r>
      <w:r>
        <w:rPr>
          <w:spacing w:val="1"/>
        </w:rPr>
        <w:t xml:space="preserve"> </w:t>
      </w:r>
      <w:r>
        <w:rPr>
          <w:spacing w:val="-1"/>
        </w:rPr>
        <w:t>engineering</w:t>
      </w:r>
      <w:r>
        <w:rPr>
          <w:spacing w:val="-2"/>
        </w:rPr>
        <w:t xml:space="preserve"> </w:t>
      </w:r>
      <w:r>
        <w:rPr>
          <w:spacing w:val="-1"/>
        </w:rPr>
        <w:t>fundamentals,</w:t>
      </w:r>
      <w:r>
        <w:rPr>
          <w:spacing w:val="-6"/>
        </w:rPr>
        <w:t xml:space="preserve"> </w:t>
      </w:r>
      <w:r>
        <w:rPr>
          <w:spacing w:val="-1"/>
        </w:rPr>
        <w:t>and</w:t>
      </w:r>
      <w:r>
        <w:rPr>
          <w:spacing w:val="-8"/>
        </w:rPr>
        <w:t xml:space="preserve"> </w:t>
      </w:r>
      <w:r>
        <w:rPr>
          <w:spacing w:val="-1"/>
        </w:rPr>
        <w:t>an</w:t>
      </w:r>
      <w:r>
        <w:rPr>
          <w:spacing w:val="-12"/>
        </w:rPr>
        <w:t xml:space="preserve"> </w:t>
      </w:r>
      <w:r>
        <w:t>engineering</w:t>
      </w:r>
      <w:r>
        <w:rPr>
          <w:spacing w:val="-8"/>
        </w:rPr>
        <w:t xml:space="preserve"> </w:t>
      </w:r>
      <w:r>
        <w:t>specialization</w:t>
      </w:r>
      <w:r>
        <w:rPr>
          <w:spacing w:val="-12"/>
        </w:rPr>
        <w:t xml:space="preserve"> </w:t>
      </w:r>
      <w:r>
        <w:t>to</w:t>
      </w:r>
      <w:r>
        <w:rPr>
          <w:spacing w:val="-12"/>
        </w:rPr>
        <w:t xml:space="preserve"> </w:t>
      </w:r>
      <w:r>
        <w:t>the</w:t>
      </w:r>
      <w:r>
        <w:rPr>
          <w:spacing w:val="-9"/>
        </w:rPr>
        <w:t xml:space="preserve"> </w:t>
      </w:r>
      <w:r>
        <w:t>solution</w:t>
      </w:r>
      <w:r>
        <w:rPr>
          <w:spacing w:val="-12"/>
        </w:rPr>
        <w:t xml:space="preserve"> </w:t>
      </w:r>
      <w:r>
        <w:t>of</w:t>
      </w:r>
      <w:r>
        <w:rPr>
          <w:spacing w:val="-16"/>
        </w:rPr>
        <w:t xml:space="preserve"> </w:t>
      </w:r>
      <w:r>
        <w:t>complex</w:t>
      </w:r>
      <w:r>
        <w:rPr>
          <w:spacing w:val="-57"/>
        </w:rPr>
        <w:t xml:space="preserve"> </w:t>
      </w:r>
      <w:r>
        <w:t>engineering</w:t>
      </w:r>
      <w:r>
        <w:rPr>
          <w:spacing w:val="1"/>
        </w:rPr>
        <w:t xml:space="preserve"> </w:t>
      </w:r>
      <w:r>
        <w:t>problems.</w:t>
      </w:r>
    </w:p>
    <w:p w14:paraId="52CA8743" w14:textId="77777777" w:rsidR="005E563A" w:rsidRDefault="00892739">
      <w:pPr>
        <w:pStyle w:val="BodyText"/>
        <w:spacing w:line="362" w:lineRule="auto"/>
        <w:ind w:left="1623" w:right="955"/>
        <w:jc w:val="both"/>
      </w:pPr>
      <w:r>
        <w:rPr>
          <w:b/>
        </w:rPr>
        <w:t>PO-2</w:t>
      </w:r>
      <w:r>
        <w:rPr>
          <w:b/>
          <w:spacing w:val="1"/>
        </w:rPr>
        <w:t xml:space="preserve"> </w:t>
      </w:r>
      <w:r>
        <w:t>Problem Analysis: Identify, formulate, review research literature, and analyze</w:t>
      </w:r>
      <w:r>
        <w:rPr>
          <w:spacing w:val="1"/>
        </w:rPr>
        <w:t xml:space="preserve"> </w:t>
      </w:r>
      <w:r>
        <w:t>complex</w:t>
      </w:r>
      <w:r>
        <w:rPr>
          <w:spacing w:val="-14"/>
        </w:rPr>
        <w:t xml:space="preserve"> </w:t>
      </w:r>
      <w:r>
        <w:t>engineering</w:t>
      </w:r>
      <w:r>
        <w:rPr>
          <w:spacing w:val="-9"/>
        </w:rPr>
        <w:t xml:space="preserve"> </w:t>
      </w:r>
      <w:r>
        <w:t>problems</w:t>
      </w:r>
      <w:r>
        <w:rPr>
          <w:spacing w:val="-10"/>
        </w:rPr>
        <w:t xml:space="preserve"> </w:t>
      </w:r>
      <w:r>
        <w:t>reaching</w:t>
      </w:r>
      <w:r>
        <w:rPr>
          <w:spacing w:val="-9"/>
        </w:rPr>
        <w:t xml:space="preserve"> </w:t>
      </w:r>
      <w:r>
        <w:t>substantiated</w:t>
      </w:r>
      <w:r>
        <w:rPr>
          <w:spacing w:val="-9"/>
        </w:rPr>
        <w:t xml:space="preserve"> </w:t>
      </w:r>
      <w:r>
        <w:t>conclusions</w:t>
      </w:r>
      <w:r>
        <w:rPr>
          <w:spacing w:val="-11"/>
        </w:rPr>
        <w:t xml:space="preserve"> </w:t>
      </w:r>
      <w:r>
        <w:t>using</w:t>
      </w:r>
      <w:r>
        <w:rPr>
          <w:spacing w:val="-4"/>
        </w:rPr>
        <w:t xml:space="preserve"> </w:t>
      </w:r>
      <w:r>
        <w:t>first</w:t>
      </w:r>
      <w:r>
        <w:rPr>
          <w:spacing w:val="4"/>
        </w:rPr>
        <w:t xml:space="preserve"> </w:t>
      </w:r>
      <w:r>
        <w:t>principles</w:t>
      </w:r>
      <w:r>
        <w:rPr>
          <w:spacing w:val="-58"/>
        </w:rPr>
        <w:t xml:space="preserve"> </w:t>
      </w:r>
      <w:r>
        <w:t>of</w:t>
      </w:r>
      <w:r>
        <w:rPr>
          <w:spacing w:val="-2"/>
        </w:rPr>
        <w:t xml:space="preserve"> </w:t>
      </w:r>
      <w:r>
        <w:t>mathematics,</w:t>
      </w:r>
      <w:r>
        <w:rPr>
          <w:spacing w:val="3"/>
        </w:rPr>
        <w:t xml:space="preserve"> </w:t>
      </w:r>
      <w:r>
        <w:t>natural</w:t>
      </w:r>
      <w:r>
        <w:rPr>
          <w:spacing w:val="-8"/>
        </w:rPr>
        <w:t xml:space="preserve"> </w:t>
      </w:r>
      <w:r>
        <w:t>sciences,</w:t>
      </w:r>
      <w:r>
        <w:rPr>
          <w:spacing w:val="3"/>
        </w:rPr>
        <w:t xml:space="preserve"> </w:t>
      </w:r>
      <w:r>
        <w:t>and</w:t>
      </w:r>
      <w:r>
        <w:rPr>
          <w:spacing w:val="2"/>
        </w:rPr>
        <w:t xml:space="preserve"> </w:t>
      </w:r>
      <w:r>
        <w:t>engineering</w:t>
      </w:r>
      <w:r>
        <w:rPr>
          <w:spacing w:val="5"/>
        </w:rPr>
        <w:t xml:space="preserve"> </w:t>
      </w:r>
      <w:r>
        <w:t>sciences.</w:t>
      </w:r>
    </w:p>
    <w:p w14:paraId="3EB401D6" w14:textId="77777777" w:rsidR="005E563A" w:rsidRDefault="00892739">
      <w:pPr>
        <w:pStyle w:val="BodyText"/>
        <w:spacing w:line="360" w:lineRule="auto"/>
        <w:ind w:left="1681" w:right="970"/>
        <w:jc w:val="both"/>
      </w:pPr>
      <w:r>
        <w:rPr>
          <w:b/>
        </w:rPr>
        <w:t>PO-3</w:t>
      </w:r>
      <w:r>
        <w:rPr>
          <w:b/>
          <w:spacing w:val="1"/>
        </w:rPr>
        <w:t xml:space="preserve"> </w:t>
      </w:r>
      <w:r>
        <w:t>Design/development of Solutions: Design solutions for complex engineering</w:t>
      </w:r>
      <w:r>
        <w:rPr>
          <w:spacing w:val="1"/>
        </w:rPr>
        <w:t xml:space="preserve"> </w:t>
      </w:r>
      <w:r>
        <w:t>problems and design system components or processes that meet the specified needs</w:t>
      </w:r>
      <w:r>
        <w:rPr>
          <w:spacing w:val="1"/>
        </w:rPr>
        <w:t xml:space="preserve"> </w:t>
      </w:r>
      <w:r>
        <w:t>with appropriate</w:t>
      </w:r>
      <w:r>
        <w:rPr>
          <w:spacing w:val="1"/>
        </w:rPr>
        <w:t xml:space="preserve"> </w:t>
      </w:r>
      <w:r>
        <w:t>consideration</w:t>
      </w:r>
      <w:r>
        <w:rPr>
          <w:spacing w:val="1"/>
        </w:rPr>
        <w:t xml:space="preserve"> </w:t>
      </w:r>
      <w:r>
        <w:t>for the</w:t>
      </w:r>
      <w:r>
        <w:rPr>
          <w:spacing w:val="1"/>
        </w:rPr>
        <w:t xml:space="preserve"> </w:t>
      </w:r>
      <w:r>
        <w:t>public</w:t>
      </w:r>
      <w:r>
        <w:rPr>
          <w:spacing w:val="1"/>
        </w:rPr>
        <w:t xml:space="preserve"> </w:t>
      </w:r>
      <w:r>
        <w:t>health and</w:t>
      </w:r>
      <w:r>
        <w:rPr>
          <w:spacing w:val="1"/>
        </w:rPr>
        <w:t xml:space="preserve"> </w:t>
      </w:r>
      <w:r>
        <w:t>safety,</w:t>
      </w:r>
      <w:r>
        <w:rPr>
          <w:spacing w:val="1"/>
        </w:rPr>
        <w:t xml:space="preserve"> </w:t>
      </w:r>
      <w:r>
        <w:t>and the</w:t>
      </w:r>
      <w:r>
        <w:rPr>
          <w:spacing w:val="1"/>
        </w:rPr>
        <w:t xml:space="preserve"> </w:t>
      </w:r>
      <w:r>
        <w:t>cultural,</w:t>
      </w:r>
      <w:r>
        <w:rPr>
          <w:spacing w:val="1"/>
        </w:rPr>
        <w:t xml:space="preserve"> </w:t>
      </w:r>
      <w:r>
        <w:t>societal,</w:t>
      </w:r>
      <w:r>
        <w:rPr>
          <w:spacing w:val="3"/>
        </w:rPr>
        <w:t xml:space="preserve"> </w:t>
      </w:r>
      <w:r>
        <w:t>and</w:t>
      </w:r>
      <w:r>
        <w:rPr>
          <w:spacing w:val="2"/>
        </w:rPr>
        <w:t xml:space="preserve"> </w:t>
      </w:r>
      <w:r>
        <w:t>environmental</w:t>
      </w:r>
      <w:r>
        <w:rPr>
          <w:spacing w:val="-7"/>
        </w:rPr>
        <w:t xml:space="preserve"> </w:t>
      </w:r>
      <w:r>
        <w:t>considerations</w:t>
      </w:r>
    </w:p>
    <w:p w14:paraId="1AB7492F" w14:textId="77777777" w:rsidR="005E563A" w:rsidRDefault="00892739">
      <w:pPr>
        <w:pStyle w:val="BodyText"/>
        <w:spacing w:line="360" w:lineRule="auto"/>
        <w:ind w:left="1681" w:right="955"/>
        <w:jc w:val="both"/>
      </w:pPr>
      <w:r>
        <w:rPr>
          <w:b/>
        </w:rPr>
        <w:t>PO-4</w:t>
      </w:r>
      <w:r>
        <w:rPr>
          <w:b/>
          <w:spacing w:val="1"/>
        </w:rPr>
        <w:t xml:space="preserve"> </w:t>
      </w:r>
      <w:r>
        <w:t>Conduct Investigations of Complex Problems: Use research-based knowledge</w:t>
      </w:r>
      <w:r>
        <w:rPr>
          <w:spacing w:val="1"/>
        </w:rPr>
        <w:t xml:space="preserve"> </w:t>
      </w:r>
      <w:r>
        <w:t>and research methods including design of experiments, analysis and interpretation of</w:t>
      </w:r>
      <w:r>
        <w:rPr>
          <w:spacing w:val="1"/>
        </w:rPr>
        <w:t xml:space="preserve"> </w:t>
      </w:r>
      <w:r>
        <w:t>data,</w:t>
      </w:r>
      <w:r>
        <w:rPr>
          <w:spacing w:val="-2"/>
        </w:rPr>
        <w:t xml:space="preserve"> </w:t>
      </w:r>
      <w:r>
        <w:t>and</w:t>
      </w:r>
      <w:r>
        <w:rPr>
          <w:spacing w:val="1"/>
        </w:rPr>
        <w:t xml:space="preserve"> </w:t>
      </w:r>
      <w:r>
        <w:t>synthesis</w:t>
      </w:r>
      <w:r>
        <w:rPr>
          <w:spacing w:val="-1"/>
        </w:rPr>
        <w:t xml:space="preserve"> </w:t>
      </w:r>
      <w:r>
        <w:t>of</w:t>
      </w:r>
      <w:r>
        <w:rPr>
          <w:spacing w:val="-7"/>
        </w:rPr>
        <w:t xml:space="preserve"> </w:t>
      </w:r>
      <w:r>
        <w:t>the</w:t>
      </w:r>
      <w:r>
        <w:rPr>
          <w:spacing w:val="5"/>
        </w:rPr>
        <w:t xml:space="preserve"> </w:t>
      </w:r>
      <w:r>
        <w:t>information</w:t>
      </w:r>
      <w:r>
        <w:rPr>
          <w:spacing w:val="-4"/>
        </w:rPr>
        <w:t xml:space="preserve"> </w:t>
      </w:r>
      <w:r>
        <w:t>to</w:t>
      </w:r>
      <w:r>
        <w:rPr>
          <w:spacing w:val="1"/>
        </w:rPr>
        <w:t xml:space="preserve"> </w:t>
      </w:r>
      <w:r>
        <w:t>provide</w:t>
      </w:r>
      <w:r>
        <w:rPr>
          <w:spacing w:val="5"/>
        </w:rPr>
        <w:t xml:space="preserve"> </w:t>
      </w:r>
      <w:r>
        <w:t>valid</w:t>
      </w:r>
      <w:r>
        <w:rPr>
          <w:spacing w:val="1"/>
        </w:rPr>
        <w:t xml:space="preserve"> </w:t>
      </w:r>
      <w:r>
        <w:t>conclusions.</w:t>
      </w:r>
    </w:p>
    <w:p w14:paraId="047F4CC5" w14:textId="77777777" w:rsidR="005E563A" w:rsidRDefault="00892739">
      <w:pPr>
        <w:pStyle w:val="BodyText"/>
        <w:spacing w:line="360" w:lineRule="auto"/>
        <w:ind w:left="1681" w:right="962"/>
        <w:jc w:val="both"/>
      </w:pPr>
      <w:r>
        <w:rPr>
          <w:b/>
        </w:rPr>
        <w:t>PO-5</w:t>
      </w:r>
      <w:r>
        <w:rPr>
          <w:b/>
          <w:spacing w:val="1"/>
        </w:rPr>
        <w:t xml:space="preserve"> </w:t>
      </w:r>
      <w:r>
        <w:t>Modern</w:t>
      </w:r>
      <w:r>
        <w:rPr>
          <w:spacing w:val="1"/>
        </w:rPr>
        <w:t xml:space="preserve"> </w:t>
      </w:r>
      <w:r>
        <w:t>Tool</w:t>
      </w:r>
      <w:r>
        <w:rPr>
          <w:spacing w:val="1"/>
        </w:rPr>
        <w:t xml:space="preserve"> </w:t>
      </w:r>
      <w:r>
        <w:t>Usage:</w:t>
      </w:r>
      <w:r>
        <w:rPr>
          <w:spacing w:val="1"/>
        </w:rPr>
        <w:t xml:space="preserve"> </w:t>
      </w:r>
      <w:r>
        <w:t>Create,</w:t>
      </w:r>
      <w:r>
        <w:rPr>
          <w:spacing w:val="1"/>
        </w:rPr>
        <w:t xml:space="preserve"> </w:t>
      </w:r>
      <w:r>
        <w:t>select,</w:t>
      </w:r>
      <w:r>
        <w:rPr>
          <w:spacing w:val="1"/>
        </w:rPr>
        <w:t xml:space="preserve"> </w:t>
      </w:r>
      <w:r>
        <w:t>and</w:t>
      </w:r>
      <w:r>
        <w:rPr>
          <w:spacing w:val="1"/>
        </w:rPr>
        <w:t xml:space="preserve"> </w:t>
      </w:r>
      <w:r>
        <w:t>apply</w:t>
      </w:r>
      <w:r>
        <w:rPr>
          <w:spacing w:val="1"/>
        </w:rPr>
        <w:t xml:space="preserve"> </w:t>
      </w:r>
      <w:r>
        <w:t>appropriate</w:t>
      </w:r>
      <w:r>
        <w:rPr>
          <w:spacing w:val="60"/>
        </w:rPr>
        <w:t xml:space="preserve"> </w:t>
      </w:r>
      <w:r>
        <w:t>techniques,</w:t>
      </w:r>
      <w:r>
        <w:rPr>
          <w:spacing w:val="1"/>
        </w:rPr>
        <w:t xml:space="preserve"> </w:t>
      </w:r>
      <w:r>
        <w:t>resources, and modern engineering and IT tools including prediction and modelling to</w:t>
      </w:r>
      <w:r>
        <w:rPr>
          <w:spacing w:val="-57"/>
        </w:rPr>
        <w:t xml:space="preserve"> </w:t>
      </w:r>
      <w:r>
        <w:t>complex</w:t>
      </w:r>
      <w:r>
        <w:rPr>
          <w:spacing w:val="-4"/>
        </w:rPr>
        <w:t xml:space="preserve"> </w:t>
      </w:r>
      <w:r>
        <w:t>engineering activities</w:t>
      </w:r>
      <w:r>
        <w:rPr>
          <w:spacing w:val="-1"/>
        </w:rPr>
        <w:t xml:space="preserve"> </w:t>
      </w:r>
      <w:r>
        <w:t>with</w:t>
      </w:r>
      <w:r>
        <w:rPr>
          <w:spacing w:val="-4"/>
        </w:rPr>
        <w:t xml:space="preserve"> </w:t>
      </w:r>
      <w:r>
        <w:t>an</w:t>
      </w:r>
      <w:r>
        <w:rPr>
          <w:spacing w:val="-4"/>
        </w:rPr>
        <w:t xml:space="preserve"> </w:t>
      </w:r>
      <w:r>
        <w:t>understanding</w:t>
      </w:r>
      <w:r>
        <w:rPr>
          <w:spacing w:val="1"/>
        </w:rPr>
        <w:t xml:space="preserve"> </w:t>
      </w:r>
      <w:r>
        <w:t>of</w:t>
      </w:r>
      <w:r>
        <w:rPr>
          <w:spacing w:val="-7"/>
        </w:rPr>
        <w:t xml:space="preserve"> </w:t>
      </w:r>
      <w:r>
        <w:t>the</w:t>
      </w:r>
      <w:r>
        <w:rPr>
          <w:spacing w:val="5"/>
        </w:rPr>
        <w:t xml:space="preserve"> </w:t>
      </w:r>
      <w:r>
        <w:t>limitations.</w:t>
      </w:r>
    </w:p>
    <w:p w14:paraId="22B0D9FD" w14:textId="1EDD1173" w:rsidR="005E563A" w:rsidRDefault="00892739">
      <w:pPr>
        <w:pStyle w:val="BodyText"/>
        <w:spacing w:line="360" w:lineRule="auto"/>
        <w:ind w:left="1681" w:right="961"/>
        <w:jc w:val="both"/>
      </w:pPr>
      <w:r w:rsidRPr="261640DB">
        <w:rPr>
          <w:b/>
          <w:bCs/>
        </w:rPr>
        <w:t>PO-6</w:t>
      </w:r>
      <w:r w:rsidRPr="261640DB">
        <w:rPr>
          <w:b/>
          <w:bCs/>
          <w:spacing w:val="1"/>
        </w:rPr>
        <w:t xml:space="preserve"> </w:t>
      </w:r>
      <w:r>
        <w:t>The</w:t>
      </w:r>
      <w:r>
        <w:rPr>
          <w:spacing w:val="1"/>
        </w:rPr>
        <w:t xml:space="preserve"> </w:t>
      </w:r>
      <w:r>
        <w:t>Engineer</w:t>
      </w:r>
      <w:r>
        <w:rPr>
          <w:spacing w:val="1"/>
        </w:rPr>
        <w:t xml:space="preserve"> </w:t>
      </w:r>
      <w:r>
        <w:t>and</w:t>
      </w:r>
      <w:r>
        <w:rPr>
          <w:spacing w:val="1"/>
        </w:rPr>
        <w:t xml:space="preserve"> </w:t>
      </w:r>
      <w:r>
        <w:t>Society:</w:t>
      </w:r>
      <w:r>
        <w:rPr>
          <w:spacing w:val="1"/>
        </w:rPr>
        <w:t xml:space="preserve"> </w:t>
      </w:r>
      <w:r>
        <w:t>Apply</w:t>
      </w:r>
      <w:r>
        <w:rPr>
          <w:spacing w:val="1"/>
        </w:rPr>
        <w:t xml:space="preserve"> </w:t>
      </w:r>
      <w:r>
        <w:t>reasoning</w:t>
      </w:r>
      <w:r>
        <w:rPr>
          <w:spacing w:val="1"/>
        </w:rPr>
        <w:t xml:space="preserve"> </w:t>
      </w:r>
      <w:r>
        <w:t>informed</w:t>
      </w:r>
      <w:r>
        <w:rPr>
          <w:spacing w:val="1"/>
        </w:rPr>
        <w:t xml:space="preserve"> </w:t>
      </w:r>
      <w:r>
        <w:t>by</w:t>
      </w:r>
      <w:r>
        <w:rPr>
          <w:spacing w:val="1"/>
        </w:rPr>
        <w:t xml:space="preserve"> </w:t>
      </w:r>
      <w:r>
        <w:t>contextual</w:t>
      </w:r>
      <w:r>
        <w:rPr>
          <w:spacing w:val="1"/>
        </w:rPr>
        <w:t xml:space="preserve"> </w:t>
      </w:r>
      <w:r>
        <w:rPr>
          <w:spacing w:val="-1"/>
        </w:rPr>
        <w:t>knowledge</w:t>
      </w:r>
      <w:r>
        <w:rPr>
          <w:spacing w:val="-13"/>
        </w:rPr>
        <w:t xml:space="preserve"> </w:t>
      </w:r>
      <w:r>
        <w:rPr>
          <w:spacing w:val="-1"/>
        </w:rPr>
        <w:t>to</w:t>
      </w:r>
      <w:r>
        <w:rPr>
          <w:spacing w:val="-8"/>
        </w:rPr>
        <w:t xml:space="preserve"> </w:t>
      </w:r>
      <w:r>
        <w:rPr>
          <w:spacing w:val="-1"/>
        </w:rPr>
        <w:t>assess</w:t>
      </w:r>
      <w:r>
        <w:rPr>
          <w:spacing w:val="-15"/>
        </w:rPr>
        <w:t xml:space="preserve"> </w:t>
      </w:r>
      <w:r>
        <w:rPr>
          <w:spacing w:val="-1"/>
        </w:rPr>
        <w:t>societal,</w:t>
      </w:r>
      <w:r>
        <w:rPr>
          <w:spacing w:val="-10"/>
        </w:rPr>
        <w:t xml:space="preserve"> </w:t>
      </w:r>
      <w:r>
        <w:rPr>
          <w:spacing w:val="-1"/>
        </w:rPr>
        <w:t>health,</w:t>
      </w:r>
      <w:r>
        <w:rPr>
          <w:spacing w:val="-9"/>
        </w:rPr>
        <w:t xml:space="preserve"> </w:t>
      </w:r>
      <w:r>
        <w:rPr>
          <w:spacing w:val="-1"/>
        </w:rPr>
        <w:t>safety,</w:t>
      </w:r>
      <w:r>
        <w:rPr>
          <w:spacing w:val="-6"/>
        </w:rPr>
        <w:t xml:space="preserve"> </w:t>
      </w:r>
      <w:r>
        <w:rPr>
          <w:spacing w:val="-1"/>
        </w:rPr>
        <w:t>legal</w:t>
      </w:r>
      <w:r>
        <w:rPr>
          <w:spacing w:val="-17"/>
        </w:rPr>
        <w:t xml:space="preserve"> </w:t>
      </w:r>
      <w:r>
        <w:rPr>
          <w:spacing w:val="-1"/>
        </w:rPr>
        <w:t>and</w:t>
      </w:r>
      <w:r>
        <w:rPr>
          <w:spacing w:val="-12"/>
        </w:rPr>
        <w:t xml:space="preserve"> </w:t>
      </w:r>
      <w:r>
        <w:t>cultural</w:t>
      </w:r>
      <w:r>
        <w:rPr>
          <w:spacing w:val="-17"/>
        </w:rPr>
        <w:t xml:space="preserve"> </w:t>
      </w:r>
      <w:r>
        <w:t>issues</w:t>
      </w:r>
      <w:r>
        <w:rPr>
          <w:spacing w:val="-15"/>
        </w:rPr>
        <w:t xml:space="preserve"> </w:t>
      </w:r>
      <w:r>
        <w:t>and</w:t>
      </w:r>
      <w:r>
        <w:rPr>
          <w:spacing w:val="-11"/>
        </w:rPr>
        <w:t xml:space="preserve"> </w:t>
      </w:r>
      <w:r>
        <w:t>the</w:t>
      </w:r>
      <w:r>
        <w:rPr>
          <w:spacing w:val="-13"/>
        </w:rPr>
        <w:t xml:space="preserve"> </w:t>
      </w:r>
      <w:r>
        <w:t>consequent</w:t>
      </w:r>
      <w:r>
        <w:rPr>
          <w:spacing w:val="-58"/>
        </w:rPr>
        <w:t xml:space="preserve"> </w:t>
      </w:r>
      <w:r>
        <w:t>responsibilities</w:t>
      </w:r>
      <w:r>
        <w:rPr>
          <w:spacing w:val="-1"/>
        </w:rPr>
        <w:t xml:space="preserve"> </w:t>
      </w:r>
      <w:r>
        <w:t>relevant</w:t>
      </w:r>
      <w:r>
        <w:rPr>
          <w:spacing w:val="5"/>
        </w:rPr>
        <w:t xml:space="preserve"> </w:t>
      </w:r>
      <w:r>
        <w:t>to</w:t>
      </w:r>
      <w:r>
        <w:rPr>
          <w:spacing w:val="1"/>
        </w:rPr>
        <w:t xml:space="preserve"> </w:t>
      </w:r>
      <w:r>
        <w:t>the professional</w:t>
      </w:r>
      <w:r>
        <w:rPr>
          <w:spacing w:val="-4"/>
        </w:rPr>
        <w:t xml:space="preserve"> </w:t>
      </w:r>
      <w:r>
        <w:t>engineering</w:t>
      </w:r>
      <w:r>
        <w:rPr>
          <w:spacing w:val="1"/>
        </w:rPr>
        <w:t xml:space="preserve"> </w:t>
      </w:r>
      <w:r>
        <w:t>practice.</w:t>
      </w:r>
    </w:p>
    <w:p w14:paraId="75A79021" w14:textId="77777777" w:rsidR="005E563A" w:rsidRDefault="005E563A">
      <w:pPr>
        <w:spacing w:line="360" w:lineRule="auto"/>
        <w:jc w:val="both"/>
        <w:sectPr w:rsidR="005E563A" w:rsidSect="00C65A78">
          <w:headerReference w:type="default" r:id="rId20"/>
          <w:footerReference w:type="default" r:id="rId21"/>
          <w:pgSz w:w="11910" w:h="16840"/>
          <w:pgMar w:top="1580" w:right="477" w:bottom="280" w:left="480" w:header="720" w:footer="720" w:gutter="0"/>
          <w:cols w:space="720"/>
        </w:sectPr>
      </w:pPr>
    </w:p>
    <w:p w14:paraId="38513E4C" w14:textId="52DD399A" w:rsidR="005E563A" w:rsidRDefault="00892739">
      <w:pPr>
        <w:pStyle w:val="BodyText"/>
        <w:spacing w:before="74" w:line="360" w:lineRule="auto"/>
        <w:ind w:left="1681" w:right="963"/>
        <w:jc w:val="both"/>
      </w:pPr>
      <w:r w:rsidRPr="261640DB">
        <w:rPr>
          <w:b/>
          <w:bCs/>
        </w:rPr>
        <w:lastRenderedPageBreak/>
        <w:t>PO-7</w:t>
      </w:r>
      <w:r w:rsidRPr="261640DB">
        <w:rPr>
          <w:b/>
          <w:bCs/>
          <w:spacing w:val="1"/>
        </w:rPr>
        <w:t xml:space="preserve"> </w:t>
      </w:r>
      <w:r>
        <w:t>Environment and Sustainability: Understand the impact of professional</w:t>
      </w:r>
      <w:r>
        <w:rPr>
          <w:spacing w:val="1"/>
        </w:rPr>
        <w:t xml:space="preserve"> </w:t>
      </w:r>
      <w:r>
        <w:t>engineering solutions in societal and environmental contexts, and demonstrate the</w:t>
      </w:r>
      <w:r>
        <w:rPr>
          <w:spacing w:val="1"/>
        </w:rPr>
        <w:t xml:space="preserve"> </w:t>
      </w:r>
      <w:r>
        <w:t>knowledge of,</w:t>
      </w:r>
      <w:r>
        <w:rPr>
          <w:spacing w:val="3"/>
        </w:rPr>
        <w:t xml:space="preserve"> </w:t>
      </w:r>
      <w:r>
        <w:t>and</w:t>
      </w:r>
      <w:r>
        <w:rPr>
          <w:spacing w:val="2"/>
        </w:rPr>
        <w:t xml:space="preserve"> </w:t>
      </w:r>
      <w:r>
        <w:t>need</w:t>
      </w:r>
      <w:r>
        <w:rPr>
          <w:spacing w:val="5"/>
        </w:rPr>
        <w:t xml:space="preserve"> </w:t>
      </w:r>
      <w:r>
        <w:t>for</w:t>
      </w:r>
      <w:r>
        <w:rPr>
          <w:spacing w:val="2"/>
        </w:rPr>
        <w:t xml:space="preserve"> </w:t>
      </w:r>
      <w:r>
        <w:t>sustainable</w:t>
      </w:r>
      <w:r>
        <w:rPr>
          <w:spacing w:val="1"/>
        </w:rPr>
        <w:t xml:space="preserve"> </w:t>
      </w:r>
      <w:r>
        <w:t>development.</w:t>
      </w:r>
    </w:p>
    <w:p w14:paraId="1FCFAA46" w14:textId="2D16BC98" w:rsidR="005E563A" w:rsidRDefault="00892739">
      <w:pPr>
        <w:pStyle w:val="BodyText"/>
        <w:spacing w:before="2" w:line="360" w:lineRule="auto"/>
        <w:ind w:left="1681" w:right="970"/>
        <w:jc w:val="both"/>
      </w:pPr>
      <w:r w:rsidRPr="261640DB">
        <w:rPr>
          <w:b/>
          <w:bCs/>
        </w:rPr>
        <w:t>PO-8</w:t>
      </w:r>
      <w:r w:rsidRPr="261640DB">
        <w:rPr>
          <w:b/>
          <w:bCs/>
          <w:spacing w:val="1"/>
        </w:rPr>
        <w:t xml:space="preserve"> </w:t>
      </w:r>
      <w:r>
        <w:t>Ethics:</w:t>
      </w:r>
      <w:r>
        <w:rPr>
          <w:spacing w:val="1"/>
        </w:rPr>
        <w:t xml:space="preserve"> </w:t>
      </w:r>
      <w:r>
        <w:t>Apply</w:t>
      </w:r>
      <w:r>
        <w:rPr>
          <w:spacing w:val="1"/>
        </w:rPr>
        <w:t xml:space="preserve"> </w:t>
      </w:r>
      <w:r>
        <w:t>ethical</w:t>
      </w:r>
      <w:r>
        <w:rPr>
          <w:spacing w:val="1"/>
        </w:rPr>
        <w:t xml:space="preserve"> </w:t>
      </w:r>
      <w:r>
        <w:t>principles</w:t>
      </w:r>
      <w:r>
        <w:rPr>
          <w:spacing w:val="1"/>
        </w:rPr>
        <w:t xml:space="preserve"> </w:t>
      </w:r>
      <w:r>
        <w:t>and</w:t>
      </w:r>
      <w:r>
        <w:rPr>
          <w:spacing w:val="1"/>
        </w:rPr>
        <w:t xml:space="preserve"> </w:t>
      </w:r>
      <w:r>
        <w:t>commit</w:t>
      </w:r>
      <w:r>
        <w:rPr>
          <w:spacing w:val="1"/>
        </w:rPr>
        <w:t xml:space="preserve"> </w:t>
      </w:r>
      <w:r>
        <w:t>to</w:t>
      </w:r>
      <w:r>
        <w:rPr>
          <w:spacing w:val="1"/>
        </w:rPr>
        <w:t xml:space="preserve"> </w:t>
      </w:r>
      <w:r>
        <w:t>professional</w:t>
      </w:r>
      <w:r>
        <w:rPr>
          <w:spacing w:val="1"/>
        </w:rPr>
        <w:t xml:space="preserve"> </w:t>
      </w:r>
      <w:r>
        <w:t>ethics</w:t>
      </w:r>
      <w:r>
        <w:rPr>
          <w:spacing w:val="1"/>
        </w:rPr>
        <w:t xml:space="preserve"> </w:t>
      </w:r>
      <w:r>
        <w:t>and</w:t>
      </w:r>
      <w:r>
        <w:rPr>
          <w:spacing w:val="1"/>
        </w:rPr>
        <w:t xml:space="preserve"> </w:t>
      </w:r>
      <w:r>
        <w:t>responsibilities</w:t>
      </w:r>
      <w:r>
        <w:rPr>
          <w:spacing w:val="-1"/>
        </w:rPr>
        <w:t xml:space="preserve"> </w:t>
      </w:r>
      <w:r>
        <w:t>and</w:t>
      </w:r>
      <w:r>
        <w:rPr>
          <w:spacing w:val="5"/>
        </w:rPr>
        <w:t xml:space="preserve"> </w:t>
      </w:r>
      <w:r>
        <w:t>norms of</w:t>
      </w:r>
      <w:r>
        <w:rPr>
          <w:spacing w:val="-7"/>
        </w:rPr>
        <w:t xml:space="preserve"> </w:t>
      </w:r>
      <w:r>
        <w:t>engineering</w:t>
      </w:r>
      <w:r>
        <w:rPr>
          <w:spacing w:val="1"/>
        </w:rPr>
        <w:t xml:space="preserve"> </w:t>
      </w:r>
      <w:r>
        <w:t>practice.</w:t>
      </w:r>
    </w:p>
    <w:p w14:paraId="7CC40FE6" w14:textId="148A919D" w:rsidR="005E563A" w:rsidRDefault="00892739">
      <w:pPr>
        <w:pStyle w:val="BodyText"/>
        <w:spacing w:line="360" w:lineRule="auto"/>
        <w:ind w:left="1681" w:right="971"/>
        <w:jc w:val="both"/>
      </w:pPr>
      <w:r w:rsidRPr="261640DB">
        <w:rPr>
          <w:b/>
          <w:bCs/>
        </w:rPr>
        <w:t>PO-9</w:t>
      </w:r>
      <w:r w:rsidRPr="261640DB">
        <w:rPr>
          <w:b/>
          <w:bCs/>
          <w:spacing w:val="1"/>
        </w:rPr>
        <w:t xml:space="preserve"> </w:t>
      </w:r>
      <w:r>
        <w:t>Individual and Teamwork: Function effectively as an individual, and as a</w:t>
      </w:r>
      <w:r>
        <w:rPr>
          <w:spacing w:val="1"/>
        </w:rPr>
        <w:t xml:space="preserve"> </w:t>
      </w:r>
      <w:r>
        <w:t>member</w:t>
      </w:r>
      <w:r>
        <w:rPr>
          <w:spacing w:val="1"/>
        </w:rPr>
        <w:t xml:space="preserve"> </w:t>
      </w:r>
      <w:r>
        <w:t>or</w:t>
      </w:r>
      <w:r>
        <w:rPr>
          <w:spacing w:val="-2"/>
        </w:rPr>
        <w:t xml:space="preserve"> </w:t>
      </w:r>
      <w:r>
        <w:t>leader</w:t>
      </w:r>
      <w:r>
        <w:rPr>
          <w:spacing w:val="7"/>
        </w:rPr>
        <w:t xml:space="preserve"> </w:t>
      </w:r>
      <w:r>
        <w:t>in</w:t>
      </w:r>
      <w:r>
        <w:rPr>
          <w:spacing w:val="-5"/>
        </w:rPr>
        <w:t xml:space="preserve"> </w:t>
      </w:r>
      <w:r>
        <w:t>diverse teams,</w:t>
      </w:r>
      <w:r>
        <w:rPr>
          <w:spacing w:val="3"/>
        </w:rPr>
        <w:t xml:space="preserve"> </w:t>
      </w:r>
      <w:r>
        <w:t>and</w:t>
      </w:r>
      <w:r>
        <w:rPr>
          <w:spacing w:val="5"/>
        </w:rPr>
        <w:t xml:space="preserve"> </w:t>
      </w:r>
      <w:r>
        <w:t>in multidisciplinary</w:t>
      </w:r>
      <w:r>
        <w:rPr>
          <w:spacing w:val="-4"/>
        </w:rPr>
        <w:t xml:space="preserve"> </w:t>
      </w:r>
      <w:r>
        <w:t>settings.</w:t>
      </w:r>
    </w:p>
    <w:p w14:paraId="08A2EDE8" w14:textId="77777777" w:rsidR="005E563A" w:rsidRDefault="00892739">
      <w:pPr>
        <w:pStyle w:val="BodyText"/>
        <w:spacing w:line="360" w:lineRule="auto"/>
        <w:ind w:left="1681" w:right="960"/>
        <w:jc w:val="both"/>
      </w:pPr>
      <w:r>
        <w:rPr>
          <w:b/>
        </w:rPr>
        <w:t xml:space="preserve">PO-10 </w:t>
      </w:r>
      <w:r>
        <w:t>Communication: Communicate effectively on complex engineering activities</w:t>
      </w:r>
      <w:r>
        <w:rPr>
          <w:spacing w:val="1"/>
        </w:rPr>
        <w:t xml:space="preserve"> </w:t>
      </w:r>
      <w:r>
        <w:t>with the engineering community and with society at large, such as, being able to</w:t>
      </w:r>
      <w:r>
        <w:rPr>
          <w:spacing w:val="1"/>
        </w:rPr>
        <w:t xml:space="preserve"> </w:t>
      </w:r>
      <w:r>
        <w:t>comprehend and write effective reports and design documentation, make effective</w:t>
      </w:r>
      <w:r>
        <w:rPr>
          <w:spacing w:val="1"/>
        </w:rPr>
        <w:t xml:space="preserve"> </w:t>
      </w:r>
      <w:r>
        <w:t>presentations,</w:t>
      </w:r>
      <w:r>
        <w:rPr>
          <w:spacing w:val="3"/>
        </w:rPr>
        <w:t xml:space="preserve"> </w:t>
      </w:r>
      <w:r>
        <w:t>and</w:t>
      </w:r>
      <w:r>
        <w:rPr>
          <w:spacing w:val="1"/>
        </w:rPr>
        <w:t xml:space="preserve"> </w:t>
      </w:r>
      <w:r>
        <w:t>give and</w:t>
      </w:r>
      <w:r>
        <w:rPr>
          <w:spacing w:val="1"/>
        </w:rPr>
        <w:t xml:space="preserve"> </w:t>
      </w:r>
      <w:r>
        <w:t>receive</w:t>
      </w:r>
      <w:r>
        <w:rPr>
          <w:spacing w:val="1"/>
        </w:rPr>
        <w:t xml:space="preserve"> </w:t>
      </w:r>
      <w:r>
        <w:t>clear</w:t>
      </w:r>
      <w:r>
        <w:rPr>
          <w:spacing w:val="7"/>
        </w:rPr>
        <w:t xml:space="preserve"> </w:t>
      </w:r>
      <w:r>
        <w:t>instructions.</w:t>
      </w:r>
    </w:p>
    <w:p w14:paraId="6D8DA0CA" w14:textId="77777777" w:rsidR="005E563A" w:rsidRDefault="00892739">
      <w:pPr>
        <w:pStyle w:val="BodyText"/>
        <w:spacing w:before="1" w:line="360" w:lineRule="auto"/>
        <w:ind w:left="1681" w:right="956"/>
        <w:jc w:val="both"/>
      </w:pPr>
      <w:r>
        <w:rPr>
          <w:b/>
        </w:rPr>
        <w:t xml:space="preserve">PO-11 </w:t>
      </w:r>
      <w:r>
        <w:t>Project Management and Finance: Demonstrate knowledge and understanding</w:t>
      </w:r>
      <w:r>
        <w:rPr>
          <w:spacing w:val="1"/>
        </w:rPr>
        <w:t xml:space="preserve"> </w:t>
      </w:r>
      <w:r>
        <w:t>of</w:t>
      </w:r>
      <w:r>
        <w:rPr>
          <w:spacing w:val="-10"/>
        </w:rPr>
        <w:t xml:space="preserve"> </w:t>
      </w:r>
      <w:r>
        <w:t>the</w:t>
      </w:r>
      <w:r>
        <w:rPr>
          <w:spacing w:val="-3"/>
        </w:rPr>
        <w:t xml:space="preserve"> </w:t>
      </w:r>
      <w:r>
        <w:t>engineering</w:t>
      </w:r>
      <w:r>
        <w:rPr>
          <w:spacing w:val="-2"/>
        </w:rPr>
        <w:t xml:space="preserve"> </w:t>
      </w:r>
      <w:r>
        <w:t>and</w:t>
      </w:r>
      <w:r>
        <w:rPr>
          <w:spacing w:val="1"/>
        </w:rPr>
        <w:t xml:space="preserve"> </w:t>
      </w:r>
      <w:r>
        <w:t>management</w:t>
      </w:r>
      <w:r>
        <w:rPr>
          <w:spacing w:val="3"/>
        </w:rPr>
        <w:t xml:space="preserve"> </w:t>
      </w:r>
      <w:r>
        <w:t>principles</w:t>
      </w:r>
      <w:r>
        <w:rPr>
          <w:spacing w:val="-5"/>
        </w:rPr>
        <w:t xml:space="preserve"> </w:t>
      </w:r>
      <w:r>
        <w:t>and</w:t>
      </w:r>
      <w:r>
        <w:rPr>
          <w:spacing w:val="-2"/>
        </w:rPr>
        <w:t xml:space="preserve"> </w:t>
      </w:r>
      <w:r>
        <w:t>apply</w:t>
      </w:r>
      <w:r>
        <w:rPr>
          <w:spacing w:val="-12"/>
        </w:rPr>
        <w:t xml:space="preserve"> </w:t>
      </w:r>
      <w:r>
        <w:t>these</w:t>
      </w:r>
      <w:r>
        <w:rPr>
          <w:spacing w:val="-3"/>
        </w:rPr>
        <w:t xml:space="preserve"> </w:t>
      </w:r>
      <w:r>
        <w:t>to</w:t>
      </w:r>
      <w:r>
        <w:rPr>
          <w:spacing w:val="-6"/>
        </w:rPr>
        <w:t xml:space="preserve"> </w:t>
      </w:r>
      <w:r>
        <w:t>one’s</w:t>
      </w:r>
      <w:r>
        <w:rPr>
          <w:spacing w:val="-5"/>
        </w:rPr>
        <w:t xml:space="preserve"> </w:t>
      </w:r>
      <w:r>
        <w:t>own</w:t>
      </w:r>
      <w:r>
        <w:rPr>
          <w:spacing w:val="-8"/>
        </w:rPr>
        <w:t xml:space="preserve"> </w:t>
      </w:r>
      <w:r>
        <w:t>work,</w:t>
      </w:r>
      <w:r>
        <w:rPr>
          <w:spacing w:val="-5"/>
        </w:rPr>
        <w:t xml:space="preserve"> </w:t>
      </w:r>
      <w:r>
        <w:t>as</w:t>
      </w:r>
      <w:r>
        <w:rPr>
          <w:spacing w:val="-5"/>
        </w:rPr>
        <w:t xml:space="preserve"> </w:t>
      </w:r>
      <w:r>
        <w:t>a</w:t>
      </w:r>
      <w:r>
        <w:rPr>
          <w:spacing w:val="-57"/>
        </w:rPr>
        <w:t xml:space="preserve"> </w:t>
      </w:r>
      <w:r>
        <w:t>member</w:t>
      </w:r>
      <w:r>
        <w:rPr>
          <w:spacing w:val="1"/>
        </w:rPr>
        <w:t xml:space="preserve"> </w:t>
      </w:r>
      <w:r>
        <w:t>and</w:t>
      </w:r>
      <w:r>
        <w:rPr>
          <w:spacing w:val="1"/>
        </w:rPr>
        <w:t xml:space="preserve"> </w:t>
      </w:r>
      <w:r>
        <w:t>leader</w:t>
      </w:r>
      <w:r>
        <w:rPr>
          <w:spacing w:val="1"/>
        </w:rPr>
        <w:t xml:space="preserve"> </w:t>
      </w:r>
      <w:r>
        <w:t>in</w:t>
      </w:r>
      <w:r>
        <w:rPr>
          <w:spacing w:val="1"/>
        </w:rPr>
        <w:t xml:space="preserve"> </w:t>
      </w:r>
      <w:r>
        <w:t>a</w:t>
      </w:r>
      <w:r>
        <w:rPr>
          <w:spacing w:val="1"/>
        </w:rPr>
        <w:t xml:space="preserve"> </w:t>
      </w:r>
      <w:r>
        <w:t>team,</w:t>
      </w:r>
      <w:r>
        <w:rPr>
          <w:spacing w:val="1"/>
        </w:rPr>
        <w:t xml:space="preserve"> </w:t>
      </w:r>
      <w:r>
        <w:t>to</w:t>
      </w:r>
      <w:r>
        <w:rPr>
          <w:spacing w:val="1"/>
        </w:rPr>
        <w:t xml:space="preserve"> </w:t>
      </w:r>
      <w:r>
        <w:t>manage</w:t>
      </w:r>
      <w:r>
        <w:rPr>
          <w:spacing w:val="1"/>
        </w:rPr>
        <w:t xml:space="preserve"> </w:t>
      </w:r>
      <w:r>
        <w:t>projects</w:t>
      </w:r>
      <w:r>
        <w:rPr>
          <w:spacing w:val="1"/>
        </w:rPr>
        <w:t xml:space="preserve"> </w:t>
      </w:r>
      <w:r>
        <w:t>and</w:t>
      </w:r>
      <w:r>
        <w:rPr>
          <w:spacing w:val="1"/>
        </w:rPr>
        <w:t xml:space="preserve"> </w:t>
      </w:r>
      <w:r>
        <w:t>in</w:t>
      </w:r>
      <w:r>
        <w:rPr>
          <w:spacing w:val="1"/>
        </w:rPr>
        <w:t xml:space="preserve"> </w:t>
      </w:r>
      <w:r>
        <w:t>multidisciplinary</w:t>
      </w:r>
      <w:r>
        <w:rPr>
          <w:spacing w:val="1"/>
        </w:rPr>
        <w:t xml:space="preserve"> </w:t>
      </w:r>
      <w:r>
        <w:t>environments.</w:t>
      </w:r>
    </w:p>
    <w:p w14:paraId="6D5E5878" w14:textId="5319BC57" w:rsidR="005E563A" w:rsidRDefault="00892739">
      <w:pPr>
        <w:pStyle w:val="BodyText"/>
        <w:spacing w:line="360" w:lineRule="auto"/>
        <w:ind w:left="1681" w:right="954"/>
        <w:jc w:val="both"/>
      </w:pPr>
      <w:r w:rsidRPr="261640DB">
        <w:rPr>
          <w:b/>
          <w:bCs/>
        </w:rPr>
        <w:t xml:space="preserve">PO-12 </w:t>
      </w:r>
      <w:r>
        <w:t>Life-Long Learning: Recognize the need for and have the preparation and</w:t>
      </w:r>
      <w:r>
        <w:rPr>
          <w:spacing w:val="1"/>
        </w:rPr>
        <w:t xml:space="preserve"> </w:t>
      </w:r>
      <w:r>
        <w:t>ability to engage in independent and life-long learning in the broadest context of</w:t>
      </w:r>
      <w:r>
        <w:rPr>
          <w:spacing w:val="1"/>
        </w:rPr>
        <w:t xml:space="preserve"> </w:t>
      </w:r>
      <w:r>
        <w:t>technological</w:t>
      </w:r>
      <w:r>
        <w:rPr>
          <w:spacing w:val="-4"/>
        </w:rPr>
        <w:t xml:space="preserve"> </w:t>
      </w:r>
      <w:r>
        <w:t>change.</w:t>
      </w:r>
    </w:p>
    <w:p w14:paraId="5774F3CC" w14:textId="77777777" w:rsidR="005E563A" w:rsidRDefault="005E563A">
      <w:pPr>
        <w:spacing w:line="360" w:lineRule="auto"/>
        <w:jc w:val="both"/>
        <w:sectPr w:rsidR="005E563A" w:rsidSect="00C65A78">
          <w:headerReference w:type="default" r:id="rId22"/>
          <w:footerReference w:type="default" r:id="rId23"/>
          <w:pgSz w:w="11910" w:h="16840"/>
          <w:pgMar w:top="1340" w:right="477" w:bottom="280" w:left="480" w:header="720" w:footer="720" w:gutter="0"/>
          <w:cols w:space="720"/>
        </w:sectPr>
      </w:pPr>
    </w:p>
    <w:p w14:paraId="5957C879" w14:textId="77121DB2" w:rsidR="005E563A" w:rsidRDefault="07FB729A" w:rsidP="07FB729A">
      <w:pPr>
        <w:spacing w:before="61"/>
        <w:ind w:left="4562"/>
        <w:rPr>
          <w:b/>
          <w:bCs/>
          <w:sz w:val="32"/>
          <w:szCs w:val="32"/>
        </w:rPr>
      </w:pPr>
      <w:r w:rsidRPr="07FB729A">
        <w:rPr>
          <w:b/>
          <w:bCs/>
          <w:sz w:val="32"/>
          <w:szCs w:val="32"/>
        </w:rPr>
        <w:lastRenderedPageBreak/>
        <w:t>ABSTRACT</w:t>
      </w:r>
    </w:p>
    <w:p w14:paraId="5CBED017" w14:textId="0F64C0FC" w:rsidR="07FB729A" w:rsidRDefault="07FB729A" w:rsidP="07FB729A">
      <w:pPr>
        <w:spacing w:before="61"/>
        <w:ind w:left="4562"/>
        <w:rPr>
          <w:b/>
          <w:bCs/>
          <w:sz w:val="32"/>
          <w:szCs w:val="32"/>
        </w:rPr>
      </w:pPr>
    </w:p>
    <w:p w14:paraId="3EF4503C" w14:textId="68B8B175" w:rsidR="005E563A" w:rsidRPr="00675221" w:rsidRDefault="07FB729A" w:rsidP="07FB729A">
      <w:pPr>
        <w:pStyle w:val="BodyText"/>
        <w:spacing w:before="2"/>
        <w:jc w:val="both"/>
      </w:pPr>
      <w:r>
        <w:t xml:space="preserve"> Customer churn prediction has gathered greater interest in business, especially in the telecommunications industries. Many authors have presented different versions of the churn prediction models greatly based on the data mining concepts employing machine learning and meta-heuristic algorithms. The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to have a deeper understanding of the customer churn and it shows that most accurate churn prediction is given by the hybrid models rather than single algorithms so that telecom industries become aware of the needs of high-risk customers and enhance their services to overturn the churn decision.</w:t>
      </w:r>
    </w:p>
    <w:p w14:paraId="3FFDBCC2" w14:textId="42AF85DB" w:rsidR="07FB729A" w:rsidRDefault="07FB729A" w:rsidP="07FB729A">
      <w:pPr>
        <w:pStyle w:val="Heading8"/>
      </w:pPr>
    </w:p>
    <w:p w14:paraId="2AD8E14C" w14:textId="13C026F7" w:rsidR="005E563A" w:rsidRDefault="07FB729A" w:rsidP="07FB729A">
      <w:pPr>
        <w:pStyle w:val="Heading8"/>
        <w:spacing w:before="5"/>
        <w:ind w:left="0"/>
        <w:rPr>
          <w:b w:val="0"/>
          <w:bCs w:val="0"/>
        </w:rPr>
      </w:pPr>
      <w:r>
        <w:t>Keywords</w:t>
      </w:r>
      <w:r>
        <w:rPr>
          <w:b w:val="0"/>
          <w:bCs w:val="0"/>
        </w:rPr>
        <w:t xml:space="preserve">- </w:t>
      </w:r>
      <w:proofErr w:type="spellStart"/>
      <w:r>
        <w:rPr>
          <w:b w:val="0"/>
          <w:bCs w:val="0"/>
        </w:rPr>
        <w:t>Telecome</w:t>
      </w:r>
      <w:proofErr w:type="spellEnd"/>
      <w:r>
        <w:rPr>
          <w:b w:val="0"/>
          <w:bCs w:val="0"/>
        </w:rPr>
        <w:t xml:space="preserve"> Retention, Churn </w:t>
      </w:r>
      <w:proofErr w:type="gramStart"/>
      <w:r>
        <w:rPr>
          <w:b w:val="0"/>
          <w:bCs w:val="0"/>
        </w:rPr>
        <w:t>Analysis ,</w:t>
      </w:r>
      <w:proofErr w:type="gramEnd"/>
      <w:r>
        <w:rPr>
          <w:b w:val="0"/>
          <w:bCs w:val="0"/>
        </w:rPr>
        <w:t xml:space="preserve"> Exploratory Data Analysis, </w:t>
      </w:r>
      <w:proofErr w:type="spellStart"/>
      <w:r>
        <w:rPr>
          <w:b w:val="0"/>
          <w:bCs w:val="0"/>
        </w:rPr>
        <w:t>Telecustomer</w:t>
      </w:r>
      <w:proofErr w:type="spellEnd"/>
      <w:r>
        <w:rPr>
          <w:b w:val="0"/>
          <w:bCs w:val="0"/>
        </w:rPr>
        <w:t xml:space="preserve"> Dataset</w:t>
      </w:r>
    </w:p>
    <w:p w14:paraId="755B39D0" w14:textId="4D6E6E66" w:rsidR="07FB729A" w:rsidRDefault="07FB729A" w:rsidP="07FB729A">
      <w:pPr>
        <w:pStyle w:val="Heading8"/>
        <w:rPr>
          <w:b w:val="0"/>
          <w:bCs w:val="0"/>
        </w:rPr>
      </w:pPr>
    </w:p>
    <w:p w14:paraId="7801B9FB" w14:textId="77777777" w:rsidR="005E563A" w:rsidRDefault="005E563A">
      <w:pPr>
        <w:pStyle w:val="BodyText"/>
        <w:spacing w:before="4"/>
        <w:rPr>
          <w:sz w:val="34"/>
        </w:rPr>
      </w:pPr>
    </w:p>
    <w:p w14:paraId="7548CCD7" w14:textId="77777777" w:rsidR="005E563A" w:rsidRDefault="07FB729A" w:rsidP="07FB729A">
      <w:pPr>
        <w:pStyle w:val="Heading8"/>
        <w:ind w:left="0"/>
      </w:pPr>
      <w:r>
        <w:t>Outcomes:</w:t>
      </w:r>
    </w:p>
    <w:p w14:paraId="04E73B49" w14:textId="1C58BF3C" w:rsidR="005E563A" w:rsidRDefault="00892739" w:rsidP="07FB729A">
      <w:pPr>
        <w:spacing w:before="137" w:line="360" w:lineRule="auto"/>
        <w:ind w:right="979"/>
        <w:rPr>
          <w:sz w:val="24"/>
          <w:szCs w:val="24"/>
        </w:rPr>
      </w:pPr>
      <w:r w:rsidRPr="261640DB">
        <w:rPr>
          <w:sz w:val="24"/>
          <w:szCs w:val="24"/>
        </w:rPr>
        <w:t xml:space="preserve">      Our project titled </w:t>
      </w:r>
      <w:proofErr w:type="gramStart"/>
      <w:r w:rsidRPr="07FB729A">
        <w:rPr>
          <w:b/>
          <w:bCs/>
          <w:i/>
          <w:iCs/>
          <w:sz w:val="28"/>
          <w:szCs w:val="28"/>
        </w:rPr>
        <w:t xml:space="preserve">“ </w:t>
      </w:r>
      <w:r w:rsidR="07FB729A" w:rsidRPr="07FB729A">
        <w:rPr>
          <w:b/>
          <w:bCs/>
          <w:i/>
          <w:iCs/>
          <w:sz w:val="28"/>
          <w:szCs w:val="28"/>
        </w:rPr>
        <w:t>customer</w:t>
      </w:r>
      <w:proofErr w:type="gramEnd"/>
      <w:r w:rsidR="07FB729A" w:rsidRPr="07FB729A">
        <w:rPr>
          <w:b/>
          <w:bCs/>
          <w:i/>
          <w:iCs/>
          <w:sz w:val="28"/>
          <w:szCs w:val="28"/>
        </w:rPr>
        <w:t xml:space="preserve"> churn prediction</w:t>
      </w:r>
      <w:r w:rsidRPr="07FB729A">
        <w:rPr>
          <w:b/>
          <w:bCs/>
          <w:i/>
          <w:iCs/>
          <w:sz w:val="28"/>
          <w:szCs w:val="28"/>
        </w:rPr>
        <w:t xml:space="preserve"> </w:t>
      </w:r>
      <w:r w:rsidRPr="07FB729A">
        <w:rPr>
          <w:b/>
          <w:bCs/>
          <w:sz w:val="28"/>
          <w:szCs w:val="28"/>
        </w:rPr>
        <w:t>”</w:t>
      </w:r>
      <w:r w:rsidRPr="07FB729A">
        <w:rPr>
          <w:i/>
          <w:iCs/>
          <w:spacing w:val="1"/>
          <w:sz w:val="28"/>
          <w:szCs w:val="28"/>
        </w:rPr>
        <w:t xml:space="preserve"> </w:t>
      </w:r>
      <w:r w:rsidRPr="261640DB">
        <w:rPr>
          <w:sz w:val="24"/>
          <w:szCs w:val="24"/>
        </w:rPr>
        <w:t>is</w:t>
      </w:r>
      <w:r w:rsidRPr="261640DB">
        <w:rPr>
          <w:spacing w:val="-57"/>
          <w:sz w:val="24"/>
          <w:szCs w:val="24"/>
        </w:rPr>
        <w:t xml:space="preserve"> </w:t>
      </w:r>
      <w:r w:rsidRPr="261640DB">
        <w:rPr>
          <w:sz w:val="24"/>
          <w:szCs w:val="24"/>
        </w:rPr>
        <w:t>mapped</w:t>
      </w:r>
      <w:r w:rsidRPr="261640DB">
        <w:rPr>
          <w:spacing w:val="1"/>
          <w:sz w:val="24"/>
          <w:szCs w:val="24"/>
        </w:rPr>
        <w:t xml:space="preserve"> </w:t>
      </w:r>
      <w:r w:rsidRPr="261640DB">
        <w:rPr>
          <w:sz w:val="24"/>
          <w:szCs w:val="24"/>
        </w:rPr>
        <w:t>with</w:t>
      </w:r>
      <w:r w:rsidRPr="261640DB">
        <w:rPr>
          <w:spacing w:val="-3"/>
          <w:sz w:val="24"/>
          <w:szCs w:val="24"/>
        </w:rPr>
        <w:t xml:space="preserve"> </w:t>
      </w:r>
      <w:r w:rsidRPr="261640DB">
        <w:rPr>
          <w:sz w:val="24"/>
          <w:szCs w:val="24"/>
        </w:rPr>
        <w:t>the</w:t>
      </w:r>
      <w:r w:rsidRPr="261640DB">
        <w:rPr>
          <w:spacing w:val="1"/>
          <w:sz w:val="24"/>
          <w:szCs w:val="24"/>
        </w:rPr>
        <w:t xml:space="preserve"> </w:t>
      </w:r>
      <w:r w:rsidRPr="261640DB">
        <w:rPr>
          <w:sz w:val="24"/>
          <w:szCs w:val="24"/>
        </w:rPr>
        <w:t>following</w:t>
      </w:r>
      <w:r w:rsidRPr="261640DB">
        <w:rPr>
          <w:spacing w:val="1"/>
          <w:sz w:val="24"/>
          <w:szCs w:val="24"/>
        </w:rPr>
        <w:t xml:space="preserve"> </w:t>
      </w:r>
      <w:r w:rsidRPr="261640DB">
        <w:rPr>
          <w:sz w:val="24"/>
          <w:szCs w:val="24"/>
        </w:rPr>
        <w:t>outcomes:</w:t>
      </w:r>
    </w:p>
    <w:p w14:paraId="35DA17A4" w14:textId="77777777" w:rsidR="005E563A" w:rsidRDefault="005E563A">
      <w:pPr>
        <w:pStyle w:val="BodyText"/>
        <w:rPr>
          <w:sz w:val="26"/>
        </w:rPr>
      </w:pPr>
    </w:p>
    <w:p w14:paraId="0AC9CA4B" w14:textId="77777777" w:rsidR="005E563A" w:rsidRDefault="005E563A">
      <w:pPr>
        <w:pStyle w:val="BodyText"/>
        <w:rPr>
          <w:sz w:val="26"/>
        </w:rPr>
      </w:pPr>
    </w:p>
    <w:p w14:paraId="7A625F4E" w14:textId="021BD1E8" w:rsidR="005E563A" w:rsidRDefault="00892739" w:rsidP="07FB729A">
      <w:pPr>
        <w:tabs>
          <w:tab w:val="left" w:pos="3966"/>
          <w:tab w:val="left" w:pos="4561"/>
        </w:tabs>
        <w:spacing w:before="221"/>
        <w:rPr>
          <w:rFonts w:ascii="Calibri"/>
          <w:sz w:val="24"/>
          <w:szCs w:val="24"/>
        </w:rPr>
      </w:pPr>
      <w:r w:rsidRPr="07FB729A">
        <w:rPr>
          <w:b/>
          <w:bCs/>
          <w:sz w:val="24"/>
          <w:szCs w:val="24"/>
        </w:rPr>
        <w:t xml:space="preserve">  Program</w:t>
      </w:r>
      <w:r w:rsidRPr="07FB729A">
        <w:rPr>
          <w:b/>
          <w:bCs/>
          <w:spacing w:val="-4"/>
          <w:sz w:val="24"/>
          <w:szCs w:val="24"/>
        </w:rPr>
        <w:t xml:space="preserve"> </w:t>
      </w:r>
      <w:r w:rsidRPr="07FB729A">
        <w:rPr>
          <w:b/>
          <w:bCs/>
          <w:sz w:val="24"/>
          <w:szCs w:val="24"/>
        </w:rPr>
        <w:t xml:space="preserve">Outcomes                </w:t>
      </w:r>
      <w:proofErr w:type="gramStart"/>
      <w:r w:rsidRPr="07FB729A">
        <w:rPr>
          <w:b/>
          <w:bCs/>
          <w:sz w:val="24"/>
          <w:szCs w:val="24"/>
        </w:rPr>
        <w:t xml:space="preserve">  :</w:t>
      </w:r>
      <w:proofErr w:type="gramEnd"/>
      <w:r>
        <w:rPr>
          <w:b/>
          <w:sz w:val="24"/>
        </w:rPr>
        <w:tab/>
      </w:r>
      <w:r w:rsidRPr="07FB729A">
        <w:rPr>
          <w:sz w:val="24"/>
          <w:szCs w:val="24"/>
        </w:rPr>
        <w:t>PO1,</w:t>
      </w:r>
      <w:r w:rsidRPr="07FB729A">
        <w:rPr>
          <w:spacing w:val="1"/>
          <w:sz w:val="24"/>
          <w:szCs w:val="24"/>
        </w:rPr>
        <w:t xml:space="preserve"> </w:t>
      </w:r>
      <w:r w:rsidRPr="07FB729A">
        <w:rPr>
          <w:sz w:val="24"/>
          <w:szCs w:val="24"/>
        </w:rPr>
        <w:t>PO2,</w:t>
      </w:r>
      <w:r w:rsidRPr="07FB729A">
        <w:rPr>
          <w:spacing w:val="2"/>
          <w:sz w:val="24"/>
          <w:szCs w:val="24"/>
        </w:rPr>
        <w:t xml:space="preserve"> </w:t>
      </w:r>
      <w:r w:rsidRPr="07FB729A">
        <w:rPr>
          <w:sz w:val="24"/>
          <w:szCs w:val="24"/>
        </w:rPr>
        <w:t>PO3,</w:t>
      </w:r>
      <w:r w:rsidRPr="07FB729A">
        <w:rPr>
          <w:spacing w:val="-3"/>
          <w:sz w:val="24"/>
          <w:szCs w:val="24"/>
        </w:rPr>
        <w:t xml:space="preserve"> </w:t>
      </w:r>
      <w:r w:rsidRPr="07FB729A">
        <w:rPr>
          <w:sz w:val="24"/>
          <w:szCs w:val="24"/>
        </w:rPr>
        <w:t>PO4,</w:t>
      </w:r>
      <w:r w:rsidRPr="07FB729A">
        <w:rPr>
          <w:spacing w:val="-3"/>
          <w:sz w:val="24"/>
          <w:szCs w:val="24"/>
        </w:rPr>
        <w:t xml:space="preserve"> </w:t>
      </w:r>
      <w:r w:rsidRPr="07FB729A">
        <w:rPr>
          <w:sz w:val="24"/>
          <w:szCs w:val="24"/>
        </w:rPr>
        <w:t>PO5,</w:t>
      </w:r>
      <w:r w:rsidRPr="07FB729A">
        <w:rPr>
          <w:spacing w:val="-3"/>
          <w:sz w:val="24"/>
          <w:szCs w:val="24"/>
        </w:rPr>
        <w:t xml:space="preserve"> </w:t>
      </w:r>
      <w:r w:rsidRPr="07FB729A">
        <w:rPr>
          <w:sz w:val="24"/>
          <w:szCs w:val="24"/>
        </w:rPr>
        <w:t>PO6,</w:t>
      </w:r>
      <w:r w:rsidRPr="07FB729A">
        <w:rPr>
          <w:spacing w:val="2"/>
          <w:sz w:val="24"/>
          <w:szCs w:val="24"/>
        </w:rPr>
        <w:t xml:space="preserve"> </w:t>
      </w:r>
      <w:r w:rsidRPr="07FB729A">
        <w:rPr>
          <w:rFonts w:ascii="Calibri"/>
          <w:sz w:val="24"/>
          <w:szCs w:val="24"/>
        </w:rPr>
        <w:t>PO7,</w:t>
      </w:r>
      <w:r w:rsidRPr="07FB729A">
        <w:rPr>
          <w:rFonts w:ascii="Calibri"/>
          <w:spacing w:val="-5"/>
          <w:sz w:val="24"/>
          <w:szCs w:val="24"/>
        </w:rPr>
        <w:t xml:space="preserve"> </w:t>
      </w:r>
      <w:r w:rsidRPr="07FB729A">
        <w:rPr>
          <w:rFonts w:ascii="Calibri"/>
          <w:sz w:val="24"/>
          <w:szCs w:val="24"/>
        </w:rPr>
        <w:t>PO8,</w:t>
      </w:r>
    </w:p>
    <w:p w14:paraId="2AEF3F27" w14:textId="77777777" w:rsidR="005E563A" w:rsidRDefault="005E563A">
      <w:pPr>
        <w:pStyle w:val="BodyText"/>
        <w:spacing w:before="4"/>
        <w:rPr>
          <w:rFonts w:ascii="Calibri"/>
          <w:sz w:val="28"/>
        </w:rPr>
      </w:pPr>
    </w:p>
    <w:p w14:paraId="375692E9" w14:textId="77777777" w:rsidR="005E563A" w:rsidRDefault="00892739">
      <w:pPr>
        <w:pStyle w:val="BodyText"/>
        <w:ind w:left="4562"/>
      </w:pPr>
      <w:r>
        <w:t>PO9,</w:t>
      </w:r>
      <w:r>
        <w:rPr>
          <w:spacing w:val="-7"/>
        </w:rPr>
        <w:t xml:space="preserve"> </w:t>
      </w:r>
      <w:r>
        <w:rPr>
          <w:rFonts w:ascii="Calibri"/>
        </w:rPr>
        <w:t>PO10,</w:t>
      </w:r>
      <w:r>
        <w:rPr>
          <w:rFonts w:ascii="Calibri"/>
          <w:spacing w:val="5"/>
        </w:rPr>
        <w:t xml:space="preserve"> </w:t>
      </w:r>
      <w:r>
        <w:t>PO11,</w:t>
      </w:r>
      <w:r>
        <w:rPr>
          <w:spacing w:val="2"/>
        </w:rPr>
        <w:t xml:space="preserve"> </w:t>
      </w:r>
      <w:r>
        <w:t>PO12</w:t>
      </w:r>
    </w:p>
    <w:p w14:paraId="0F4EC306" w14:textId="77777777" w:rsidR="005E563A" w:rsidRDefault="005E563A">
      <w:pPr>
        <w:pStyle w:val="BodyText"/>
        <w:rPr>
          <w:sz w:val="26"/>
        </w:rPr>
      </w:pPr>
    </w:p>
    <w:p w14:paraId="5B9C7081" w14:textId="77777777" w:rsidR="005E563A" w:rsidRDefault="005E563A">
      <w:pPr>
        <w:pStyle w:val="BodyText"/>
        <w:rPr>
          <w:sz w:val="26"/>
        </w:rPr>
      </w:pPr>
    </w:p>
    <w:p w14:paraId="1B94EEF7" w14:textId="77777777" w:rsidR="005E563A" w:rsidRDefault="005E563A">
      <w:pPr>
        <w:pStyle w:val="BodyText"/>
        <w:spacing w:before="1"/>
        <w:rPr>
          <w:sz w:val="31"/>
        </w:rPr>
      </w:pPr>
    </w:p>
    <w:p w14:paraId="3BA03500" w14:textId="4DC2D169" w:rsidR="005E563A" w:rsidRDefault="00892739" w:rsidP="07FB729A">
      <w:pPr>
        <w:tabs>
          <w:tab w:val="left" w:pos="4561"/>
        </w:tabs>
        <w:rPr>
          <w:sz w:val="24"/>
          <w:szCs w:val="24"/>
        </w:rPr>
      </w:pPr>
      <w:r w:rsidRPr="07FB729A">
        <w:rPr>
          <w:b/>
          <w:bCs/>
          <w:sz w:val="24"/>
          <w:szCs w:val="24"/>
        </w:rPr>
        <w:t>Program</w:t>
      </w:r>
      <w:r w:rsidRPr="07FB729A">
        <w:rPr>
          <w:b/>
          <w:bCs/>
          <w:spacing w:val="-3"/>
          <w:sz w:val="24"/>
          <w:szCs w:val="24"/>
        </w:rPr>
        <w:t xml:space="preserve"> </w:t>
      </w:r>
      <w:r w:rsidRPr="07FB729A">
        <w:rPr>
          <w:b/>
          <w:bCs/>
          <w:sz w:val="24"/>
          <w:szCs w:val="24"/>
        </w:rPr>
        <w:t>Specific</w:t>
      </w:r>
      <w:r w:rsidRPr="07FB729A">
        <w:rPr>
          <w:b/>
          <w:bCs/>
          <w:spacing w:val="-1"/>
          <w:sz w:val="24"/>
          <w:szCs w:val="24"/>
        </w:rPr>
        <w:t xml:space="preserve"> </w:t>
      </w:r>
      <w:r w:rsidRPr="07FB729A">
        <w:rPr>
          <w:b/>
          <w:bCs/>
          <w:sz w:val="24"/>
          <w:szCs w:val="24"/>
        </w:rPr>
        <w:t xml:space="preserve">Outcomes   </w:t>
      </w:r>
      <w:proofErr w:type="gramStart"/>
      <w:r w:rsidRPr="07FB729A">
        <w:rPr>
          <w:b/>
          <w:bCs/>
          <w:sz w:val="24"/>
          <w:szCs w:val="24"/>
        </w:rPr>
        <w:t xml:space="preserve">  :</w:t>
      </w:r>
      <w:proofErr w:type="gramEnd"/>
      <w:r>
        <w:rPr>
          <w:b/>
          <w:sz w:val="24"/>
        </w:rPr>
        <w:tab/>
      </w:r>
      <w:r w:rsidRPr="07FB729A">
        <w:rPr>
          <w:sz w:val="24"/>
          <w:szCs w:val="24"/>
        </w:rPr>
        <w:t>PSO1,</w:t>
      </w:r>
      <w:r w:rsidRPr="07FB729A">
        <w:rPr>
          <w:spacing w:val="2"/>
          <w:sz w:val="24"/>
          <w:szCs w:val="24"/>
        </w:rPr>
        <w:t xml:space="preserve"> </w:t>
      </w:r>
      <w:r w:rsidRPr="07FB729A">
        <w:rPr>
          <w:sz w:val="24"/>
          <w:szCs w:val="24"/>
        </w:rPr>
        <w:t>PSO2,</w:t>
      </w:r>
      <w:r w:rsidRPr="07FB729A">
        <w:rPr>
          <w:spacing w:val="-2"/>
          <w:sz w:val="24"/>
          <w:szCs w:val="24"/>
        </w:rPr>
        <w:t xml:space="preserve"> </w:t>
      </w:r>
      <w:r w:rsidRPr="07FB729A">
        <w:rPr>
          <w:sz w:val="24"/>
          <w:szCs w:val="24"/>
        </w:rPr>
        <w:t>PSO3.</w:t>
      </w:r>
    </w:p>
    <w:p w14:paraId="0C1E0E7B" w14:textId="77777777" w:rsidR="005E563A" w:rsidRDefault="005E563A">
      <w:pPr>
        <w:rPr>
          <w:sz w:val="24"/>
        </w:rPr>
        <w:sectPr w:rsidR="005E563A" w:rsidSect="00C65A78">
          <w:headerReference w:type="default" r:id="rId24"/>
          <w:footerReference w:type="default" r:id="rId25"/>
          <w:pgSz w:w="11910" w:h="16840"/>
          <w:pgMar w:top="1360" w:right="477" w:bottom="280" w:left="480" w:header="720" w:footer="720" w:gutter="0"/>
          <w:cols w:space="720"/>
        </w:sectPr>
      </w:pPr>
    </w:p>
    <w:p w14:paraId="781E311D" w14:textId="77777777" w:rsidR="005E563A" w:rsidRDefault="005E563A">
      <w:pPr>
        <w:pStyle w:val="BodyText"/>
        <w:rPr>
          <w:sz w:val="20"/>
        </w:rPr>
      </w:pPr>
    </w:p>
    <w:p w14:paraId="394F1AB9" w14:textId="77777777" w:rsidR="005E563A" w:rsidRDefault="005E563A">
      <w:pPr>
        <w:pStyle w:val="BodyText"/>
        <w:rPr>
          <w:sz w:val="20"/>
        </w:rPr>
      </w:pPr>
    </w:p>
    <w:p w14:paraId="2AC10858" w14:textId="77777777" w:rsidR="005E563A" w:rsidRDefault="005E563A">
      <w:pPr>
        <w:pStyle w:val="BodyText"/>
        <w:spacing w:before="5"/>
        <w:rPr>
          <w:sz w:val="22"/>
        </w:rPr>
      </w:pPr>
    </w:p>
    <w:p w14:paraId="4A69E957" w14:textId="77777777" w:rsidR="005E563A" w:rsidRDefault="00892739">
      <w:pPr>
        <w:spacing w:before="87"/>
        <w:ind w:left="1004" w:right="1438"/>
        <w:jc w:val="center"/>
        <w:rPr>
          <w:b/>
          <w:sz w:val="28"/>
        </w:rPr>
      </w:pPr>
      <w:r>
        <w:rPr>
          <w:b/>
          <w:sz w:val="28"/>
        </w:rPr>
        <w:t>LIST</w:t>
      </w:r>
      <w:r>
        <w:rPr>
          <w:b/>
          <w:spacing w:val="-2"/>
          <w:sz w:val="28"/>
        </w:rPr>
        <w:t xml:space="preserve"> </w:t>
      </w:r>
      <w:r>
        <w:rPr>
          <w:b/>
          <w:sz w:val="28"/>
        </w:rPr>
        <w:t>OF</w:t>
      </w:r>
      <w:r>
        <w:rPr>
          <w:b/>
          <w:spacing w:val="-5"/>
          <w:sz w:val="28"/>
        </w:rPr>
        <w:t xml:space="preserve"> </w:t>
      </w:r>
      <w:r>
        <w:rPr>
          <w:b/>
          <w:sz w:val="28"/>
        </w:rPr>
        <w:t>CONTENTS</w:t>
      </w:r>
    </w:p>
    <w:p w14:paraId="5C29927C" w14:textId="77777777" w:rsidR="005E563A" w:rsidRDefault="005E563A">
      <w:pPr>
        <w:pStyle w:val="BodyText"/>
        <w:spacing w:before="5"/>
        <w:rPr>
          <w:b/>
          <w:sz w:val="26"/>
        </w:rPr>
      </w:pPr>
    </w:p>
    <w:tbl>
      <w:tblPr>
        <w:tblW w:w="0" w:type="auto"/>
        <w:tblInd w:w="10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706"/>
        <w:gridCol w:w="7020"/>
        <w:gridCol w:w="1205"/>
      </w:tblGrid>
      <w:tr w:rsidR="005E563A" w14:paraId="03934D38" w14:textId="77777777" w:rsidTr="07FB729A">
        <w:trPr>
          <w:trHeight w:val="412"/>
        </w:trPr>
        <w:tc>
          <w:tcPr>
            <w:tcW w:w="706" w:type="dxa"/>
          </w:tcPr>
          <w:p w14:paraId="41E57DC2" w14:textId="77777777" w:rsidR="005E563A" w:rsidRDefault="00892739">
            <w:pPr>
              <w:pStyle w:val="TableParagraph"/>
              <w:spacing w:line="273" w:lineRule="exact"/>
              <w:ind w:left="91" w:right="77"/>
              <w:jc w:val="center"/>
              <w:rPr>
                <w:b/>
                <w:sz w:val="24"/>
              </w:rPr>
            </w:pPr>
            <w:r>
              <w:rPr>
                <w:b/>
                <w:sz w:val="24"/>
              </w:rPr>
              <w:t>S</w:t>
            </w:r>
            <w:r>
              <w:rPr>
                <w:b/>
                <w:spacing w:val="1"/>
                <w:sz w:val="24"/>
              </w:rPr>
              <w:t xml:space="preserve"> </w:t>
            </w:r>
            <w:r>
              <w:rPr>
                <w:b/>
                <w:sz w:val="24"/>
              </w:rPr>
              <w:t>No</w:t>
            </w:r>
          </w:p>
        </w:tc>
        <w:tc>
          <w:tcPr>
            <w:tcW w:w="7020" w:type="dxa"/>
          </w:tcPr>
          <w:p w14:paraId="1C1645BC" w14:textId="77777777" w:rsidR="005E563A" w:rsidRDefault="00892739">
            <w:pPr>
              <w:pStyle w:val="TableParagraph"/>
              <w:spacing w:line="273" w:lineRule="exact"/>
              <w:ind w:left="3243" w:right="3246"/>
              <w:jc w:val="center"/>
              <w:rPr>
                <w:b/>
                <w:sz w:val="24"/>
              </w:rPr>
            </w:pPr>
            <w:r>
              <w:rPr>
                <w:b/>
                <w:sz w:val="24"/>
              </w:rPr>
              <w:t>Title</w:t>
            </w:r>
          </w:p>
        </w:tc>
        <w:tc>
          <w:tcPr>
            <w:tcW w:w="1205" w:type="dxa"/>
          </w:tcPr>
          <w:p w14:paraId="1D7DF100" w14:textId="77777777" w:rsidR="005E563A" w:rsidRDefault="00892739">
            <w:pPr>
              <w:pStyle w:val="TableParagraph"/>
              <w:spacing w:line="273" w:lineRule="exact"/>
              <w:ind w:left="157" w:right="152"/>
              <w:jc w:val="center"/>
              <w:rPr>
                <w:b/>
                <w:sz w:val="24"/>
              </w:rPr>
            </w:pPr>
            <w:r>
              <w:rPr>
                <w:b/>
                <w:sz w:val="24"/>
              </w:rPr>
              <w:t>Page</w:t>
            </w:r>
            <w:r>
              <w:rPr>
                <w:b/>
                <w:spacing w:val="-1"/>
                <w:sz w:val="24"/>
              </w:rPr>
              <w:t xml:space="preserve"> </w:t>
            </w:r>
            <w:r>
              <w:rPr>
                <w:b/>
                <w:sz w:val="24"/>
              </w:rPr>
              <w:t>No</w:t>
            </w:r>
          </w:p>
        </w:tc>
      </w:tr>
      <w:tr w:rsidR="005E563A" w14:paraId="1CC3EE5E" w14:textId="77777777" w:rsidTr="07FB729A">
        <w:trPr>
          <w:trHeight w:val="412"/>
        </w:trPr>
        <w:tc>
          <w:tcPr>
            <w:tcW w:w="706" w:type="dxa"/>
            <w:vMerge w:val="restart"/>
          </w:tcPr>
          <w:p w14:paraId="45060402" w14:textId="77777777" w:rsidR="005E563A" w:rsidRDefault="005E563A">
            <w:pPr>
              <w:pStyle w:val="TableParagraph"/>
              <w:rPr>
                <w:b/>
                <w:sz w:val="26"/>
              </w:rPr>
            </w:pPr>
          </w:p>
          <w:p w14:paraId="12D49014" w14:textId="77777777" w:rsidR="005E563A" w:rsidRDefault="005E563A">
            <w:pPr>
              <w:pStyle w:val="TableParagraph"/>
              <w:spacing w:before="9"/>
              <w:rPr>
                <w:b/>
                <w:sz w:val="28"/>
              </w:rPr>
            </w:pPr>
          </w:p>
          <w:p w14:paraId="7FA81073" w14:textId="77777777" w:rsidR="005E563A" w:rsidRDefault="00892739">
            <w:pPr>
              <w:pStyle w:val="TableParagraph"/>
              <w:ind w:left="9"/>
              <w:jc w:val="center"/>
              <w:rPr>
                <w:b/>
                <w:sz w:val="24"/>
              </w:rPr>
            </w:pPr>
            <w:r>
              <w:rPr>
                <w:b/>
                <w:sz w:val="24"/>
              </w:rPr>
              <w:t>1</w:t>
            </w:r>
          </w:p>
        </w:tc>
        <w:tc>
          <w:tcPr>
            <w:tcW w:w="7020" w:type="dxa"/>
          </w:tcPr>
          <w:p w14:paraId="6D8C0D07" w14:textId="77777777" w:rsidR="005E563A" w:rsidRDefault="00892739">
            <w:pPr>
              <w:pStyle w:val="TableParagraph"/>
              <w:spacing w:line="273" w:lineRule="exact"/>
              <w:ind w:left="105"/>
              <w:rPr>
                <w:b/>
                <w:sz w:val="24"/>
              </w:rPr>
            </w:pPr>
            <w:r>
              <w:rPr>
                <w:b/>
                <w:sz w:val="24"/>
              </w:rPr>
              <w:t>INTRODUCTION</w:t>
            </w:r>
          </w:p>
        </w:tc>
        <w:tc>
          <w:tcPr>
            <w:tcW w:w="1205" w:type="dxa"/>
          </w:tcPr>
          <w:p w14:paraId="30DCAC1F" w14:textId="0C6EF5E5" w:rsidR="005E563A" w:rsidRDefault="00892739">
            <w:pPr>
              <w:pStyle w:val="TableParagraph"/>
              <w:spacing w:line="268" w:lineRule="exact"/>
              <w:ind w:left="152" w:right="152"/>
              <w:jc w:val="center"/>
              <w:rPr>
                <w:sz w:val="24"/>
              </w:rPr>
            </w:pPr>
            <w:r>
              <w:rPr>
                <w:sz w:val="24"/>
              </w:rPr>
              <w:t>1</w:t>
            </w:r>
            <w:r w:rsidR="003D431E">
              <w:rPr>
                <w:sz w:val="24"/>
              </w:rPr>
              <w:t>3-14</w:t>
            </w:r>
          </w:p>
        </w:tc>
      </w:tr>
      <w:tr w:rsidR="005E563A" w14:paraId="6FCCC031" w14:textId="77777777" w:rsidTr="07FB729A">
        <w:trPr>
          <w:trHeight w:val="417"/>
        </w:trPr>
        <w:tc>
          <w:tcPr>
            <w:tcW w:w="706" w:type="dxa"/>
            <w:vMerge/>
          </w:tcPr>
          <w:p w14:paraId="239C3C1B" w14:textId="77777777" w:rsidR="005E563A" w:rsidRDefault="005E563A">
            <w:pPr>
              <w:rPr>
                <w:sz w:val="2"/>
                <w:szCs w:val="2"/>
              </w:rPr>
            </w:pPr>
          </w:p>
        </w:tc>
        <w:tc>
          <w:tcPr>
            <w:tcW w:w="7020" w:type="dxa"/>
          </w:tcPr>
          <w:p w14:paraId="3BBA94E0" w14:textId="77777777" w:rsidR="005E563A" w:rsidRDefault="00892739">
            <w:pPr>
              <w:pStyle w:val="TableParagraph"/>
              <w:spacing w:line="268" w:lineRule="exact"/>
              <w:ind w:left="105"/>
              <w:rPr>
                <w:sz w:val="24"/>
              </w:rPr>
            </w:pPr>
            <w:r>
              <w:rPr>
                <w:sz w:val="24"/>
              </w:rPr>
              <w:t>1.1</w:t>
            </w:r>
            <w:r>
              <w:rPr>
                <w:spacing w:val="-5"/>
                <w:sz w:val="24"/>
              </w:rPr>
              <w:t xml:space="preserve"> </w:t>
            </w:r>
            <w:r>
              <w:rPr>
                <w:sz w:val="24"/>
              </w:rPr>
              <w:t>Project Overview</w:t>
            </w:r>
          </w:p>
        </w:tc>
        <w:tc>
          <w:tcPr>
            <w:tcW w:w="1205" w:type="dxa"/>
          </w:tcPr>
          <w:p w14:paraId="7FEE30A2" w14:textId="0B413A75" w:rsidR="005E563A" w:rsidRDefault="003D431E">
            <w:pPr>
              <w:pStyle w:val="TableParagraph"/>
              <w:spacing w:line="268" w:lineRule="exact"/>
              <w:jc w:val="center"/>
              <w:rPr>
                <w:sz w:val="24"/>
              </w:rPr>
            </w:pPr>
            <w:r>
              <w:rPr>
                <w:sz w:val="24"/>
              </w:rPr>
              <w:t>14</w:t>
            </w:r>
          </w:p>
        </w:tc>
      </w:tr>
      <w:tr w:rsidR="005E563A" w14:paraId="1715C03E" w14:textId="77777777" w:rsidTr="07FB729A">
        <w:trPr>
          <w:trHeight w:val="412"/>
        </w:trPr>
        <w:tc>
          <w:tcPr>
            <w:tcW w:w="706" w:type="dxa"/>
            <w:vMerge/>
          </w:tcPr>
          <w:p w14:paraId="1CF6160F" w14:textId="77777777" w:rsidR="005E563A" w:rsidRDefault="005E563A">
            <w:pPr>
              <w:rPr>
                <w:sz w:val="2"/>
                <w:szCs w:val="2"/>
              </w:rPr>
            </w:pPr>
          </w:p>
        </w:tc>
        <w:tc>
          <w:tcPr>
            <w:tcW w:w="7020" w:type="dxa"/>
          </w:tcPr>
          <w:p w14:paraId="27B8F379" w14:textId="77777777" w:rsidR="005E563A" w:rsidRDefault="00892739" w:rsidP="07FB729A">
            <w:pPr>
              <w:pStyle w:val="TableParagraph"/>
              <w:spacing w:line="268" w:lineRule="exact"/>
              <w:ind w:left="105"/>
              <w:rPr>
                <w:sz w:val="24"/>
                <w:szCs w:val="24"/>
              </w:rPr>
            </w:pPr>
            <w:r w:rsidRPr="07FB729A">
              <w:rPr>
                <w:sz w:val="24"/>
                <w:szCs w:val="24"/>
              </w:rPr>
              <w:t>1.2</w:t>
            </w:r>
            <w:r w:rsidRPr="07FB729A">
              <w:rPr>
                <w:spacing w:val="-5"/>
                <w:sz w:val="24"/>
                <w:szCs w:val="24"/>
              </w:rPr>
              <w:t xml:space="preserve"> </w:t>
            </w:r>
            <w:r w:rsidRPr="07FB729A">
              <w:rPr>
                <w:sz w:val="24"/>
                <w:szCs w:val="24"/>
              </w:rPr>
              <w:t>Project Deliverables</w:t>
            </w:r>
          </w:p>
        </w:tc>
        <w:tc>
          <w:tcPr>
            <w:tcW w:w="1205" w:type="dxa"/>
          </w:tcPr>
          <w:p w14:paraId="7D61415E" w14:textId="0A0D835B" w:rsidR="005E563A" w:rsidRDefault="003D431E">
            <w:pPr>
              <w:pStyle w:val="TableParagraph"/>
              <w:spacing w:line="268" w:lineRule="exact"/>
              <w:jc w:val="center"/>
              <w:rPr>
                <w:sz w:val="24"/>
              </w:rPr>
            </w:pPr>
            <w:r>
              <w:rPr>
                <w:sz w:val="24"/>
              </w:rPr>
              <w:t>14</w:t>
            </w:r>
          </w:p>
        </w:tc>
      </w:tr>
      <w:tr w:rsidR="005E563A" w14:paraId="33D1F4D8" w14:textId="77777777" w:rsidTr="07FB729A">
        <w:trPr>
          <w:trHeight w:val="412"/>
        </w:trPr>
        <w:tc>
          <w:tcPr>
            <w:tcW w:w="706" w:type="dxa"/>
            <w:vMerge/>
          </w:tcPr>
          <w:p w14:paraId="387CBF33" w14:textId="77777777" w:rsidR="005E563A" w:rsidRDefault="005E563A">
            <w:pPr>
              <w:rPr>
                <w:sz w:val="2"/>
                <w:szCs w:val="2"/>
              </w:rPr>
            </w:pPr>
          </w:p>
        </w:tc>
        <w:tc>
          <w:tcPr>
            <w:tcW w:w="7020" w:type="dxa"/>
          </w:tcPr>
          <w:p w14:paraId="24BFD59B" w14:textId="77777777" w:rsidR="005E563A" w:rsidRDefault="00892739">
            <w:pPr>
              <w:pStyle w:val="TableParagraph"/>
              <w:spacing w:line="268" w:lineRule="exact"/>
              <w:ind w:left="105"/>
              <w:rPr>
                <w:sz w:val="24"/>
              </w:rPr>
            </w:pPr>
            <w:r>
              <w:rPr>
                <w:sz w:val="24"/>
              </w:rPr>
              <w:t>1.3</w:t>
            </w:r>
            <w:r>
              <w:rPr>
                <w:spacing w:val="-2"/>
                <w:sz w:val="24"/>
              </w:rPr>
              <w:t xml:space="preserve"> </w:t>
            </w:r>
            <w:r>
              <w:rPr>
                <w:sz w:val="24"/>
              </w:rPr>
              <w:t>Project</w:t>
            </w:r>
            <w:r>
              <w:rPr>
                <w:spacing w:val="4"/>
                <w:sz w:val="24"/>
              </w:rPr>
              <w:t xml:space="preserve"> </w:t>
            </w:r>
            <w:r>
              <w:rPr>
                <w:sz w:val="24"/>
              </w:rPr>
              <w:t>Scope</w:t>
            </w:r>
          </w:p>
        </w:tc>
        <w:tc>
          <w:tcPr>
            <w:tcW w:w="1205" w:type="dxa"/>
          </w:tcPr>
          <w:p w14:paraId="6E72591F" w14:textId="1424006D" w:rsidR="005E563A" w:rsidRDefault="003D431E">
            <w:pPr>
              <w:pStyle w:val="TableParagraph"/>
              <w:spacing w:line="268" w:lineRule="exact"/>
              <w:jc w:val="center"/>
              <w:rPr>
                <w:sz w:val="24"/>
              </w:rPr>
            </w:pPr>
            <w:r>
              <w:rPr>
                <w:sz w:val="24"/>
              </w:rPr>
              <w:t>14</w:t>
            </w:r>
          </w:p>
        </w:tc>
      </w:tr>
      <w:tr w:rsidR="005E563A" w14:paraId="2BC89241" w14:textId="77777777" w:rsidTr="07FB729A">
        <w:trPr>
          <w:trHeight w:val="566"/>
        </w:trPr>
        <w:tc>
          <w:tcPr>
            <w:tcW w:w="706" w:type="dxa"/>
          </w:tcPr>
          <w:p w14:paraId="18AAE29B" w14:textId="77777777" w:rsidR="005E563A" w:rsidRDefault="00892739">
            <w:pPr>
              <w:pStyle w:val="TableParagraph"/>
              <w:spacing w:before="73"/>
              <w:ind w:left="9"/>
              <w:jc w:val="center"/>
              <w:rPr>
                <w:b/>
                <w:sz w:val="24"/>
              </w:rPr>
            </w:pPr>
            <w:r>
              <w:rPr>
                <w:b/>
                <w:sz w:val="24"/>
              </w:rPr>
              <w:t>2</w:t>
            </w:r>
          </w:p>
        </w:tc>
        <w:tc>
          <w:tcPr>
            <w:tcW w:w="7020" w:type="dxa"/>
          </w:tcPr>
          <w:p w14:paraId="6EC40981" w14:textId="77777777" w:rsidR="005E563A" w:rsidRDefault="00892739">
            <w:pPr>
              <w:pStyle w:val="TableParagraph"/>
              <w:spacing w:before="73"/>
              <w:ind w:left="105"/>
              <w:rPr>
                <w:b/>
                <w:sz w:val="24"/>
              </w:rPr>
            </w:pPr>
            <w:r>
              <w:rPr>
                <w:b/>
                <w:sz w:val="24"/>
              </w:rPr>
              <w:t>LITERATURE</w:t>
            </w:r>
            <w:r>
              <w:rPr>
                <w:b/>
                <w:spacing w:val="-4"/>
                <w:sz w:val="24"/>
              </w:rPr>
              <w:t xml:space="preserve"> </w:t>
            </w:r>
            <w:r>
              <w:rPr>
                <w:b/>
                <w:sz w:val="24"/>
              </w:rPr>
              <w:t>SURVEY</w:t>
            </w:r>
          </w:p>
        </w:tc>
        <w:tc>
          <w:tcPr>
            <w:tcW w:w="1205" w:type="dxa"/>
          </w:tcPr>
          <w:p w14:paraId="71AD98B7" w14:textId="4FC56194" w:rsidR="005E563A" w:rsidRDefault="003D431E">
            <w:pPr>
              <w:pStyle w:val="TableParagraph"/>
              <w:spacing w:before="68"/>
              <w:ind w:left="152" w:right="152"/>
              <w:jc w:val="center"/>
              <w:rPr>
                <w:sz w:val="24"/>
              </w:rPr>
            </w:pPr>
            <w:r>
              <w:rPr>
                <w:sz w:val="24"/>
              </w:rPr>
              <w:t>15-18</w:t>
            </w:r>
          </w:p>
        </w:tc>
      </w:tr>
      <w:tr w:rsidR="005E563A" w14:paraId="14BC45D6" w14:textId="77777777" w:rsidTr="07FB729A">
        <w:trPr>
          <w:trHeight w:val="420"/>
        </w:trPr>
        <w:tc>
          <w:tcPr>
            <w:tcW w:w="706" w:type="dxa"/>
            <w:vMerge w:val="restart"/>
          </w:tcPr>
          <w:p w14:paraId="0A2E3DE2" w14:textId="2F700D5E" w:rsidR="005E563A" w:rsidRDefault="08CFB420" w:rsidP="08CFB420">
            <w:pPr>
              <w:pStyle w:val="TableParagraph"/>
              <w:rPr>
                <w:b/>
                <w:bCs/>
                <w:sz w:val="24"/>
                <w:szCs w:val="24"/>
              </w:rPr>
            </w:pPr>
            <w:r w:rsidRPr="08CFB420">
              <w:rPr>
                <w:b/>
                <w:bCs/>
                <w:sz w:val="24"/>
                <w:szCs w:val="24"/>
              </w:rPr>
              <w:t xml:space="preserve">    </w:t>
            </w:r>
          </w:p>
          <w:p w14:paraId="01B4BCBA" w14:textId="15698C03" w:rsidR="005E563A" w:rsidRDefault="005E563A" w:rsidP="08CFB420">
            <w:pPr>
              <w:pStyle w:val="TableParagraph"/>
              <w:rPr>
                <w:b/>
                <w:bCs/>
                <w:sz w:val="24"/>
                <w:szCs w:val="24"/>
              </w:rPr>
            </w:pPr>
          </w:p>
          <w:p w14:paraId="70EF1373" w14:textId="6B078C71" w:rsidR="005E563A" w:rsidRDefault="005E563A" w:rsidP="08CFB420">
            <w:pPr>
              <w:pStyle w:val="TableParagraph"/>
              <w:rPr>
                <w:b/>
                <w:bCs/>
                <w:sz w:val="24"/>
                <w:szCs w:val="24"/>
              </w:rPr>
            </w:pPr>
          </w:p>
          <w:p w14:paraId="13828600" w14:textId="32EC8722" w:rsidR="005E563A" w:rsidRDefault="08CFB420" w:rsidP="08CFB420">
            <w:pPr>
              <w:pStyle w:val="TableParagraph"/>
              <w:rPr>
                <w:b/>
                <w:bCs/>
                <w:sz w:val="24"/>
                <w:szCs w:val="24"/>
              </w:rPr>
            </w:pPr>
            <w:r w:rsidRPr="08CFB420">
              <w:rPr>
                <w:b/>
                <w:bCs/>
                <w:sz w:val="24"/>
                <w:szCs w:val="24"/>
              </w:rPr>
              <w:t xml:space="preserve">     3</w:t>
            </w:r>
          </w:p>
        </w:tc>
        <w:tc>
          <w:tcPr>
            <w:tcW w:w="7020" w:type="dxa"/>
          </w:tcPr>
          <w:p w14:paraId="115B7B67" w14:textId="77777777" w:rsidR="005E563A" w:rsidRDefault="00892739">
            <w:pPr>
              <w:pStyle w:val="TableParagraph"/>
              <w:spacing w:line="273" w:lineRule="exact"/>
              <w:ind w:left="105"/>
              <w:rPr>
                <w:b/>
                <w:sz w:val="24"/>
              </w:rPr>
            </w:pPr>
            <w:r>
              <w:rPr>
                <w:b/>
                <w:sz w:val="24"/>
              </w:rPr>
              <w:t>PROBLEM</w:t>
            </w:r>
            <w:r>
              <w:rPr>
                <w:b/>
                <w:spacing w:val="-1"/>
                <w:sz w:val="24"/>
              </w:rPr>
              <w:t xml:space="preserve"> </w:t>
            </w:r>
            <w:r>
              <w:rPr>
                <w:b/>
                <w:sz w:val="24"/>
              </w:rPr>
              <w:t>ANALYSIS</w:t>
            </w:r>
          </w:p>
        </w:tc>
        <w:tc>
          <w:tcPr>
            <w:tcW w:w="1205" w:type="dxa"/>
          </w:tcPr>
          <w:p w14:paraId="7D99EA3E" w14:textId="17827A8A" w:rsidR="005E563A" w:rsidRDefault="003D431E">
            <w:pPr>
              <w:pStyle w:val="TableParagraph"/>
              <w:spacing w:line="268" w:lineRule="exact"/>
              <w:jc w:val="center"/>
              <w:rPr>
                <w:sz w:val="24"/>
              </w:rPr>
            </w:pPr>
            <w:r>
              <w:rPr>
                <w:sz w:val="24"/>
              </w:rPr>
              <w:t>20-21</w:t>
            </w:r>
          </w:p>
        </w:tc>
      </w:tr>
      <w:tr w:rsidR="005E563A" w14:paraId="56ACB2CE" w14:textId="77777777" w:rsidTr="07FB729A">
        <w:trPr>
          <w:trHeight w:val="412"/>
        </w:trPr>
        <w:tc>
          <w:tcPr>
            <w:tcW w:w="706" w:type="dxa"/>
            <w:vMerge/>
          </w:tcPr>
          <w:p w14:paraId="15CFD938" w14:textId="77777777" w:rsidR="005E563A" w:rsidRDefault="005E563A">
            <w:pPr>
              <w:rPr>
                <w:sz w:val="2"/>
                <w:szCs w:val="2"/>
              </w:rPr>
            </w:pPr>
          </w:p>
        </w:tc>
        <w:tc>
          <w:tcPr>
            <w:tcW w:w="7020" w:type="dxa"/>
          </w:tcPr>
          <w:p w14:paraId="61CCEED7" w14:textId="77777777" w:rsidR="005E563A" w:rsidRDefault="00892739">
            <w:pPr>
              <w:pStyle w:val="TableParagraph"/>
              <w:spacing w:line="268" w:lineRule="exact"/>
              <w:ind w:left="105"/>
              <w:rPr>
                <w:sz w:val="24"/>
              </w:rPr>
            </w:pPr>
            <w:r>
              <w:rPr>
                <w:sz w:val="24"/>
              </w:rPr>
              <w:t>3.1</w:t>
            </w:r>
            <w:r>
              <w:rPr>
                <w:spacing w:val="-2"/>
                <w:sz w:val="24"/>
              </w:rPr>
              <w:t xml:space="preserve"> </w:t>
            </w:r>
            <w:r>
              <w:rPr>
                <w:sz w:val="24"/>
              </w:rPr>
              <w:t>Existing</w:t>
            </w:r>
            <w:r>
              <w:rPr>
                <w:spacing w:val="-1"/>
                <w:sz w:val="24"/>
              </w:rPr>
              <w:t xml:space="preserve"> </w:t>
            </w:r>
            <w:r>
              <w:rPr>
                <w:sz w:val="24"/>
              </w:rPr>
              <w:t>System</w:t>
            </w:r>
          </w:p>
        </w:tc>
        <w:tc>
          <w:tcPr>
            <w:tcW w:w="1205" w:type="dxa"/>
          </w:tcPr>
          <w:p w14:paraId="0DF3A279" w14:textId="4D050B16" w:rsidR="005E563A" w:rsidRDefault="003D431E">
            <w:pPr>
              <w:pStyle w:val="TableParagraph"/>
              <w:spacing w:line="268" w:lineRule="exact"/>
              <w:jc w:val="center"/>
              <w:rPr>
                <w:sz w:val="24"/>
              </w:rPr>
            </w:pPr>
            <w:r>
              <w:rPr>
                <w:sz w:val="24"/>
              </w:rPr>
              <w:t>20</w:t>
            </w:r>
          </w:p>
        </w:tc>
      </w:tr>
      <w:tr w:rsidR="005E563A" w14:paraId="158B0CED" w14:textId="77777777" w:rsidTr="07FB729A">
        <w:trPr>
          <w:trHeight w:val="412"/>
        </w:trPr>
        <w:tc>
          <w:tcPr>
            <w:tcW w:w="706" w:type="dxa"/>
            <w:vMerge/>
          </w:tcPr>
          <w:p w14:paraId="3A54612D" w14:textId="77777777" w:rsidR="005E563A" w:rsidRDefault="005E563A">
            <w:pPr>
              <w:rPr>
                <w:sz w:val="2"/>
                <w:szCs w:val="2"/>
              </w:rPr>
            </w:pPr>
          </w:p>
        </w:tc>
        <w:tc>
          <w:tcPr>
            <w:tcW w:w="7020" w:type="dxa"/>
          </w:tcPr>
          <w:p w14:paraId="5220DB1B" w14:textId="77777777" w:rsidR="005E563A" w:rsidRDefault="00892739">
            <w:pPr>
              <w:pStyle w:val="TableParagraph"/>
              <w:spacing w:line="268" w:lineRule="exact"/>
              <w:ind w:left="1008"/>
              <w:rPr>
                <w:sz w:val="24"/>
              </w:rPr>
            </w:pPr>
            <w:r>
              <w:rPr>
                <w:sz w:val="24"/>
              </w:rPr>
              <w:t>3.1.1</w:t>
            </w:r>
            <w:r>
              <w:rPr>
                <w:spacing w:val="-5"/>
                <w:sz w:val="24"/>
              </w:rPr>
              <w:t xml:space="preserve"> </w:t>
            </w:r>
            <w:r>
              <w:rPr>
                <w:sz w:val="24"/>
              </w:rPr>
              <w:t>Challenges</w:t>
            </w:r>
          </w:p>
        </w:tc>
        <w:tc>
          <w:tcPr>
            <w:tcW w:w="1205" w:type="dxa"/>
          </w:tcPr>
          <w:p w14:paraId="518279E4" w14:textId="06168BAC" w:rsidR="005E563A" w:rsidRDefault="003D431E">
            <w:pPr>
              <w:pStyle w:val="TableParagraph"/>
              <w:spacing w:line="268" w:lineRule="exact"/>
              <w:jc w:val="center"/>
              <w:rPr>
                <w:sz w:val="24"/>
              </w:rPr>
            </w:pPr>
            <w:r>
              <w:rPr>
                <w:sz w:val="24"/>
              </w:rPr>
              <w:t>20</w:t>
            </w:r>
          </w:p>
        </w:tc>
      </w:tr>
      <w:tr w:rsidR="005E563A" w14:paraId="5B962622" w14:textId="77777777" w:rsidTr="07FB729A">
        <w:trPr>
          <w:trHeight w:val="417"/>
        </w:trPr>
        <w:tc>
          <w:tcPr>
            <w:tcW w:w="706" w:type="dxa"/>
            <w:vMerge/>
          </w:tcPr>
          <w:p w14:paraId="127BA58F" w14:textId="77777777" w:rsidR="005E563A" w:rsidRDefault="005E563A">
            <w:pPr>
              <w:rPr>
                <w:sz w:val="2"/>
                <w:szCs w:val="2"/>
              </w:rPr>
            </w:pPr>
          </w:p>
        </w:tc>
        <w:tc>
          <w:tcPr>
            <w:tcW w:w="7020" w:type="dxa"/>
          </w:tcPr>
          <w:p w14:paraId="2C8B210A" w14:textId="77777777" w:rsidR="005E563A" w:rsidRDefault="00892739">
            <w:pPr>
              <w:pStyle w:val="TableParagraph"/>
              <w:spacing w:line="268" w:lineRule="exact"/>
              <w:ind w:left="105"/>
              <w:rPr>
                <w:sz w:val="24"/>
              </w:rPr>
            </w:pPr>
            <w:r>
              <w:rPr>
                <w:sz w:val="24"/>
              </w:rPr>
              <w:t>3.2</w:t>
            </w:r>
            <w:r>
              <w:rPr>
                <w:spacing w:val="-1"/>
                <w:sz w:val="24"/>
              </w:rPr>
              <w:t xml:space="preserve"> </w:t>
            </w:r>
            <w:r>
              <w:rPr>
                <w:sz w:val="24"/>
              </w:rPr>
              <w:t>Proposed System</w:t>
            </w:r>
          </w:p>
        </w:tc>
        <w:tc>
          <w:tcPr>
            <w:tcW w:w="1205" w:type="dxa"/>
          </w:tcPr>
          <w:p w14:paraId="707F380C" w14:textId="648F13B6" w:rsidR="005E563A" w:rsidRDefault="003D431E">
            <w:pPr>
              <w:pStyle w:val="TableParagraph"/>
              <w:spacing w:line="268" w:lineRule="exact"/>
              <w:jc w:val="center"/>
              <w:rPr>
                <w:sz w:val="24"/>
              </w:rPr>
            </w:pPr>
            <w:r>
              <w:rPr>
                <w:sz w:val="24"/>
              </w:rPr>
              <w:t>20</w:t>
            </w:r>
          </w:p>
        </w:tc>
      </w:tr>
      <w:tr w:rsidR="005E563A" w14:paraId="33CFC303" w14:textId="77777777" w:rsidTr="07FB729A">
        <w:trPr>
          <w:trHeight w:val="412"/>
        </w:trPr>
        <w:tc>
          <w:tcPr>
            <w:tcW w:w="706" w:type="dxa"/>
            <w:vMerge/>
          </w:tcPr>
          <w:p w14:paraId="2A41D745" w14:textId="77777777" w:rsidR="005E563A" w:rsidRDefault="005E563A">
            <w:pPr>
              <w:rPr>
                <w:sz w:val="2"/>
                <w:szCs w:val="2"/>
              </w:rPr>
            </w:pPr>
          </w:p>
        </w:tc>
        <w:tc>
          <w:tcPr>
            <w:tcW w:w="7020" w:type="dxa"/>
          </w:tcPr>
          <w:p w14:paraId="3AEC41A4" w14:textId="77777777" w:rsidR="005E563A" w:rsidRDefault="00892739">
            <w:pPr>
              <w:pStyle w:val="TableParagraph"/>
              <w:spacing w:line="268" w:lineRule="exact"/>
              <w:ind w:left="1008"/>
              <w:rPr>
                <w:sz w:val="24"/>
              </w:rPr>
            </w:pPr>
            <w:r>
              <w:rPr>
                <w:sz w:val="24"/>
              </w:rPr>
              <w:t>3.2.1</w:t>
            </w:r>
            <w:r>
              <w:rPr>
                <w:spacing w:val="-3"/>
                <w:sz w:val="24"/>
              </w:rPr>
              <w:t xml:space="preserve"> </w:t>
            </w:r>
            <w:r>
              <w:rPr>
                <w:sz w:val="24"/>
              </w:rPr>
              <w:t>Advantages</w:t>
            </w:r>
          </w:p>
        </w:tc>
        <w:tc>
          <w:tcPr>
            <w:tcW w:w="1205" w:type="dxa"/>
          </w:tcPr>
          <w:p w14:paraId="149F06AC" w14:textId="3B3EF5A3" w:rsidR="005E563A" w:rsidRDefault="003D431E">
            <w:pPr>
              <w:pStyle w:val="TableParagraph"/>
              <w:spacing w:line="268" w:lineRule="exact"/>
              <w:jc w:val="center"/>
              <w:rPr>
                <w:sz w:val="24"/>
              </w:rPr>
            </w:pPr>
            <w:r>
              <w:rPr>
                <w:sz w:val="24"/>
              </w:rPr>
              <w:t>21</w:t>
            </w:r>
          </w:p>
        </w:tc>
      </w:tr>
      <w:tr w:rsidR="005E563A" w14:paraId="15A90267" w14:textId="77777777" w:rsidTr="07FB729A">
        <w:trPr>
          <w:trHeight w:val="412"/>
        </w:trPr>
        <w:tc>
          <w:tcPr>
            <w:tcW w:w="706" w:type="dxa"/>
            <w:vMerge w:val="restart"/>
          </w:tcPr>
          <w:p w14:paraId="44790B5A" w14:textId="77777777" w:rsidR="005E563A" w:rsidRDefault="005E563A">
            <w:pPr>
              <w:pStyle w:val="TableParagraph"/>
              <w:rPr>
                <w:b/>
                <w:sz w:val="26"/>
              </w:rPr>
            </w:pPr>
          </w:p>
          <w:p w14:paraId="72B55D8D" w14:textId="77777777" w:rsidR="005E563A" w:rsidRDefault="005E563A">
            <w:pPr>
              <w:pStyle w:val="TableParagraph"/>
              <w:rPr>
                <w:b/>
                <w:sz w:val="26"/>
              </w:rPr>
            </w:pPr>
          </w:p>
          <w:p w14:paraId="32D2CC9B" w14:textId="77777777" w:rsidR="005E563A" w:rsidRDefault="005E563A">
            <w:pPr>
              <w:pStyle w:val="TableParagraph"/>
              <w:rPr>
                <w:b/>
                <w:sz w:val="26"/>
              </w:rPr>
            </w:pPr>
          </w:p>
          <w:p w14:paraId="5C001CD1" w14:textId="77777777" w:rsidR="005E563A" w:rsidRDefault="005E563A">
            <w:pPr>
              <w:pStyle w:val="TableParagraph"/>
              <w:rPr>
                <w:b/>
                <w:sz w:val="26"/>
              </w:rPr>
            </w:pPr>
          </w:p>
          <w:p w14:paraId="0B5E54D9" w14:textId="77777777" w:rsidR="005E563A" w:rsidRDefault="005E563A">
            <w:pPr>
              <w:pStyle w:val="TableParagraph"/>
              <w:spacing w:before="8"/>
              <w:rPr>
                <w:b/>
                <w:sz w:val="24"/>
              </w:rPr>
            </w:pPr>
          </w:p>
          <w:p w14:paraId="3CE9B0EB" w14:textId="77777777" w:rsidR="005E563A" w:rsidRDefault="00892739">
            <w:pPr>
              <w:pStyle w:val="TableParagraph"/>
              <w:ind w:left="9"/>
              <w:jc w:val="center"/>
              <w:rPr>
                <w:b/>
                <w:sz w:val="24"/>
              </w:rPr>
            </w:pPr>
            <w:r>
              <w:rPr>
                <w:b/>
                <w:sz w:val="24"/>
              </w:rPr>
              <w:t>4</w:t>
            </w:r>
          </w:p>
        </w:tc>
        <w:tc>
          <w:tcPr>
            <w:tcW w:w="7020" w:type="dxa"/>
          </w:tcPr>
          <w:p w14:paraId="6C350807" w14:textId="77777777" w:rsidR="005E563A" w:rsidRDefault="00892739">
            <w:pPr>
              <w:pStyle w:val="TableParagraph"/>
              <w:spacing w:line="273" w:lineRule="exact"/>
              <w:ind w:left="105"/>
              <w:rPr>
                <w:b/>
                <w:sz w:val="24"/>
              </w:rPr>
            </w:pPr>
            <w:r>
              <w:rPr>
                <w:b/>
                <w:sz w:val="24"/>
              </w:rPr>
              <w:t>SYSTEM ANALYSIS</w:t>
            </w:r>
          </w:p>
        </w:tc>
        <w:tc>
          <w:tcPr>
            <w:tcW w:w="1205" w:type="dxa"/>
          </w:tcPr>
          <w:p w14:paraId="4981DA85" w14:textId="753DAAE1" w:rsidR="005E563A" w:rsidRDefault="003D431E">
            <w:pPr>
              <w:pStyle w:val="TableParagraph"/>
              <w:spacing w:line="268" w:lineRule="exact"/>
              <w:ind w:left="157" w:right="152"/>
              <w:jc w:val="center"/>
              <w:rPr>
                <w:sz w:val="24"/>
              </w:rPr>
            </w:pPr>
            <w:r>
              <w:rPr>
                <w:sz w:val="24"/>
              </w:rPr>
              <w:t>22-27</w:t>
            </w:r>
          </w:p>
        </w:tc>
      </w:tr>
      <w:tr w:rsidR="005E563A" w14:paraId="3E0B2BF2" w14:textId="77777777" w:rsidTr="07FB729A">
        <w:trPr>
          <w:trHeight w:val="417"/>
        </w:trPr>
        <w:tc>
          <w:tcPr>
            <w:tcW w:w="706" w:type="dxa"/>
            <w:vMerge/>
          </w:tcPr>
          <w:p w14:paraId="0FCDD3FB" w14:textId="77777777" w:rsidR="005E563A" w:rsidRDefault="005E563A">
            <w:pPr>
              <w:rPr>
                <w:sz w:val="2"/>
                <w:szCs w:val="2"/>
              </w:rPr>
            </w:pPr>
          </w:p>
        </w:tc>
        <w:tc>
          <w:tcPr>
            <w:tcW w:w="7020" w:type="dxa"/>
          </w:tcPr>
          <w:p w14:paraId="6649FE40" w14:textId="77777777" w:rsidR="005E563A" w:rsidRDefault="00892739">
            <w:pPr>
              <w:pStyle w:val="TableParagraph"/>
              <w:spacing w:line="268" w:lineRule="exact"/>
              <w:ind w:left="105"/>
              <w:rPr>
                <w:sz w:val="24"/>
              </w:rPr>
            </w:pPr>
            <w:r>
              <w:rPr>
                <w:sz w:val="24"/>
              </w:rPr>
              <w:t>4.1</w:t>
            </w:r>
            <w:r>
              <w:rPr>
                <w:spacing w:val="-5"/>
                <w:sz w:val="24"/>
              </w:rPr>
              <w:t xml:space="preserve"> </w:t>
            </w:r>
            <w:r>
              <w:rPr>
                <w:sz w:val="24"/>
              </w:rPr>
              <w:t>Software</w:t>
            </w:r>
            <w:r>
              <w:rPr>
                <w:spacing w:val="-4"/>
                <w:sz w:val="24"/>
              </w:rPr>
              <w:t xml:space="preserve"> </w:t>
            </w:r>
            <w:r>
              <w:rPr>
                <w:sz w:val="24"/>
              </w:rPr>
              <w:t>Requirement Specification</w:t>
            </w:r>
          </w:p>
        </w:tc>
        <w:tc>
          <w:tcPr>
            <w:tcW w:w="1205" w:type="dxa"/>
          </w:tcPr>
          <w:p w14:paraId="3FABD4B0" w14:textId="50717010" w:rsidR="005E563A" w:rsidRDefault="003D431E">
            <w:pPr>
              <w:pStyle w:val="TableParagraph"/>
              <w:spacing w:line="268" w:lineRule="exact"/>
              <w:jc w:val="center"/>
              <w:rPr>
                <w:sz w:val="24"/>
              </w:rPr>
            </w:pPr>
            <w:r>
              <w:rPr>
                <w:sz w:val="24"/>
              </w:rPr>
              <w:t>23</w:t>
            </w:r>
          </w:p>
        </w:tc>
      </w:tr>
      <w:tr w:rsidR="005E563A" w14:paraId="68349557" w14:textId="77777777" w:rsidTr="07FB729A">
        <w:trPr>
          <w:trHeight w:val="412"/>
        </w:trPr>
        <w:tc>
          <w:tcPr>
            <w:tcW w:w="706" w:type="dxa"/>
            <w:vMerge/>
          </w:tcPr>
          <w:p w14:paraId="4DA1ABBE" w14:textId="77777777" w:rsidR="005E563A" w:rsidRDefault="005E563A">
            <w:pPr>
              <w:rPr>
                <w:sz w:val="2"/>
                <w:szCs w:val="2"/>
              </w:rPr>
            </w:pPr>
          </w:p>
        </w:tc>
        <w:tc>
          <w:tcPr>
            <w:tcW w:w="7020" w:type="dxa"/>
          </w:tcPr>
          <w:p w14:paraId="4E468724" w14:textId="77777777" w:rsidR="005E563A" w:rsidRDefault="00892739">
            <w:pPr>
              <w:pStyle w:val="TableParagraph"/>
              <w:spacing w:line="268" w:lineRule="exact"/>
              <w:ind w:left="950"/>
              <w:rPr>
                <w:sz w:val="24"/>
              </w:rPr>
            </w:pPr>
            <w:r>
              <w:rPr>
                <w:sz w:val="24"/>
              </w:rPr>
              <w:t>4.1.1</w:t>
            </w:r>
            <w:r>
              <w:rPr>
                <w:spacing w:val="-7"/>
                <w:sz w:val="24"/>
              </w:rPr>
              <w:t xml:space="preserve"> </w:t>
            </w:r>
            <w:r>
              <w:rPr>
                <w:sz w:val="24"/>
              </w:rPr>
              <w:t>Functional</w:t>
            </w:r>
            <w:r>
              <w:rPr>
                <w:spacing w:val="-7"/>
                <w:sz w:val="24"/>
              </w:rPr>
              <w:t xml:space="preserve"> </w:t>
            </w:r>
            <w:r>
              <w:rPr>
                <w:sz w:val="24"/>
              </w:rPr>
              <w:t>Requirements</w:t>
            </w:r>
          </w:p>
        </w:tc>
        <w:tc>
          <w:tcPr>
            <w:tcW w:w="1205" w:type="dxa"/>
          </w:tcPr>
          <w:p w14:paraId="02BB583C" w14:textId="2E1DB092" w:rsidR="005E563A" w:rsidRDefault="003D431E">
            <w:pPr>
              <w:pStyle w:val="TableParagraph"/>
              <w:spacing w:line="268" w:lineRule="exact"/>
              <w:jc w:val="center"/>
              <w:rPr>
                <w:sz w:val="24"/>
              </w:rPr>
            </w:pPr>
            <w:r>
              <w:rPr>
                <w:sz w:val="24"/>
              </w:rPr>
              <w:t>24</w:t>
            </w:r>
          </w:p>
        </w:tc>
      </w:tr>
      <w:tr w:rsidR="005E563A" w14:paraId="1A7EDF21" w14:textId="77777777" w:rsidTr="07FB729A">
        <w:trPr>
          <w:trHeight w:val="412"/>
        </w:trPr>
        <w:tc>
          <w:tcPr>
            <w:tcW w:w="706" w:type="dxa"/>
            <w:vMerge/>
          </w:tcPr>
          <w:p w14:paraId="44521681" w14:textId="77777777" w:rsidR="005E563A" w:rsidRDefault="005E563A">
            <w:pPr>
              <w:rPr>
                <w:sz w:val="2"/>
                <w:szCs w:val="2"/>
              </w:rPr>
            </w:pPr>
          </w:p>
        </w:tc>
        <w:tc>
          <w:tcPr>
            <w:tcW w:w="7020" w:type="dxa"/>
          </w:tcPr>
          <w:p w14:paraId="1C3632ED" w14:textId="77777777" w:rsidR="005E563A" w:rsidRDefault="00892739">
            <w:pPr>
              <w:pStyle w:val="TableParagraph"/>
              <w:spacing w:line="268" w:lineRule="exact"/>
              <w:ind w:left="950"/>
              <w:rPr>
                <w:sz w:val="24"/>
              </w:rPr>
            </w:pPr>
            <w:r>
              <w:rPr>
                <w:sz w:val="24"/>
              </w:rPr>
              <w:t>4.1.2</w:t>
            </w:r>
            <w:r>
              <w:rPr>
                <w:spacing w:val="-5"/>
                <w:sz w:val="24"/>
              </w:rPr>
              <w:t xml:space="preserve"> </w:t>
            </w:r>
            <w:r>
              <w:rPr>
                <w:sz w:val="24"/>
              </w:rPr>
              <w:t>Non</w:t>
            </w:r>
            <w:r>
              <w:rPr>
                <w:spacing w:val="-3"/>
                <w:sz w:val="24"/>
              </w:rPr>
              <w:t xml:space="preserve"> </w:t>
            </w:r>
            <w:r>
              <w:rPr>
                <w:sz w:val="24"/>
              </w:rPr>
              <w:t>-</w:t>
            </w:r>
            <w:r>
              <w:rPr>
                <w:spacing w:val="-3"/>
                <w:sz w:val="24"/>
              </w:rPr>
              <w:t xml:space="preserve"> </w:t>
            </w:r>
            <w:r>
              <w:rPr>
                <w:sz w:val="24"/>
              </w:rPr>
              <w:t>Functional</w:t>
            </w:r>
            <w:r>
              <w:rPr>
                <w:spacing w:val="-5"/>
                <w:sz w:val="24"/>
              </w:rPr>
              <w:t xml:space="preserve"> </w:t>
            </w:r>
            <w:r>
              <w:rPr>
                <w:sz w:val="24"/>
              </w:rPr>
              <w:t>Requirements</w:t>
            </w:r>
          </w:p>
        </w:tc>
        <w:tc>
          <w:tcPr>
            <w:tcW w:w="1205" w:type="dxa"/>
          </w:tcPr>
          <w:p w14:paraId="664C5C54" w14:textId="0D3A3BD7" w:rsidR="005E563A" w:rsidRDefault="003D431E">
            <w:pPr>
              <w:pStyle w:val="TableParagraph"/>
              <w:spacing w:line="268" w:lineRule="exact"/>
              <w:jc w:val="center"/>
              <w:rPr>
                <w:sz w:val="24"/>
              </w:rPr>
            </w:pPr>
            <w:r>
              <w:rPr>
                <w:sz w:val="24"/>
              </w:rPr>
              <w:t>24</w:t>
            </w:r>
          </w:p>
        </w:tc>
      </w:tr>
      <w:tr w:rsidR="005E563A" w14:paraId="02ADF2B9" w14:textId="77777777" w:rsidTr="07FB729A">
        <w:trPr>
          <w:trHeight w:val="412"/>
        </w:trPr>
        <w:tc>
          <w:tcPr>
            <w:tcW w:w="706" w:type="dxa"/>
            <w:vMerge/>
          </w:tcPr>
          <w:p w14:paraId="1042BBF3" w14:textId="77777777" w:rsidR="005E563A" w:rsidRDefault="005E563A">
            <w:pPr>
              <w:rPr>
                <w:sz w:val="2"/>
                <w:szCs w:val="2"/>
              </w:rPr>
            </w:pPr>
          </w:p>
        </w:tc>
        <w:tc>
          <w:tcPr>
            <w:tcW w:w="7020" w:type="dxa"/>
          </w:tcPr>
          <w:p w14:paraId="6B310D46" w14:textId="77777777" w:rsidR="005E563A" w:rsidRDefault="00892739">
            <w:pPr>
              <w:pStyle w:val="TableParagraph"/>
              <w:spacing w:line="268" w:lineRule="exact"/>
              <w:ind w:left="105"/>
              <w:rPr>
                <w:sz w:val="24"/>
              </w:rPr>
            </w:pPr>
            <w:r>
              <w:rPr>
                <w:sz w:val="24"/>
              </w:rPr>
              <w:t>4.2</w:t>
            </w:r>
            <w:r>
              <w:rPr>
                <w:spacing w:val="1"/>
                <w:sz w:val="24"/>
              </w:rPr>
              <w:t xml:space="preserve"> </w:t>
            </w:r>
            <w:r>
              <w:rPr>
                <w:sz w:val="24"/>
              </w:rPr>
              <w:t>Feasibility</w:t>
            </w:r>
            <w:r>
              <w:rPr>
                <w:spacing w:val="-4"/>
                <w:sz w:val="24"/>
              </w:rPr>
              <w:t xml:space="preserve"> </w:t>
            </w:r>
            <w:r>
              <w:rPr>
                <w:sz w:val="24"/>
              </w:rPr>
              <w:t>Study</w:t>
            </w:r>
          </w:p>
        </w:tc>
        <w:tc>
          <w:tcPr>
            <w:tcW w:w="1205" w:type="dxa"/>
          </w:tcPr>
          <w:p w14:paraId="53D738E1" w14:textId="087E903F" w:rsidR="005E563A" w:rsidRDefault="003D431E">
            <w:pPr>
              <w:pStyle w:val="TableParagraph"/>
              <w:spacing w:line="268" w:lineRule="exact"/>
              <w:ind w:right="16"/>
              <w:jc w:val="center"/>
              <w:rPr>
                <w:sz w:val="24"/>
              </w:rPr>
            </w:pPr>
            <w:r>
              <w:rPr>
                <w:sz w:val="24"/>
              </w:rPr>
              <w:t>25</w:t>
            </w:r>
          </w:p>
        </w:tc>
      </w:tr>
      <w:tr w:rsidR="005E563A" w14:paraId="51E3A7D7" w14:textId="77777777" w:rsidTr="07FB729A">
        <w:trPr>
          <w:trHeight w:val="417"/>
        </w:trPr>
        <w:tc>
          <w:tcPr>
            <w:tcW w:w="706" w:type="dxa"/>
            <w:vMerge/>
          </w:tcPr>
          <w:p w14:paraId="664554A8" w14:textId="77777777" w:rsidR="005E563A" w:rsidRDefault="005E563A">
            <w:pPr>
              <w:rPr>
                <w:sz w:val="2"/>
                <w:szCs w:val="2"/>
              </w:rPr>
            </w:pPr>
          </w:p>
        </w:tc>
        <w:tc>
          <w:tcPr>
            <w:tcW w:w="7020" w:type="dxa"/>
          </w:tcPr>
          <w:p w14:paraId="0CCDACBE" w14:textId="77777777" w:rsidR="005E563A" w:rsidRDefault="00892739">
            <w:pPr>
              <w:pStyle w:val="TableParagraph"/>
              <w:spacing w:line="273" w:lineRule="exact"/>
              <w:ind w:left="105"/>
              <w:rPr>
                <w:sz w:val="24"/>
              </w:rPr>
            </w:pPr>
            <w:r>
              <w:rPr>
                <w:sz w:val="24"/>
              </w:rPr>
              <w:t>4.3 System</w:t>
            </w:r>
            <w:r>
              <w:rPr>
                <w:spacing w:val="-9"/>
                <w:sz w:val="24"/>
              </w:rPr>
              <w:t xml:space="preserve"> </w:t>
            </w:r>
            <w:r>
              <w:rPr>
                <w:sz w:val="24"/>
              </w:rPr>
              <w:t>Requirements</w:t>
            </w:r>
          </w:p>
        </w:tc>
        <w:tc>
          <w:tcPr>
            <w:tcW w:w="1205" w:type="dxa"/>
          </w:tcPr>
          <w:p w14:paraId="4968BB3B" w14:textId="48D93230" w:rsidR="005E563A" w:rsidRDefault="003D431E">
            <w:pPr>
              <w:pStyle w:val="TableParagraph"/>
              <w:spacing w:line="273" w:lineRule="exact"/>
              <w:ind w:left="157" w:right="152"/>
              <w:jc w:val="center"/>
              <w:rPr>
                <w:sz w:val="24"/>
              </w:rPr>
            </w:pPr>
            <w:r>
              <w:rPr>
                <w:sz w:val="24"/>
              </w:rPr>
              <w:t>26</w:t>
            </w:r>
          </w:p>
        </w:tc>
      </w:tr>
      <w:tr w:rsidR="005E563A" w14:paraId="69DB4A1D" w14:textId="77777777" w:rsidTr="07FB729A">
        <w:trPr>
          <w:trHeight w:val="412"/>
        </w:trPr>
        <w:tc>
          <w:tcPr>
            <w:tcW w:w="706" w:type="dxa"/>
            <w:vMerge/>
          </w:tcPr>
          <w:p w14:paraId="25AAC20B" w14:textId="77777777" w:rsidR="005E563A" w:rsidRDefault="005E563A">
            <w:pPr>
              <w:rPr>
                <w:sz w:val="2"/>
                <w:szCs w:val="2"/>
              </w:rPr>
            </w:pPr>
          </w:p>
        </w:tc>
        <w:tc>
          <w:tcPr>
            <w:tcW w:w="7020" w:type="dxa"/>
          </w:tcPr>
          <w:p w14:paraId="22E2D8CB" w14:textId="77777777" w:rsidR="005E563A" w:rsidRDefault="00892739">
            <w:pPr>
              <w:pStyle w:val="TableParagraph"/>
              <w:spacing w:line="268" w:lineRule="exact"/>
              <w:ind w:left="950"/>
              <w:rPr>
                <w:sz w:val="24"/>
              </w:rPr>
            </w:pPr>
            <w:r>
              <w:rPr>
                <w:sz w:val="24"/>
              </w:rPr>
              <w:t>4.3.1</w:t>
            </w:r>
            <w:r>
              <w:rPr>
                <w:spacing w:val="-7"/>
                <w:sz w:val="24"/>
              </w:rPr>
              <w:t xml:space="preserve"> </w:t>
            </w:r>
            <w:r>
              <w:rPr>
                <w:sz w:val="24"/>
              </w:rPr>
              <w:t>Software</w:t>
            </w:r>
            <w:r>
              <w:rPr>
                <w:spacing w:val="-3"/>
                <w:sz w:val="24"/>
              </w:rPr>
              <w:t xml:space="preserve"> </w:t>
            </w:r>
            <w:r>
              <w:rPr>
                <w:sz w:val="24"/>
              </w:rPr>
              <w:t>Requirements</w:t>
            </w:r>
          </w:p>
        </w:tc>
        <w:tc>
          <w:tcPr>
            <w:tcW w:w="1205" w:type="dxa"/>
          </w:tcPr>
          <w:p w14:paraId="73A3B172" w14:textId="455CB780" w:rsidR="005E563A" w:rsidRDefault="003D431E">
            <w:pPr>
              <w:pStyle w:val="TableParagraph"/>
              <w:spacing w:line="268" w:lineRule="exact"/>
              <w:ind w:left="157" w:right="152"/>
              <w:jc w:val="center"/>
              <w:rPr>
                <w:sz w:val="24"/>
              </w:rPr>
            </w:pPr>
            <w:r>
              <w:rPr>
                <w:sz w:val="24"/>
              </w:rPr>
              <w:t>26</w:t>
            </w:r>
          </w:p>
        </w:tc>
      </w:tr>
      <w:tr w:rsidR="005E563A" w14:paraId="4C6A4A07" w14:textId="77777777" w:rsidTr="07FB729A">
        <w:trPr>
          <w:trHeight w:val="412"/>
        </w:trPr>
        <w:tc>
          <w:tcPr>
            <w:tcW w:w="706" w:type="dxa"/>
            <w:vMerge/>
          </w:tcPr>
          <w:p w14:paraId="1CB7235D" w14:textId="77777777" w:rsidR="005E563A" w:rsidRDefault="005E563A">
            <w:pPr>
              <w:rPr>
                <w:sz w:val="2"/>
                <w:szCs w:val="2"/>
              </w:rPr>
            </w:pPr>
          </w:p>
        </w:tc>
        <w:tc>
          <w:tcPr>
            <w:tcW w:w="7020" w:type="dxa"/>
          </w:tcPr>
          <w:p w14:paraId="38D45EAF" w14:textId="77777777" w:rsidR="005E563A" w:rsidRDefault="00892739">
            <w:pPr>
              <w:pStyle w:val="TableParagraph"/>
              <w:spacing w:line="268" w:lineRule="exact"/>
              <w:ind w:left="950"/>
              <w:rPr>
                <w:sz w:val="24"/>
              </w:rPr>
            </w:pPr>
            <w:r>
              <w:rPr>
                <w:sz w:val="24"/>
              </w:rPr>
              <w:t>4.3.2</w:t>
            </w:r>
            <w:r>
              <w:rPr>
                <w:spacing w:val="-8"/>
                <w:sz w:val="24"/>
              </w:rPr>
              <w:t xml:space="preserve"> </w:t>
            </w:r>
            <w:r>
              <w:rPr>
                <w:sz w:val="24"/>
              </w:rPr>
              <w:t>Hardware</w:t>
            </w:r>
            <w:r>
              <w:rPr>
                <w:spacing w:val="-3"/>
                <w:sz w:val="24"/>
              </w:rPr>
              <w:t xml:space="preserve"> </w:t>
            </w:r>
            <w:r>
              <w:rPr>
                <w:sz w:val="24"/>
              </w:rPr>
              <w:t>Requirements</w:t>
            </w:r>
          </w:p>
        </w:tc>
        <w:tc>
          <w:tcPr>
            <w:tcW w:w="1205" w:type="dxa"/>
          </w:tcPr>
          <w:p w14:paraId="46412662" w14:textId="27F33C5E" w:rsidR="005E563A" w:rsidRDefault="003D431E">
            <w:pPr>
              <w:pStyle w:val="TableParagraph"/>
              <w:spacing w:line="268" w:lineRule="exact"/>
              <w:ind w:left="157" w:right="152"/>
              <w:jc w:val="center"/>
              <w:rPr>
                <w:sz w:val="24"/>
              </w:rPr>
            </w:pPr>
            <w:r>
              <w:rPr>
                <w:sz w:val="24"/>
              </w:rPr>
              <w:t>27</w:t>
            </w:r>
          </w:p>
        </w:tc>
      </w:tr>
      <w:tr w:rsidR="005E563A" w14:paraId="43076CC1" w14:textId="77777777" w:rsidTr="07FB729A">
        <w:trPr>
          <w:trHeight w:val="412"/>
        </w:trPr>
        <w:tc>
          <w:tcPr>
            <w:tcW w:w="706" w:type="dxa"/>
            <w:vMerge w:val="restart"/>
          </w:tcPr>
          <w:p w14:paraId="34531C5E" w14:textId="77777777" w:rsidR="005E563A" w:rsidRDefault="00892739">
            <w:pPr>
              <w:pStyle w:val="TableParagraph"/>
              <w:spacing w:line="273" w:lineRule="exact"/>
              <w:ind w:left="9"/>
              <w:jc w:val="center"/>
              <w:rPr>
                <w:b/>
                <w:sz w:val="24"/>
              </w:rPr>
            </w:pPr>
            <w:r>
              <w:rPr>
                <w:b/>
                <w:sz w:val="24"/>
              </w:rPr>
              <w:t>5</w:t>
            </w:r>
          </w:p>
        </w:tc>
        <w:tc>
          <w:tcPr>
            <w:tcW w:w="7020" w:type="dxa"/>
          </w:tcPr>
          <w:p w14:paraId="737406A1" w14:textId="77777777" w:rsidR="005E563A" w:rsidRDefault="00892739">
            <w:pPr>
              <w:pStyle w:val="TableParagraph"/>
              <w:spacing w:line="273" w:lineRule="exact"/>
              <w:ind w:left="105"/>
              <w:rPr>
                <w:b/>
                <w:sz w:val="24"/>
              </w:rPr>
            </w:pPr>
            <w:r>
              <w:rPr>
                <w:b/>
                <w:sz w:val="24"/>
              </w:rPr>
              <w:t>SYSTEM DESIGN</w:t>
            </w:r>
          </w:p>
        </w:tc>
        <w:tc>
          <w:tcPr>
            <w:tcW w:w="1205" w:type="dxa"/>
          </w:tcPr>
          <w:p w14:paraId="452F4F71" w14:textId="2DFB7B1F" w:rsidR="005E563A" w:rsidRDefault="003D431E">
            <w:pPr>
              <w:pStyle w:val="TableParagraph"/>
              <w:spacing w:line="268" w:lineRule="exact"/>
              <w:ind w:left="152" w:right="152"/>
              <w:jc w:val="center"/>
              <w:rPr>
                <w:sz w:val="24"/>
              </w:rPr>
            </w:pPr>
            <w:r>
              <w:rPr>
                <w:sz w:val="24"/>
              </w:rPr>
              <w:t>28-</w:t>
            </w:r>
            <w:r w:rsidR="005C69D2">
              <w:rPr>
                <w:sz w:val="24"/>
              </w:rPr>
              <w:t>41</w:t>
            </w:r>
          </w:p>
        </w:tc>
      </w:tr>
      <w:tr w:rsidR="005E563A" w14:paraId="6FDF3F4C" w14:textId="77777777" w:rsidTr="07FB729A">
        <w:trPr>
          <w:trHeight w:val="360"/>
        </w:trPr>
        <w:tc>
          <w:tcPr>
            <w:tcW w:w="706" w:type="dxa"/>
            <w:vMerge/>
          </w:tcPr>
          <w:p w14:paraId="0EE405A1" w14:textId="77777777" w:rsidR="005E563A" w:rsidRDefault="005E563A">
            <w:pPr>
              <w:rPr>
                <w:sz w:val="2"/>
                <w:szCs w:val="2"/>
              </w:rPr>
            </w:pPr>
          </w:p>
        </w:tc>
        <w:tc>
          <w:tcPr>
            <w:tcW w:w="7020" w:type="dxa"/>
          </w:tcPr>
          <w:p w14:paraId="5CB898F9" w14:textId="77777777" w:rsidR="005E563A" w:rsidRDefault="00892739">
            <w:pPr>
              <w:pStyle w:val="TableParagraph"/>
              <w:spacing w:line="268" w:lineRule="exact"/>
              <w:ind w:left="105"/>
              <w:rPr>
                <w:sz w:val="24"/>
              </w:rPr>
            </w:pPr>
            <w:r>
              <w:rPr>
                <w:sz w:val="24"/>
              </w:rPr>
              <w:t>5.1</w:t>
            </w:r>
            <w:r>
              <w:rPr>
                <w:spacing w:val="-2"/>
                <w:sz w:val="24"/>
              </w:rPr>
              <w:t xml:space="preserve"> </w:t>
            </w:r>
            <w:r>
              <w:rPr>
                <w:sz w:val="24"/>
              </w:rPr>
              <w:t>Introduction</w:t>
            </w:r>
          </w:p>
        </w:tc>
        <w:tc>
          <w:tcPr>
            <w:tcW w:w="1205" w:type="dxa"/>
          </w:tcPr>
          <w:p w14:paraId="30D17E18" w14:textId="6508CADD" w:rsidR="005E563A" w:rsidRDefault="003D431E">
            <w:pPr>
              <w:pStyle w:val="TableParagraph"/>
              <w:spacing w:line="268" w:lineRule="exact"/>
              <w:ind w:left="157" w:right="152"/>
              <w:jc w:val="center"/>
              <w:rPr>
                <w:sz w:val="24"/>
              </w:rPr>
            </w:pPr>
            <w:r>
              <w:rPr>
                <w:sz w:val="24"/>
              </w:rPr>
              <w:t>29</w:t>
            </w:r>
          </w:p>
        </w:tc>
      </w:tr>
      <w:tr w:rsidR="005E563A" w14:paraId="5B3EBBA7" w14:textId="77777777" w:rsidTr="07FB729A">
        <w:trPr>
          <w:trHeight w:val="417"/>
        </w:trPr>
        <w:tc>
          <w:tcPr>
            <w:tcW w:w="706" w:type="dxa"/>
            <w:vMerge/>
          </w:tcPr>
          <w:p w14:paraId="628C4BFB" w14:textId="77777777" w:rsidR="005E563A" w:rsidRDefault="005E563A">
            <w:pPr>
              <w:rPr>
                <w:sz w:val="2"/>
                <w:szCs w:val="2"/>
              </w:rPr>
            </w:pPr>
          </w:p>
        </w:tc>
        <w:tc>
          <w:tcPr>
            <w:tcW w:w="7020" w:type="dxa"/>
          </w:tcPr>
          <w:p w14:paraId="3B4BC250" w14:textId="05A77D3A" w:rsidR="005E563A" w:rsidRDefault="00892739">
            <w:pPr>
              <w:pStyle w:val="TableParagraph"/>
              <w:spacing w:line="273" w:lineRule="exact"/>
              <w:ind w:left="950"/>
              <w:rPr>
                <w:sz w:val="24"/>
                <w:szCs w:val="24"/>
              </w:rPr>
            </w:pPr>
            <w:r w:rsidRPr="78124619">
              <w:rPr>
                <w:sz w:val="24"/>
                <w:szCs w:val="24"/>
              </w:rPr>
              <w:t>5.1.1</w:t>
            </w:r>
            <w:r w:rsidRPr="78124619">
              <w:rPr>
                <w:spacing w:val="-5"/>
                <w:sz w:val="24"/>
                <w:szCs w:val="24"/>
              </w:rPr>
              <w:t xml:space="preserve"> </w:t>
            </w:r>
            <w:r w:rsidR="78124619" w:rsidRPr="78124619">
              <w:rPr>
                <w:sz w:val="24"/>
                <w:szCs w:val="24"/>
              </w:rPr>
              <w:t>System Architecture</w:t>
            </w:r>
            <w:r w:rsidRPr="78124619">
              <w:rPr>
                <w:sz w:val="24"/>
                <w:szCs w:val="24"/>
              </w:rPr>
              <w:t xml:space="preserve"> </w:t>
            </w:r>
          </w:p>
        </w:tc>
        <w:tc>
          <w:tcPr>
            <w:tcW w:w="1205" w:type="dxa"/>
          </w:tcPr>
          <w:p w14:paraId="646A40A4" w14:textId="657F237F" w:rsidR="005E563A" w:rsidRDefault="003D431E">
            <w:pPr>
              <w:pStyle w:val="TableParagraph"/>
              <w:spacing w:line="273" w:lineRule="exact"/>
              <w:ind w:left="157" w:right="152"/>
              <w:jc w:val="center"/>
              <w:rPr>
                <w:sz w:val="24"/>
              </w:rPr>
            </w:pPr>
            <w:r>
              <w:rPr>
                <w:sz w:val="24"/>
              </w:rPr>
              <w:t>30</w:t>
            </w:r>
          </w:p>
        </w:tc>
      </w:tr>
      <w:tr w:rsidR="005E563A" w14:paraId="2C85C82A" w14:textId="77777777" w:rsidTr="07FB729A">
        <w:trPr>
          <w:trHeight w:val="315"/>
        </w:trPr>
        <w:tc>
          <w:tcPr>
            <w:tcW w:w="706" w:type="dxa"/>
            <w:vMerge/>
          </w:tcPr>
          <w:p w14:paraId="10B1DAF9" w14:textId="77777777" w:rsidR="005E563A" w:rsidRDefault="005E563A">
            <w:pPr>
              <w:rPr>
                <w:sz w:val="2"/>
                <w:szCs w:val="2"/>
              </w:rPr>
            </w:pPr>
          </w:p>
        </w:tc>
        <w:tc>
          <w:tcPr>
            <w:tcW w:w="7020" w:type="dxa"/>
          </w:tcPr>
          <w:p w14:paraId="122A4C1D" w14:textId="67E3FE36" w:rsidR="005E563A" w:rsidRDefault="00892739">
            <w:pPr>
              <w:pStyle w:val="TableParagraph"/>
              <w:spacing w:line="268" w:lineRule="exact"/>
              <w:ind w:left="950"/>
              <w:rPr>
                <w:sz w:val="24"/>
                <w:szCs w:val="24"/>
              </w:rPr>
            </w:pPr>
            <w:r w:rsidRPr="78124619">
              <w:rPr>
                <w:sz w:val="24"/>
                <w:szCs w:val="24"/>
              </w:rPr>
              <w:t>5.1.2</w:t>
            </w:r>
            <w:r w:rsidRPr="78124619">
              <w:rPr>
                <w:spacing w:val="-3"/>
                <w:sz w:val="24"/>
                <w:szCs w:val="24"/>
              </w:rPr>
              <w:t xml:space="preserve"> </w:t>
            </w:r>
            <w:r w:rsidR="78124619" w:rsidRPr="78124619">
              <w:rPr>
                <w:sz w:val="24"/>
                <w:szCs w:val="24"/>
              </w:rPr>
              <w:t>Use Case</w:t>
            </w:r>
            <w:r w:rsidRPr="78124619">
              <w:rPr>
                <w:sz w:val="24"/>
                <w:szCs w:val="24"/>
              </w:rPr>
              <w:t xml:space="preserve"> Diagram</w:t>
            </w:r>
          </w:p>
        </w:tc>
        <w:tc>
          <w:tcPr>
            <w:tcW w:w="1205" w:type="dxa"/>
          </w:tcPr>
          <w:p w14:paraId="7BB6BD36" w14:textId="0444E420" w:rsidR="005E563A" w:rsidRDefault="003D431E">
            <w:pPr>
              <w:pStyle w:val="TableParagraph"/>
              <w:spacing w:line="268" w:lineRule="exact"/>
              <w:ind w:left="157" w:right="152"/>
              <w:jc w:val="center"/>
              <w:rPr>
                <w:sz w:val="24"/>
              </w:rPr>
            </w:pPr>
            <w:r>
              <w:rPr>
                <w:sz w:val="24"/>
              </w:rPr>
              <w:t>31-32</w:t>
            </w:r>
          </w:p>
        </w:tc>
      </w:tr>
      <w:tr w:rsidR="005E563A" w14:paraId="0A39FA83" w14:textId="77777777" w:rsidTr="07FB729A">
        <w:trPr>
          <w:trHeight w:val="435"/>
        </w:trPr>
        <w:tc>
          <w:tcPr>
            <w:tcW w:w="706" w:type="dxa"/>
            <w:vMerge/>
          </w:tcPr>
          <w:p w14:paraId="235CBD5D" w14:textId="77777777" w:rsidR="005E563A" w:rsidRDefault="005E563A">
            <w:pPr>
              <w:rPr>
                <w:sz w:val="2"/>
                <w:szCs w:val="2"/>
              </w:rPr>
            </w:pPr>
          </w:p>
        </w:tc>
        <w:tc>
          <w:tcPr>
            <w:tcW w:w="7020" w:type="dxa"/>
          </w:tcPr>
          <w:p w14:paraId="37D964EA" w14:textId="2C503826" w:rsidR="005E563A" w:rsidRDefault="00892739">
            <w:pPr>
              <w:pStyle w:val="TableParagraph"/>
              <w:spacing w:before="59"/>
              <w:ind w:left="950"/>
              <w:rPr>
                <w:sz w:val="24"/>
                <w:szCs w:val="24"/>
              </w:rPr>
            </w:pPr>
            <w:r w:rsidRPr="78124619">
              <w:rPr>
                <w:sz w:val="24"/>
                <w:szCs w:val="24"/>
              </w:rPr>
              <w:t xml:space="preserve">5.1.3 </w:t>
            </w:r>
            <w:r w:rsidR="78124619" w:rsidRPr="78124619">
              <w:rPr>
                <w:sz w:val="24"/>
                <w:szCs w:val="24"/>
              </w:rPr>
              <w:t>Activity</w:t>
            </w:r>
            <w:r w:rsidRPr="78124619">
              <w:rPr>
                <w:sz w:val="24"/>
                <w:szCs w:val="24"/>
              </w:rPr>
              <w:t xml:space="preserve"> Diagram</w:t>
            </w:r>
          </w:p>
        </w:tc>
        <w:tc>
          <w:tcPr>
            <w:tcW w:w="1205" w:type="dxa"/>
          </w:tcPr>
          <w:p w14:paraId="2A012D77" w14:textId="740BA976" w:rsidR="005E563A" w:rsidRDefault="003D431E">
            <w:pPr>
              <w:pStyle w:val="TableParagraph"/>
              <w:spacing w:before="59"/>
              <w:ind w:left="157" w:right="152"/>
              <w:jc w:val="center"/>
              <w:rPr>
                <w:sz w:val="24"/>
              </w:rPr>
            </w:pPr>
            <w:r>
              <w:rPr>
                <w:sz w:val="24"/>
              </w:rPr>
              <w:t>33-35</w:t>
            </w:r>
          </w:p>
        </w:tc>
      </w:tr>
      <w:tr w:rsidR="261640DB" w14:paraId="24910C3D" w14:textId="77777777" w:rsidTr="07FB729A">
        <w:trPr>
          <w:trHeight w:val="300"/>
        </w:trPr>
        <w:tc>
          <w:tcPr>
            <w:tcW w:w="706" w:type="dxa"/>
            <w:vMerge/>
          </w:tcPr>
          <w:p w14:paraId="1A5944B7" w14:textId="77777777" w:rsidR="003C196B" w:rsidRDefault="003C196B"/>
        </w:tc>
        <w:tc>
          <w:tcPr>
            <w:tcW w:w="7020" w:type="dxa"/>
          </w:tcPr>
          <w:p w14:paraId="7EDA747A" w14:textId="4FCAB21A" w:rsidR="261640DB" w:rsidRDefault="261640DB" w:rsidP="261640DB">
            <w:pPr>
              <w:rPr>
                <w:sz w:val="24"/>
                <w:szCs w:val="24"/>
              </w:rPr>
            </w:pPr>
            <w:r w:rsidRPr="261640DB">
              <w:rPr>
                <w:sz w:val="24"/>
                <w:szCs w:val="24"/>
              </w:rPr>
              <w:t xml:space="preserve">                5.1.4 Class Diagram</w:t>
            </w:r>
          </w:p>
        </w:tc>
        <w:tc>
          <w:tcPr>
            <w:tcW w:w="1205" w:type="dxa"/>
          </w:tcPr>
          <w:p w14:paraId="11D70E1F" w14:textId="1721EC70" w:rsidR="261640DB" w:rsidRDefault="005C69D2" w:rsidP="005C69D2">
            <w:pPr>
              <w:pStyle w:val="TableParagraph"/>
              <w:jc w:val="center"/>
              <w:rPr>
                <w:sz w:val="24"/>
                <w:szCs w:val="24"/>
              </w:rPr>
            </w:pPr>
            <w:r>
              <w:rPr>
                <w:sz w:val="24"/>
                <w:szCs w:val="24"/>
              </w:rPr>
              <w:t>36-38</w:t>
            </w:r>
          </w:p>
        </w:tc>
      </w:tr>
      <w:tr w:rsidR="78124619" w14:paraId="3F36EC43" w14:textId="77777777" w:rsidTr="07FB729A">
        <w:trPr>
          <w:trHeight w:val="300"/>
        </w:trPr>
        <w:tc>
          <w:tcPr>
            <w:tcW w:w="706" w:type="dxa"/>
            <w:vMerge/>
          </w:tcPr>
          <w:p w14:paraId="3F12E478" w14:textId="77777777" w:rsidR="00707ACE" w:rsidRDefault="00707ACE"/>
        </w:tc>
        <w:tc>
          <w:tcPr>
            <w:tcW w:w="7020" w:type="dxa"/>
          </w:tcPr>
          <w:p w14:paraId="07D58DEF" w14:textId="5B69CCF1" w:rsidR="78124619" w:rsidRDefault="261640DB" w:rsidP="78124619">
            <w:pPr>
              <w:pStyle w:val="TableParagraph"/>
              <w:spacing w:before="120" w:after="120"/>
              <w:rPr>
                <w:sz w:val="24"/>
                <w:szCs w:val="24"/>
              </w:rPr>
            </w:pPr>
            <w:r w:rsidRPr="261640DB">
              <w:rPr>
                <w:sz w:val="24"/>
                <w:szCs w:val="24"/>
              </w:rPr>
              <w:t xml:space="preserve">                5.1.5 Component Diagram</w:t>
            </w:r>
          </w:p>
        </w:tc>
        <w:tc>
          <w:tcPr>
            <w:tcW w:w="1205" w:type="dxa"/>
          </w:tcPr>
          <w:p w14:paraId="2FB58809" w14:textId="1FB601EC" w:rsidR="78124619" w:rsidRDefault="005C69D2" w:rsidP="005C69D2">
            <w:pPr>
              <w:pStyle w:val="TableParagraph"/>
              <w:jc w:val="center"/>
              <w:rPr>
                <w:sz w:val="24"/>
                <w:szCs w:val="24"/>
              </w:rPr>
            </w:pPr>
            <w:r>
              <w:rPr>
                <w:sz w:val="24"/>
                <w:szCs w:val="24"/>
              </w:rPr>
              <w:t>39</w:t>
            </w:r>
          </w:p>
        </w:tc>
      </w:tr>
      <w:tr w:rsidR="78124619" w14:paraId="5E712DF9" w14:textId="77777777" w:rsidTr="07FB729A">
        <w:trPr>
          <w:trHeight w:val="435"/>
        </w:trPr>
        <w:tc>
          <w:tcPr>
            <w:tcW w:w="706" w:type="dxa"/>
            <w:vMerge/>
          </w:tcPr>
          <w:p w14:paraId="3810A5FE" w14:textId="77777777" w:rsidR="00707ACE" w:rsidRDefault="00707ACE"/>
        </w:tc>
        <w:tc>
          <w:tcPr>
            <w:tcW w:w="7020" w:type="dxa"/>
          </w:tcPr>
          <w:p w14:paraId="0656C72C" w14:textId="786FC750" w:rsidR="78124619" w:rsidRDefault="261640DB" w:rsidP="78124619">
            <w:pPr>
              <w:pStyle w:val="TableParagraph"/>
              <w:rPr>
                <w:sz w:val="24"/>
                <w:szCs w:val="24"/>
              </w:rPr>
            </w:pPr>
            <w:r w:rsidRPr="261640DB">
              <w:rPr>
                <w:sz w:val="24"/>
                <w:szCs w:val="24"/>
              </w:rPr>
              <w:t xml:space="preserve">                5.1.6 Deployment Diagram</w:t>
            </w:r>
          </w:p>
        </w:tc>
        <w:tc>
          <w:tcPr>
            <w:tcW w:w="1205" w:type="dxa"/>
          </w:tcPr>
          <w:p w14:paraId="31D61570" w14:textId="4AEEFB0D" w:rsidR="78124619" w:rsidRDefault="005C69D2" w:rsidP="005C69D2">
            <w:pPr>
              <w:pStyle w:val="TableParagraph"/>
              <w:jc w:val="center"/>
              <w:rPr>
                <w:sz w:val="24"/>
                <w:szCs w:val="24"/>
              </w:rPr>
            </w:pPr>
            <w:r>
              <w:rPr>
                <w:sz w:val="24"/>
                <w:szCs w:val="24"/>
              </w:rPr>
              <w:t>39-41</w:t>
            </w:r>
          </w:p>
        </w:tc>
      </w:tr>
    </w:tbl>
    <w:p w14:paraId="691DDC2A" w14:textId="5DEC82EC" w:rsidR="261640DB" w:rsidRDefault="261640DB"/>
    <w:p w14:paraId="11E7B48B" w14:textId="3CF5E6AD" w:rsidR="78124619" w:rsidRDefault="78124619"/>
    <w:p w14:paraId="05FAD654" w14:textId="52C73FCA" w:rsidR="78124619" w:rsidRDefault="78124619"/>
    <w:p w14:paraId="675A5867" w14:textId="17C03FB8" w:rsidR="78124619" w:rsidRDefault="78124619"/>
    <w:p w14:paraId="50F1579A" w14:textId="77777777" w:rsidR="005E563A" w:rsidRDefault="005E563A">
      <w:pPr>
        <w:rPr>
          <w:sz w:val="24"/>
        </w:rPr>
        <w:sectPr w:rsidR="005E563A" w:rsidSect="00C65A78">
          <w:headerReference w:type="default" r:id="rId26"/>
          <w:footerReference w:type="default" r:id="rId27"/>
          <w:pgSz w:w="11910" w:h="16840"/>
          <w:pgMar w:top="1580" w:right="477" w:bottom="280" w:left="480" w:header="720" w:footer="720" w:gutter="0"/>
          <w:cols w:space="720"/>
        </w:sectPr>
      </w:pPr>
    </w:p>
    <w:tbl>
      <w:tblPr>
        <w:tblW w:w="0" w:type="auto"/>
        <w:tblInd w:w="10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706"/>
        <w:gridCol w:w="7020"/>
        <w:gridCol w:w="1205"/>
      </w:tblGrid>
      <w:tr w:rsidR="005E563A" w14:paraId="44F23739" w14:textId="77777777" w:rsidTr="07FB729A">
        <w:trPr>
          <w:trHeight w:val="700"/>
        </w:trPr>
        <w:tc>
          <w:tcPr>
            <w:tcW w:w="706" w:type="dxa"/>
            <w:vMerge w:val="restart"/>
          </w:tcPr>
          <w:p w14:paraId="55BA960C" w14:textId="77777777" w:rsidR="005E563A" w:rsidRDefault="005E563A">
            <w:pPr>
              <w:pStyle w:val="TableParagraph"/>
              <w:rPr>
                <w:b/>
                <w:sz w:val="30"/>
              </w:rPr>
            </w:pPr>
          </w:p>
          <w:p w14:paraId="721B21CC" w14:textId="77777777" w:rsidR="005E563A" w:rsidRDefault="005E563A">
            <w:pPr>
              <w:pStyle w:val="TableParagraph"/>
              <w:rPr>
                <w:b/>
                <w:sz w:val="30"/>
              </w:rPr>
            </w:pPr>
          </w:p>
          <w:p w14:paraId="15EC8E57" w14:textId="77777777" w:rsidR="005E563A" w:rsidRDefault="005E563A">
            <w:pPr>
              <w:pStyle w:val="TableParagraph"/>
              <w:rPr>
                <w:b/>
                <w:sz w:val="30"/>
              </w:rPr>
            </w:pPr>
          </w:p>
          <w:p w14:paraId="2F1D6391" w14:textId="77777777" w:rsidR="005E563A" w:rsidRDefault="005E563A">
            <w:pPr>
              <w:pStyle w:val="TableParagraph"/>
              <w:rPr>
                <w:b/>
                <w:sz w:val="30"/>
              </w:rPr>
            </w:pPr>
          </w:p>
          <w:p w14:paraId="158181DA" w14:textId="77777777" w:rsidR="005E563A" w:rsidRDefault="005E563A">
            <w:pPr>
              <w:pStyle w:val="TableParagraph"/>
              <w:rPr>
                <w:b/>
                <w:sz w:val="30"/>
              </w:rPr>
            </w:pPr>
          </w:p>
          <w:p w14:paraId="245F494F" w14:textId="77777777" w:rsidR="005E563A" w:rsidRDefault="005E563A">
            <w:pPr>
              <w:pStyle w:val="TableParagraph"/>
              <w:rPr>
                <w:b/>
                <w:sz w:val="30"/>
              </w:rPr>
            </w:pPr>
          </w:p>
          <w:p w14:paraId="768C2F9E" w14:textId="77777777" w:rsidR="005E563A" w:rsidRDefault="00892739">
            <w:pPr>
              <w:pStyle w:val="TableParagraph"/>
              <w:spacing w:before="208"/>
              <w:ind w:right="46"/>
              <w:jc w:val="center"/>
              <w:rPr>
                <w:b/>
                <w:sz w:val="28"/>
              </w:rPr>
            </w:pPr>
            <w:r>
              <w:rPr>
                <w:b/>
                <w:w w:val="99"/>
                <w:sz w:val="28"/>
              </w:rPr>
              <w:t>6</w:t>
            </w:r>
          </w:p>
        </w:tc>
        <w:tc>
          <w:tcPr>
            <w:tcW w:w="7020" w:type="dxa"/>
          </w:tcPr>
          <w:p w14:paraId="7B0BAB05" w14:textId="77777777" w:rsidR="005E563A" w:rsidRDefault="00892739">
            <w:pPr>
              <w:pStyle w:val="TableParagraph"/>
              <w:spacing w:before="140"/>
              <w:ind w:left="105"/>
              <w:rPr>
                <w:b/>
                <w:sz w:val="24"/>
              </w:rPr>
            </w:pPr>
            <w:r>
              <w:rPr>
                <w:b/>
                <w:sz w:val="24"/>
              </w:rPr>
              <w:t>IMPLEMENTATION</w:t>
            </w:r>
          </w:p>
        </w:tc>
        <w:tc>
          <w:tcPr>
            <w:tcW w:w="1205" w:type="dxa"/>
          </w:tcPr>
          <w:p w14:paraId="09ACCAF1" w14:textId="11CE140D" w:rsidR="005E563A" w:rsidRDefault="005C69D2">
            <w:pPr>
              <w:pStyle w:val="TableParagraph"/>
              <w:spacing w:before="135"/>
              <w:ind w:left="152" w:right="152"/>
              <w:jc w:val="center"/>
              <w:rPr>
                <w:sz w:val="24"/>
              </w:rPr>
            </w:pPr>
            <w:r>
              <w:rPr>
                <w:sz w:val="24"/>
              </w:rPr>
              <w:t>43-57</w:t>
            </w:r>
          </w:p>
        </w:tc>
      </w:tr>
      <w:tr w:rsidR="005E563A" w14:paraId="5C26E513" w14:textId="77777777" w:rsidTr="07FB729A">
        <w:trPr>
          <w:trHeight w:val="696"/>
        </w:trPr>
        <w:tc>
          <w:tcPr>
            <w:tcW w:w="706" w:type="dxa"/>
            <w:vMerge/>
          </w:tcPr>
          <w:p w14:paraId="1B3D5DFA" w14:textId="77777777" w:rsidR="005E563A" w:rsidRDefault="005E563A">
            <w:pPr>
              <w:rPr>
                <w:sz w:val="2"/>
                <w:szCs w:val="2"/>
              </w:rPr>
            </w:pPr>
          </w:p>
        </w:tc>
        <w:tc>
          <w:tcPr>
            <w:tcW w:w="7020" w:type="dxa"/>
          </w:tcPr>
          <w:p w14:paraId="1C4AF240" w14:textId="77777777" w:rsidR="005E563A" w:rsidRDefault="00892739">
            <w:pPr>
              <w:pStyle w:val="TableParagraph"/>
              <w:spacing w:before="131"/>
              <w:ind w:left="105"/>
              <w:rPr>
                <w:sz w:val="24"/>
              </w:rPr>
            </w:pPr>
            <w:r>
              <w:rPr>
                <w:sz w:val="24"/>
              </w:rPr>
              <w:t>6.1 Algorithm</w:t>
            </w:r>
            <w:r>
              <w:rPr>
                <w:spacing w:val="-9"/>
                <w:sz w:val="24"/>
              </w:rPr>
              <w:t xml:space="preserve"> </w:t>
            </w:r>
            <w:r>
              <w:rPr>
                <w:sz w:val="24"/>
              </w:rPr>
              <w:t>Description</w:t>
            </w:r>
          </w:p>
        </w:tc>
        <w:tc>
          <w:tcPr>
            <w:tcW w:w="1205" w:type="dxa"/>
          </w:tcPr>
          <w:p w14:paraId="023C3E19" w14:textId="269A58D7" w:rsidR="005E563A" w:rsidRDefault="005C69D2">
            <w:pPr>
              <w:pStyle w:val="TableParagraph"/>
              <w:spacing w:before="131"/>
              <w:ind w:left="157" w:right="152"/>
              <w:jc w:val="center"/>
              <w:rPr>
                <w:sz w:val="24"/>
              </w:rPr>
            </w:pPr>
            <w:r>
              <w:rPr>
                <w:sz w:val="24"/>
              </w:rPr>
              <w:t>43</w:t>
            </w:r>
          </w:p>
        </w:tc>
      </w:tr>
      <w:tr w:rsidR="005E563A" w14:paraId="4E9D04F0" w14:textId="77777777" w:rsidTr="07FB729A">
        <w:trPr>
          <w:trHeight w:val="417"/>
        </w:trPr>
        <w:tc>
          <w:tcPr>
            <w:tcW w:w="706" w:type="dxa"/>
            <w:vMerge/>
          </w:tcPr>
          <w:p w14:paraId="5B2EF93F" w14:textId="77777777" w:rsidR="005E563A" w:rsidRDefault="005E563A">
            <w:pPr>
              <w:rPr>
                <w:sz w:val="2"/>
                <w:szCs w:val="2"/>
              </w:rPr>
            </w:pPr>
          </w:p>
        </w:tc>
        <w:tc>
          <w:tcPr>
            <w:tcW w:w="7020" w:type="dxa"/>
          </w:tcPr>
          <w:p w14:paraId="341CD395" w14:textId="77777777" w:rsidR="005E563A" w:rsidRDefault="00892739">
            <w:pPr>
              <w:pStyle w:val="TableParagraph"/>
              <w:spacing w:line="268" w:lineRule="exact"/>
              <w:ind w:left="105"/>
              <w:rPr>
                <w:sz w:val="24"/>
              </w:rPr>
            </w:pPr>
            <w:r>
              <w:rPr>
                <w:sz w:val="24"/>
              </w:rPr>
              <w:t>6.2 Technology</w:t>
            </w:r>
            <w:r>
              <w:rPr>
                <w:spacing w:val="-9"/>
                <w:sz w:val="24"/>
              </w:rPr>
              <w:t xml:space="preserve"> </w:t>
            </w:r>
            <w:r>
              <w:rPr>
                <w:sz w:val="24"/>
              </w:rPr>
              <w:t>Description</w:t>
            </w:r>
          </w:p>
        </w:tc>
        <w:tc>
          <w:tcPr>
            <w:tcW w:w="1205" w:type="dxa"/>
          </w:tcPr>
          <w:p w14:paraId="50EDD1F8" w14:textId="6290669D" w:rsidR="005E563A" w:rsidRDefault="005C69D2">
            <w:pPr>
              <w:pStyle w:val="TableParagraph"/>
              <w:spacing w:line="268" w:lineRule="exact"/>
              <w:ind w:left="157" w:right="152"/>
              <w:jc w:val="center"/>
              <w:rPr>
                <w:sz w:val="24"/>
              </w:rPr>
            </w:pPr>
            <w:r>
              <w:rPr>
                <w:sz w:val="24"/>
              </w:rPr>
              <w:t>47</w:t>
            </w:r>
          </w:p>
        </w:tc>
      </w:tr>
      <w:tr w:rsidR="005E563A" w14:paraId="5A85CA57" w14:textId="77777777" w:rsidTr="07FB729A">
        <w:trPr>
          <w:trHeight w:val="412"/>
        </w:trPr>
        <w:tc>
          <w:tcPr>
            <w:tcW w:w="706" w:type="dxa"/>
            <w:vMerge/>
          </w:tcPr>
          <w:p w14:paraId="78D34FF7" w14:textId="77777777" w:rsidR="005E563A" w:rsidRDefault="005E563A">
            <w:pPr>
              <w:rPr>
                <w:sz w:val="2"/>
                <w:szCs w:val="2"/>
              </w:rPr>
            </w:pPr>
          </w:p>
        </w:tc>
        <w:tc>
          <w:tcPr>
            <w:tcW w:w="7020" w:type="dxa"/>
          </w:tcPr>
          <w:p w14:paraId="5DAF9C55" w14:textId="77777777" w:rsidR="005E563A" w:rsidRDefault="00892739" w:rsidP="261640DB">
            <w:pPr>
              <w:pStyle w:val="TableParagraph"/>
              <w:spacing w:line="268" w:lineRule="exact"/>
              <w:rPr>
                <w:sz w:val="24"/>
                <w:szCs w:val="24"/>
              </w:rPr>
            </w:pPr>
            <w:r w:rsidRPr="261640DB">
              <w:rPr>
                <w:sz w:val="24"/>
                <w:szCs w:val="24"/>
              </w:rPr>
              <w:t xml:space="preserve">                6.2.1</w:t>
            </w:r>
            <w:r w:rsidRPr="261640DB">
              <w:rPr>
                <w:spacing w:val="-2"/>
                <w:sz w:val="24"/>
                <w:szCs w:val="24"/>
              </w:rPr>
              <w:t xml:space="preserve"> </w:t>
            </w:r>
            <w:r w:rsidRPr="261640DB">
              <w:rPr>
                <w:sz w:val="24"/>
                <w:szCs w:val="24"/>
              </w:rPr>
              <w:t>Python</w:t>
            </w:r>
          </w:p>
        </w:tc>
        <w:tc>
          <w:tcPr>
            <w:tcW w:w="1205" w:type="dxa"/>
          </w:tcPr>
          <w:p w14:paraId="350D4E68" w14:textId="7AA204F1" w:rsidR="005E563A" w:rsidRDefault="005C69D2">
            <w:pPr>
              <w:pStyle w:val="TableParagraph"/>
              <w:spacing w:line="268" w:lineRule="exact"/>
              <w:ind w:left="157" w:right="152"/>
              <w:jc w:val="center"/>
              <w:rPr>
                <w:sz w:val="24"/>
              </w:rPr>
            </w:pPr>
            <w:r>
              <w:rPr>
                <w:sz w:val="24"/>
              </w:rPr>
              <w:t>48</w:t>
            </w:r>
          </w:p>
        </w:tc>
      </w:tr>
      <w:tr w:rsidR="005E563A" w14:paraId="67029EC0" w14:textId="77777777" w:rsidTr="07FB729A">
        <w:trPr>
          <w:trHeight w:val="561"/>
        </w:trPr>
        <w:tc>
          <w:tcPr>
            <w:tcW w:w="706" w:type="dxa"/>
            <w:vMerge/>
          </w:tcPr>
          <w:p w14:paraId="59B04E49" w14:textId="77777777" w:rsidR="005E563A" w:rsidRDefault="005E563A">
            <w:pPr>
              <w:rPr>
                <w:sz w:val="2"/>
                <w:szCs w:val="2"/>
              </w:rPr>
            </w:pPr>
          </w:p>
        </w:tc>
        <w:tc>
          <w:tcPr>
            <w:tcW w:w="7020" w:type="dxa"/>
          </w:tcPr>
          <w:p w14:paraId="5BB828D3" w14:textId="77777777" w:rsidR="005E563A" w:rsidRDefault="00892739" w:rsidP="261640DB">
            <w:pPr>
              <w:pStyle w:val="TableParagraph"/>
              <w:spacing w:before="63"/>
              <w:rPr>
                <w:sz w:val="24"/>
                <w:szCs w:val="24"/>
              </w:rPr>
            </w:pPr>
            <w:r w:rsidRPr="261640DB">
              <w:rPr>
                <w:sz w:val="24"/>
                <w:szCs w:val="24"/>
              </w:rPr>
              <w:t xml:space="preserve">                6.2.2</w:t>
            </w:r>
            <w:r w:rsidRPr="261640DB">
              <w:rPr>
                <w:spacing w:val="-7"/>
                <w:sz w:val="24"/>
                <w:szCs w:val="24"/>
              </w:rPr>
              <w:t xml:space="preserve"> </w:t>
            </w:r>
            <w:r w:rsidRPr="261640DB">
              <w:rPr>
                <w:sz w:val="24"/>
                <w:szCs w:val="24"/>
              </w:rPr>
              <w:t>Django</w:t>
            </w:r>
            <w:r w:rsidRPr="261640DB">
              <w:rPr>
                <w:spacing w:val="1"/>
                <w:sz w:val="24"/>
                <w:szCs w:val="24"/>
              </w:rPr>
              <w:t xml:space="preserve"> </w:t>
            </w:r>
            <w:r w:rsidRPr="261640DB">
              <w:rPr>
                <w:sz w:val="24"/>
                <w:szCs w:val="24"/>
              </w:rPr>
              <w:t>Framework</w:t>
            </w:r>
          </w:p>
        </w:tc>
        <w:tc>
          <w:tcPr>
            <w:tcW w:w="1205" w:type="dxa"/>
          </w:tcPr>
          <w:p w14:paraId="43030C7B" w14:textId="25FA5D2A" w:rsidR="005E563A" w:rsidRDefault="005C69D2">
            <w:pPr>
              <w:pStyle w:val="TableParagraph"/>
              <w:spacing w:before="63"/>
              <w:ind w:left="157" w:right="152"/>
              <w:jc w:val="center"/>
              <w:rPr>
                <w:sz w:val="24"/>
              </w:rPr>
            </w:pPr>
            <w:r>
              <w:rPr>
                <w:sz w:val="24"/>
              </w:rPr>
              <w:t>49</w:t>
            </w:r>
          </w:p>
        </w:tc>
      </w:tr>
      <w:tr w:rsidR="005E563A" w14:paraId="2F0DC2AF" w14:textId="77777777" w:rsidTr="07FB729A">
        <w:trPr>
          <w:trHeight w:val="412"/>
        </w:trPr>
        <w:tc>
          <w:tcPr>
            <w:tcW w:w="706" w:type="dxa"/>
            <w:vMerge/>
          </w:tcPr>
          <w:p w14:paraId="6A91244F" w14:textId="77777777" w:rsidR="005E563A" w:rsidRDefault="005E563A">
            <w:pPr>
              <w:rPr>
                <w:sz w:val="2"/>
                <w:szCs w:val="2"/>
              </w:rPr>
            </w:pPr>
          </w:p>
        </w:tc>
        <w:tc>
          <w:tcPr>
            <w:tcW w:w="7020" w:type="dxa"/>
          </w:tcPr>
          <w:p w14:paraId="5D2ACE81" w14:textId="77777777" w:rsidR="005E563A" w:rsidRDefault="00892739" w:rsidP="261640DB">
            <w:pPr>
              <w:pStyle w:val="TableParagraph"/>
              <w:spacing w:line="268" w:lineRule="exact"/>
              <w:rPr>
                <w:sz w:val="24"/>
                <w:szCs w:val="24"/>
              </w:rPr>
            </w:pPr>
            <w:r w:rsidRPr="261640DB">
              <w:rPr>
                <w:sz w:val="24"/>
                <w:szCs w:val="24"/>
              </w:rPr>
              <w:t xml:space="preserve">                6.2.3</w:t>
            </w:r>
            <w:r w:rsidRPr="261640DB">
              <w:rPr>
                <w:spacing w:val="-6"/>
                <w:sz w:val="24"/>
                <w:szCs w:val="24"/>
              </w:rPr>
              <w:t xml:space="preserve"> </w:t>
            </w:r>
            <w:r w:rsidRPr="261640DB">
              <w:rPr>
                <w:sz w:val="24"/>
                <w:szCs w:val="24"/>
              </w:rPr>
              <w:t>Html,</w:t>
            </w:r>
            <w:r w:rsidRPr="261640DB">
              <w:rPr>
                <w:spacing w:val="2"/>
                <w:sz w:val="24"/>
                <w:szCs w:val="24"/>
              </w:rPr>
              <w:t xml:space="preserve"> </w:t>
            </w:r>
            <w:r w:rsidRPr="261640DB">
              <w:rPr>
                <w:sz w:val="24"/>
                <w:szCs w:val="24"/>
              </w:rPr>
              <w:t>Java</w:t>
            </w:r>
            <w:r w:rsidRPr="261640DB">
              <w:rPr>
                <w:spacing w:val="-2"/>
                <w:sz w:val="24"/>
                <w:szCs w:val="24"/>
              </w:rPr>
              <w:t xml:space="preserve"> </w:t>
            </w:r>
            <w:r w:rsidRPr="261640DB">
              <w:rPr>
                <w:sz w:val="24"/>
                <w:szCs w:val="24"/>
              </w:rPr>
              <w:t>script,</w:t>
            </w:r>
            <w:r w:rsidRPr="261640DB">
              <w:rPr>
                <w:spacing w:val="2"/>
                <w:sz w:val="24"/>
                <w:szCs w:val="24"/>
              </w:rPr>
              <w:t xml:space="preserve"> </w:t>
            </w:r>
            <w:r w:rsidRPr="261640DB">
              <w:rPr>
                <w:sz w:val="24"/>
                <w:szCs w:val="24"/>
              </w:rPr>
              <w:t>CSS,</w:t>
            </w:r>
            <w:r w:rsidRPr="261640DB">
              <w:rPr>
                <w:spacing w:val="2"/>
                <w:sz w:val="24"/>
                <w:szCs w:val="24"/>
              </w:rPr>
              <w:t xml:space="preserve"> </w:t>
            </w:r>
            <w:r w:rsidRPr="261640DB">
              <w:rPr>
                <w:sz w:val="24"/>
                <w:szCs w:val="24"/>
              </w:rPr>
              <w:t>j</w:t>
            </w:r>
            <w:r w:rsidRPr="261640DB">
              <w:rPr>
                <w:spacing w:val="-6"/>
                <w:sz w:val="24"/>
                <w:szCs w:val="24"/>
              </w:rPr>
              <w:t xml:space="preserve"> </w:t>
            </w:r>
            <w:r w:rsidRPr="261640DB">
              <w:rPr>
                <w:sz w:val="24"/>
                <w:szCs w:val="24"/>
              </w:rPr>
              <w:t>Query</w:t>
            </w:r>
          </w:p>
        </w:tc>
        <w:tc>
          <w:tcPr>
            <w:tcW w:w="1205" w:type="dxa"/>
          </w:tcPr>
          <w:p w14:paraId="4E41029B" w14:textId="40530801" w:rsidR="005E563A" w:rsidRDefault="005C69D2">
            <w:pPr>
              <w:pStyle w:val="TableParagraph"/>
              <w:spacing w:line="268" w:lineRule="exact"/>
              <w:ind w:left="157" w:right="56"/>
              <w:jc w:val="center"/>
              <w:rPr>
                <w:sz w:val="24"/>
              </w:rPr>
            </w:pPr>
            <w:r>
              <w:rPr>
                <w:sz w:val="24"/>
              </w:rPr>
              <w:t>48</w:t>
            </w:r>
          </w:p>
        </w:tc>
      </w:tr>
      <w:tr w:rsidR="005E563A" w14:paraId="615A2341" w14:textId="77777777" w:rsidTr="07FB729A">
        <w:trPr>
          <w:trHeight w:val="412"/>
        </w:trPr>
        <w:tc>
          <w:tcPr>
            <w:tcW w:w="706" w:type="dxa"/>
            <w:vMerge/>
          </w:tcPr>
          <w:p w14:paraId="0F3DB981" w14:textId="77777777" w:rsidR="005E563A" w:rsidRDefault="005E563A">
            <w:pPr>
              <w:rPr>
                <w:sz w:val="2"/>
                <w:szCs w:val="2"/>
              </w:rPr>
            </w:pPr>
          </w:p>
        </w:tc>
        <w:tc>
          <w:tcPr>
            <w:tcW w:w="7020" w:type="dxa"/>
          </w:tcPr>
          <w:p w14:paraId="4E023253" w14:textId="77777777" w:rsidR="005E563A" w:rsidRDefault="00892739" w:rsidP="261640DB">
            <w:pPr>
              <w:pStyle w:val="TableParagraph"/>
              <w:spacing w:line="268" w:lineRule="exact"/>
              <w:rPr>
                <w:sz w:val="24"/>
                <w:szCs w:val="24"/>
              </w:rPr>
            </w:pPr>
            <w:r w:rsidRPr="261640DB">
              <w:rPr>
                <w:sz w:val="24"/>
                <w:szCs w:val="24"/>
              </w:rPr>
              <w:t xml:space="preserve">    6.3</w:t>
            </w:r>
            <w:r w:rsidRPr="261640DB">
              <w:rPr>
                <w:spacing w:val="-1"/>
                <w:sz w:val="24"/>
                <w:szCs w:val="24"/>
              </w:rPr>
              <w:t xml:space="preserve"> </w:t>
            </w:r>
            <w:r w:rsidRPr="261640DB">
              <w:rPr>
                <w:sz w:val="24"/>
                <w:szCs w:val="24"/>
              </w:rPr>
              <w:t>Sample</w:t>
            </w:r>
            <w:r w:rsidRPr="261640DB">
              <w:rPr>
                <w:spacing w:val="-1"/>
                <w:sz w:val="24"/>
                <w:szCs w:val="24"/>
              </w:rPr>
              <w:t xml:space="preserve"> </w:t>
            </w:r>
            <w:r w:rsidRPr="261640DB">
              <w:rPr>
                <w:sz w:val="24"/>
                <w:szCs w:val="24"/>
              </w:rPr>
              <w:t>Source</w:t>
            </w:r>
            <w:r w:rsidRPr="261640DB">
              <w:rPr>
                <w:spacing w:val="-1"/>
                <w:sz w:val="24"/>
                <w:szCs w:val="24"/>
              </w:rPr>
              <w:t xml:space="preserve"> </w:t>
            </w:r>
            <w:r w:rsidRPr="261640DB">
              <w:rPr>
                <w:sz w:val="24"/>
                <w:szCs w:val="24"/>
              </w:rPr>
              <w:t>Code</w:t>
            </w:r>
          </w:p>
        </w:tc>
        <w:tc>
          <w:tcPr>
            <w:tcW w:w="1205" w:type="dxa"/>
          </w:tcPr>
          <w:p w14:paraId="4551774A" w14:textId="485C8DBA" w:rsidR="005E563A" w:rsidRDefault="005C69D2" w:rsidP="005C69D2">
            <w:pPr>
              <w:pStyle w:val="TableParagraph"/>
              <w:spacing w:line="268" w:lineRule="exact"/>
              <w:ind w:left="157" w:right="152"/>
              <w:rPr>
                <w:sz w:val="24"/>
              </w:rPr>
            </w:pPr>
            <w:r>
              <w:rPr>
                <w:sz w:val="24"/>
              </w:rPr>
              <w:t>54-57</w:t>
            </w:r>
          </w:p>
        </w:tc>
      </w:tr>
      <w:tr w:rsidR="005E563A" w14:paraId="718CC2FE" w14:textId="77777777" w:rsidTr="07FB729A">
        <w:trPr>
          <w:trHeight w:val="412"/>
        </w:trPr>
        <w:tc>
          <w:tcPr>
            <w:tcW w:w="706" w:type="dxa"/>
            <w:vMerge w:val="restart"/>
            <w:tcBorders>
              <w:bottom w:val="none" w:sz="4" w:space="0" w:color="000000" w:themeColor="text1"/>
            </w:tcBorders>
          </w:tcPr>
          <w:p w14:paraId="5A07587E" w14:textId="77777777" w:rsidR="005E563A" w:rsidRDefault="005E563A">
            <w:pPr>
              <w:pStyle w:val="TableParagraph"/>
              <w:spacing w:before="5"/>
              <w:rPr>
                <w:b/>
                <w:sz w:val="36"/>
              </w:rPr>
            </w:pPr>
          </w:p>
          <w:p w14:paraId="66DAB87B" w14:textId="77777777" w:rsidR="005E563A" w:rsidRDefault="00892739">
            <w:pPr>
              <w:pStyle w:val="TableParagraph"/>
              <w:ind w:left="9"/>
              <w:jc w:val="center"/>
              <w:rPr>
                <w:b/>
                <w:sz w:val="24"/>
              </w:rPr>
            </w:pPr>
            <w:r>
              <w:rPr>
                <w:b/>
                <w:sz w:val="24"/>
              </w:rPr>
              <w:t>7</w:t>
            </w:r>
          </w:p>
        </w:tc>
        <w:tc>
          <w:tcPr>
            <w:tcW w:w="7020" w:type="dxa"/>
            <w:tcBorders>
              <w:bottom w:val="single" w:sz="2" w:space="0" w:color="000000" w:themeColor="text1"/>
            </w:tcBorders>
          </w:tcPr>
          <w:p w14:paraId="6FE4374C" w14:textId="77777777" w:rsidR="005E563A" w:rsidRDefault="00892739">
            <w:pPr>
              <w:pStyle w:val="TableParagraph"/>
              <w:spacing w:line="273" w:lineRule="exact"/>
              <w:ind w:left="105"/>
              <w:rPr>
                <w:b/>
                <w:sz w:val="24"/>
              </w:rPr>
            </w:pPr>
            <w:r>
              <w:rPr>
                <w:b/>
                <w:sz w:val="24"/>
              </w:rPr>
              <w:t>TESTING</w:t>
            </w:r>
          </w:p>
        </w:tc>
        <w:tc>
          <w:tcPr>
            <w:tcW w:w="1205" w:type="dxa"/>
          </w:tcPr>
          <w:p w14:paraId="212A5F0A" w14:textId="303F56D8" w:rsidR="005E563A" w:rsidRDefault="005C69D2">
            <w:pPr>
              <w:pStyle w:val="TableParagraph"/>
              <w:spacing w:line="268" w:lineRule="exact"/>
              <w:ind w:left="152" w:right="152"/>
              <w:jc w:val="center"/>
              <w:rPr>
                <w:sz w:val="24"/>
              </w:rPr>
            </w:pPr>
            <w:r>
              <w:rPr>
                <w:sz w:val="24"/>
              </w:rPr>
              <w:t>59-66</w:t>
            </w:r>
          </w:p>
        </w:tc>
      </w:tr>
      <w:tr w:rsidR="005E563A" w14:paraId="3397C6CF" w14:textId="77777777" w:rsidTr="07FB729A">
        <w:trPr>
          <w:trHeight w:val="417"/>
        </w:trPr>
        <w:tc>
          <w:tcPr>
            <w:tcW w:w="706" w:type="dxa"/>
            <w:vMerge/>
          </w:tcPr>
          <w:p w14:paraId="40218B9A" w14:textId="77777777" w:rsidR="005E563A" w:rsidRDefault="005E563A">
            <w:pPr>
              <w:rPr>
                <w:sz w:val="2"/>
                <w:szCs w:val="2"/>
              </w:rPr>
            </w:pPr>
          </w:p>
        </w:tc>
        <w:tc>
          <w:tcPr>
            <w:tcW w:w="7020"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1F55A33" w14:textId="77777777" w:rsidR="005E563A" w:rsidRDefault="00892739">
            <w:pPr>
              <w:pStyle w:val="TableParagraph"/>
              <w:spacing w:line="268" w:lineRule="exact"/>
              <w:ind w:left="105"/>
              <w:rPr>
                <w:sz w:val="24"/>
              </w:rPr>
            </w:pPr>
            <w:r>
              <w:rPr>
                <w:sz w:val="24"/>
              </w:rPr>
              <w:t>7.1</w:t>
            </w:r>
            <w:r>
              <w:rPr>
                <w:spacing w:val="-2"/>
                <w:sz w:val="24"/>
              </w:rPr>
              <w:t xml:space="preserve"> </w:t>
            </w:r>
            <w:r>
              <w:rPr>
                <w:sz w:val="24"/>
              </w:rPr>
              <w:t>Introduction</w:t>
            </w:r>
          </w:p>
        </w:tc>
        <w:tc>
          <w:tcPr>
            <w:tcW w:w="1205" w:type="dxa"/>
            <w:tcBorders>
              <w:left w:val="single" w:sz="2" w:space="0" w:color="000000" w:themeColor="text1"/>
            </w:tcBorders>
          </w:tcPr>
          <w:p w14:paraId="1C924CC4" w14:textId="5E3A8F6C" w:rsidR="005E563A" w:rsidRDefault="005C69D2">
            <w:pPr>
              <w:pStyle w:val="TableParagraph"/>
              <w:spacing w:line="268" w:lineRule="exact"/>
              <w:ind w:left="157" w:right="152"/>
              <w:jc w:val="center"/>
              <w:rPr>
                <w:sz w:val="24"/>
              </w:rPr>
            </w:pPr>
            <w:r>
              <w:rPr>
                <w:sz w:val="24"/>
              </w:rPr>
              <w:t>60</w:t>
            </w:r>
          </w:p>
        </w:tc>
      </w:tr>
      <w:tr w:rsidR="005E563A" w14:paraId="1980D192" w14:textId="77777777" w:rsidTr="07FB729A">
        <w:trPr>
          <w:trHeight w:val="412"/>
        </w:trPr>
        <w:tc>
          <w:tcPr>
            <w:tcW w:w="706" w:type="dxa"/>
            <w:vMerge/>
          </w:tcPr>
          <w:p w14:paraId="60B2B13D" w14:textId="77777777" w:rsidR="005E563A" w:rsidRDefault="005E563A">
            <w:pPr>
              <w:rPr>
                <w:sz w:val="2"/>
                <w:szCs w:val="2"/>
              </w:rPr>
            </w:pPr>
          </w:p>
        </w:tc>
        <w:tc>
          <w:tcPr>
            <w:tcW w:w="7020" w:type="dxa"/>
            <w:tcBorders>
              <w:top w:val="single" w:sz="2" w:space="0" w:color="000000" w:themeColor="text1"/>
              <w:left w:val="single" w:sz="8" w:space="0" w:color="000000" w:themeColor="text1"/>
              <w:bottom w:val="single" w:sz="8" w:space="0" w:color="000000" w:themeColor="text1"/>
              <w:right w:val="single" w:sz="8" w:space="0" w:color="000000" w:themeColor="text1"/>
            </w:tcBorders>
          </w:tcPr>
          <w:p w14:paraId="42465A49" w14:textId="77777777" w:rsidR="005E563A" w:rsidRDefault="00892739" w:rsidP="08CFB420">
            <w:pPr>
              <w:pStyle w:val="TableParagraph"/>
              <w:spacing w:line="268" w:lineRule="exact"/>
              <w:rPr>
                <w:sz w:val="24"/>
                <w:szCs w:val="24"/>
              </w:rPr>
            </w:pPr>
            <w:r w:rsidRPr="261640DB">
              <w:rPr>
                <w:sz w:val="24"/>
                <w:szCs w:val="24"/>
              </w:rPr>
              <w:t xml:space="preserve"> 7.2</w:t>
            </w:r>
            <w:r w:rsidRPr="261640DB">
              <w:rPr>
                <w:spacing w:val="-2"/>
                <w:sz w:val="24"/>
                <w:szCs w:val="24"/>
              </w:rPr>
              <w:t xml:space="preserve"> </w:t>
            </w:r>
            <w:r w:rsidRPr="261640DB">
              <w:rPr>
                <w:sz w:val="24"/>
                <w:szCs w:val="24"/>
              </w:rPr>
              <w:t>Test</w:t>
            </w:r>
            <w:r w:rsidRPr="261640DB">
              <w:rPr>
                <w:spacing w:val="3"/>
                <w:sz w:val="24"/>
                <w:szCs w:val="24"/>
              </w:rPr>
              <w:t xml:space="preserve"> </w:t>
            </w:r>
            <w:r w:rsidRPr="261640DB">
              <w:rPr>
                <w:sz w:val="24"/>
                <w:szCs w:val="24"/>
              </w:rPr>
              <w:t>Cases</w:t>
            </w:r>
          </w:p>
        </w:tc>
        <w:tc>
          <w:tcPr>
            <w:tcW w:w="1205" w:type="dxa"/>
            <w:tcBorders>
              <w:left w:val="single" w:sz="8" w:space="0" w:color="000000" w:themeColor="text1"/>
            </w:tcBorders>
          </w:tcPr>
          <w:p w14:paraId="2002764B" w14:textId="464548F4" w:rsidR="005E563A" w:rsidRDefault="005C69D2">
            <w:pPr>
              <w:pStyle w:val="TableParagraph"/>
              <w:spacing w:line="268" w:lineRule="exact"/>
              <w:ind w:left="157" w:right="152"/>
              <w:jc w:val="center"/>
              <w:rPr>
                <w:sz w:val="24"/>
              </w:rPr>
            </w:pPr>
            <w:r>
              <w:rPr>
                <w:sz w:val="24"/>
              </w:rPr>
              <w:t>55</w:t>
            </w:r>
          </w:p>
        </w:tc>
      </w:tr>
      <w:tr w:rsidR="261640DB" w14:paraId="3C453247" w14:textId="77777777" w:rsidTr="07FB729A">
        <w:trPr>
          <w:trHeight w:val="412"/>
        </w:trPr>
        <w:tc>
          <w:tcPr>
            <w:tcW w:w="706" w:type="dxa"/>
            <w:tcBorders>
              <w:top w:val="none" w:sz="4" w:space="0" w:color="000000" w:themeColor="text1"/>
            </w:tcBorders>
          </w:tcPr>
          <w:p w14:paraId="5C489E48" w14:textId="57FBFE70" w:rsidR="261640DB" w:rsidRDefault="261640DB" w:rsidP="261640DB">
            <w:pPr>
              <w:pStyle w:val="TableParagraph"/>
              <w:rPr>
                <w:b/>
                <w:bCs/>
                <w:sz w:val="36"/>
                <w:szCs w:val="36"/>
              </w:rPr>
            </w:pPr>
          </w:p>
        </w:tc>
        <w:tc>
          <w:tcPr>
            <w:tcW w:w="7020" w:type="dxa"/>
            <w:tcBorders>
              <w:top w:val="single" w:sz="8" w:space="0" w:color="000000" w:themeColor="text1"/>
            </w:tcBorders>
          </w:tcPr>
          <w:p w14:paraId="64C5393A" w14:textId="4F3D4C02" w:rsidR="261640DB" w:rsidRDefault="08CFB420" w:rsidP="261640DB">
            <w:pPr>
              <w:pStyle w:val="TableParagraph"/>
              <w:spacing w:line="268" w:lineRule="exact"/>
              <w:rPr>
                <w:sz w:val="24"/>
                <w:szCs w:val="24"/>
              </w:rPr>
            </w:pPr>
            <w:r w:rsidRPr="08CFB420">
              <w:rPr>
                <w:sz w:val="24"/>
                <w:szCs w:val="24"/>
              </w:rPr>
              <w:t xml:space="preserve"> 7.3 Screenshot's</w:t>
            </w:r>
          </w:p>
        </w:tc>
        <w:tc>
          <w:tcPr>
            <w:tcW w:w="1205" w:type="dxa"/>
          </w:tcPr>
          <w:p w14:paraId="10659A58" w14:textId="5A84DF90" w:rsidR="261640DB" w:rsidRDefault="005C69D2" w:rsidP="261640DB">
            <w:pPr>
              <w:pStyle w:val="TableParagraph"/>
              <w:spacing w:line="268" w:lineRule="exact"/>
              <w:jc w:val="center"/>
              <w:rPr>
                <w:sz w:val="24"/>
                <w:szCs w:val="24"/>
              </w:rPr>
            </w:pPr>
            <w:r>
              <w:rPr>
                <w:sz w:val="24"/>
                <w:szCs w:val="24"/>
              </w:rPr>
              <w:t>58</w:t>
            </w:r>
          </w:p>
        </w:tc>
      </w:tr>
      <w:tr w:rsidR="005E563A" w14:paraId="4D2C5AA0" w14:textId="77777777" w:rsidTr="07FB729A">
        <w:trPr>
          <w:trHeight w:val="412"/>
        </w:trPr>
        <w:tc>
          <w:tcPr>
            <w:tcW w:w="706" w:type="dxa"/>
          </w:tcPr>
          <w:p w14:paraId="7DF49BF6" w14:textId="77777777" w:rsidR="005E563A" w:rsidRDefault="00892739">
            <w:pPr>
              <w:pStyle w:val="TableParagraph"/>
              <w:spacing w:line="273" w:lineRule="exact"/>
              <w:ind w:left="292"/>
              <w:rPr>
                <w:b/>
                <w:sz w:val="24"/>
              </w:rPr>
            </w:pPr>
            <w:r>
              <w:rPr>
                <w:b/>
                <w:sz w:val="24"/>
              </w:rPr>
              <w:t>8</w:t>
            </w:r>
          </w:p>
        </w:tc>
        <w:tc>
          <w:tcPr>
            <w:tcW w:w="7020" w:type="dxa"/>
          </w:tcPr>
          <w:p w14:paraId="2C1028F9" w14:textId="307917E4" w:rsidR="005E563A" w:rsidRDefault="261640DB" w:rsidP="261640DB">
            <w:pPr>
              <w:pStyle w:val="TableParagraph"/>
              <w:spacing w:line="273" w:lineRule="exact"/>
              <w:ind w:left="105"/>
              <w:rPr>
                <w:b/>
                <w:bCs/>
                <w:sz w:val="24"/>
                <w:szCs w:val="24"/>
              </w:rPr>
            </w:pPr>
            <w:r w:rsidRPr="261640DB">
              <w:rPr>
                <w:b/>
                <w:bCs/>
                <w:sz w:val="24"/>
                <w:szCs w:val="24"/>
              </w:rPr>
              <w:t>OUTPUT SCREENS</w:t>
            </w:r>
          </w:p>
        </w:tc>
        <w:tc>
          <w:tcPr>
            <w:tcW w:w="1205" w:type="dxa"/>
          </w:tcPr>
          <w:p w14:paraId="0300B4FF" w14:textId="642FD343" w:rsidR="005E563A" w:rsidRDefault="005C69D2">
            <w:pPr>
              <w:pStyle w:val="TableParagraph"/>
              <w:spacing w:line="268" w:lineRule="exact"/>
              <w:ind w:left="152" w:right="152"/>
              <w:jc w:val="center"/>
              <w:rPr>
                <w:sz w:val="24"/>
              </w:rPr>
            </w:pPr>
            <w:r>
              <w:rPr>
                <w:sz w:val="24"/>
              </w:rPr>
              <w:t>68-71</w:t>
            </w:r>
          </w:p>
        </w:tc>
      </w:tr>
      <w:tr w:rsidR="005E563A" w14:paraId="106B3A95" w14:textId="77777777" w:rsidTr="07FB729A">
        <w:trPr>
          <w:trHeight w:val="455"/>
        </w:trPr>
        <w:tc>
          <w:tcPr>
            <w:tcW w:w="706" w:type="dxa"/>
          </w:tcPr>
          <w:p w14:paraId="399D8A9D" w14:textId="77777777" w:rsidR="005E563A" w:rsidRDefault="00892739">
            <w:pPr>
              <w:pStyle w:val="TableParagraph"/>
              <w:spacing w:before="20"/>
              <w:ind w:left="292"/>
              <w:rPr>
                <w:b/>
                <w:sz w:val="24"/>
              </w:rPr>
            </w:pPr>
            <w:r>
              <w:rPr>
                <w:b/>
                <w:sz w:val="24"/>
              </w:rPr>
              <w:t>9</w:t>
            </w:r>
          </w:p>
        </w:tc>
        <w:tc>
          <w:tcPr>
            <w:tcW w:w="7020" w:type="dxa"/>
          </w:tcPr>
          <w:p w14:paraId="6BDB7562" w14:textId="77777777" w:rsidR="005E563A" w:rsidRDefault="00892739">
            <w:pPr>
              <w:pStyle w:val="TableParagraph"/>
              <w:spacing w:before="20"/>
              <w:ind w:left="105"/>
              <w:rPr>
                <w:b/>
                <w:sz w:val="24"/>
              </w:rPr>
            </w:pPr>
            <w:r>
              <w:rPr>
                <w:b/>
                <w:sz w:val="24"/>
              </w:rPr>
              <w:t>CONCLUSION</w:t>
            </w:r>
          </w:p>
        </w:tc>
        <w:tc>
          <w:tcPr>
            <w:tcW w:w="1205" w:type="dxa"/>
          </w:tcPr>
          <w:p w14:paraId="5D333453" w14:textId="2C2C8323" w:rsidR="005E563A" w:rsidRDefault="005C69D2">
            <w:pPr>
              <w:pStyle w:val="TableParagraph"/>
              <w:spacing w:before="15"/>
              <w:ind w:left="157" w:right="152"/>
              <w:jc w:val="center"/>
              <w:rPr>
                <w:sz w:val="24"/>
              </w:rPr>
            </w:pPr>
            <w:r>
              <w:rPr>
                <w:sz w:val="24"/>
              </w:rPr>
              <w:t>72-73</w:t>
            </w:r>
          </w:p>
        </w:tc>
      </w:tr>
      <w:tr w:rsidR="005E563A" w14:paraId="0FA64301" w14:textId="77777777" w:rsidTr="07FB729A">
        <w:trPr>
          <w:trHeight w:val="417"/>
        </w:trPr>
        <w:tc>
          <w:tcPr>
            <w:tcW w:w="706" w:type="dxa"/>
          </w:tcPr>
          <w:p w14:paraId="7CB32537" w14:textId="77777777" w:rsidR="005E563A" w:rsidRDefault="00892739">
            <w:pPr>
              <w:pStyle w:val="TableParagraph"/>
              <w:spacing w:line="273" w:lineRule="exact"/>
              <w:ind w:left="235"/>
              <w:rPr>
                <w:b/>
                <w:sz w:val="24"/>
              </w:rPr>
            </w:pPr>
            <w:r>
              <w:rPr>
                <w:b/>
                <w:sz w:val="24"/>
              </w:rPr>
              <w:t>10</w:t>
            </w:r>
          </w:p>
        </w:tc>
        <w:tc>
          <w:tcPr>
            <w:tcW w:w="7020" w:type="dxa"/>
          </w:tcPr>
          <w:p w14:paraId="7FA7ACEE" w14:textId="39DA0937" w:rsidR="005E563A" w:rsidRDefault="261640DB" w:rsidP="261640DB">
            <w:pPr>
              <w:pStyle w:val="TableParagraph"/>
              <w:spacing w:line="273" w:lineRule="exact"/>
              <w:ind w:left="105"/>
              <w:rPr>
                <w:b/>
                <w:bCs/>
                <w:sz w:val="24"/>
                <w:szCs w:val="24"/>
              </w:rPr>
            </w:pPr>
            <w:r w:rsidRPr="261640DB">
              <w:rPr>
                <w:b/>
                <w:bCs/>
                <w:sz w:val="24"/>
                <w:szCs w:val="24"/>
              </w:rPr>
              <w:t>REFERENCES</w:t>
            </w:r>
          </w:p>
        </w:tc>
        <w:tc>
          <w:tcPr>
            <w:tcW w:w="1205" w:type="dxa"/>
          </w:tcPr>
          <w:p w14:paraId="5EA233B3" w14:textId="703AD692" w:rsidR="005E563A" w:rsidRDefault="005C69D2">
            <w:pPr>
              <w:pStyle w:val="TableParagraph"/>
              <w:spacing w:line="268" w:lineRule="exact"/>
              <w:ind w:left="157" w:right="152"/>
              <w:jc w:val="center"/>
              <w:rPr>
                <w:sz w:val="24"/>
              </w:rPr>
            </w:pPr>
            <w:r>
              <w:rPr>
                <w:sz w:val="24"/>
              </w:rPr>
              <w:t>74-75</w:t>
            </w:r>
          </w:p>
        </w:tc>
      </w:tr>
      <w:tr w:rsidR="261640DB" w14:paraId="2D46B872" w14:textId="77777777" w:rsidTr="07FB729A">
        <w:trPr>
          <w:trHeight w:val="417"/>
        </w:trPr>
        <w:tc>
          <w:tcPr>
            <w:tcW w:w="706" w:type="dxa"/>
          </w:tcPr>
          <w:p w14:paraId="0F9ACBE1" w14:textId="1EF5FA73" w:rsidR="261640DB" w:rsidRDefault="261640DB" w:rsidP="261640DB">
            <w:pPr>
              <w:pStyle w:val="TableParagraph"/>
              <w:spacing w:line="273" w:lineRule="exact"/>
              <w:jc w:val="center"/>
              <w:rPr>
                <w:b/>
                <w:bCs/>
                <w:sz w:val="24"/>
                <w:szCs w:val="24"/>
              </w:rPr>
            </w:pPr>
            <w:r w:rsidRPr="261640DB">
              <w:rPr>
                <w:b/>
                <w:bCs/>
                <w:sz w:val="24"/>
                <w:szCs w:val="24"/>
              </w:rPr>
              <w:t>11</w:t>
            </w:r>
          </w:p>
        </w:tc>
        <w:tc>
          <w:tcPr>
            <w:tcW w:w="7020" w:type="dxa"/>
          </w:tcPr>
          <w:p w14:paraId="146FD31B" w14:textId="1812581E" w:rsidR="261640DB" w:rsidRDefault="261640DB" w:rsidP="261640DB">
            <w:pPr>
              <w:pStyle w:val="TableParagraph"/>
              <w:spacing w:line="273" w:lineRule="exact"/>
              <w:rPr>
                <w:b/>
                <w:bCs/>
                <w:sz w:val="24"/>
                <w:szCs w:val="24"/>
              </w:rPr>
            </w:pPr>
            <w:r w:rsidRPr="261640DB">
              <w:rPr>
                <w:b/>
                <w:bCs/>
                <w:sz w:val="24"/>
                <w:szCs w:val="24"/>
              </w:rPr>
              <w:t>PUBLICATIONS (if ANY)</w:t>
            </w:r>
          </w:p>
        </w:tc>
        <w:tc>
          <w:tcPr>
            <w:tcW w:w="1205" w:type="dxa"/>
          </w:tcPr>
          <w:p w14:paraId="7F99C808" w14:textId="1C4683AC" w:rsidR="261640DB" w:rsidRDefault="005C69D2" w:rsidP="261640DB">
            <w:pPr>
              <w:pStyle w:val="TableParagraph"/>
              <w:spacing w:line="268" w:lineRule="exact"/>
              <w:jc w:val="center"/>
              <w:rPr>
                <w:sz w:val="24"/>
                <w:szCs w:val="24"/>
              </w:rPr>
            </w:pPr>
            <w:r>
              <w:rPr>
                <w:sz w:val="24"/>
                <w:szCs w:val="24"/>
              </w:rPr>
              <w:t>-</w:t>
            </w:r>
          </w:p>
        </w:tc>
      </w:tr>
    </w:tbl>
    <w:p w14:paraId="78654331" w14:textId="2003EB81" w:rsidR="005E563A" w:rsidRDefault="00D20D3D">
      <w:pPr>
        <w:rPr>
          <w:sz w:val="2"/>
          <w:szCs w:val="2"/>
        </w:rPr>
      </w:pPr>
      <w:r>
        <w:rPr>
          <w:noProof/>
        </w:rPr>
        <mc:AlternateContent>
          <mc:Choice Requires="wps">
            <w:drawing>
              <wp:anchor distT="0" distB="0" distL="114300" distR="114300" simplePos="0" relativeHeight="251660288" behindDoc="0" locked="0" layoutInCell="1" allowOverlap="1" wp14:anchorId="5CEAACFF" wp14:editId="1D09E787">
                <wp:simplePos x="0" y="0"/>
                <wp:positionH relativeFrom="page">
                  <wp:posOffset>940435</wp:posOffset>
                </wp:positionH>
                <wp:positionV relativeFrom="page">
                  <wp:posOffset>2103120</wp:posOffset>
                </wp:positionV>
                <wp:extent cx="12700" cy="12700"/>
                <wp:effectExtent l="6985" t="7620" r="8890" b="8255"/>
                <wp:wrapNone/>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1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59342" id="Line 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05pt,165.6pt" to="75.05pt,1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">
                <w10:wrap anchorx="page" anchory="page"/>
              </v:line>
            </w:pict>
          </mc:Fallback>
        </mc:AlternateContent>
      </w:r>
    </w:p>
    <w:p w14:paraId="5FCFBA17" w14:textId="77777777" w:rsidR="005E563A" w:rsidRDefault="005E563A">
      <w:pPr>
        <w:rPr>
          <w:sz w:val="2"/>
          <w:szCs w:val="2"/>
        </w:rPr>
        <w:sectPr w:rsidR="005E563A" w:rsidSect="00330639">
          <w:headerReference w:type="default" r:id="rId28"/>
          <w:footerReference w:type="default" r:id="rId29"/>
          <w:pgSz w:w="11910" w:h="16840"/>
          <w:pgMar w:top="1418" w:right="476" w:bottom="278" w:left="482" w:header="720" w:footer="720" w:gutter="0"/>
          <w:cols w:space="720"/>
        </w:sectPr>
      </w:pPr>
    </w:p>
    <w:p w14:paraId="3F22F7F8" w14:textId="77777777" w:rsidR="005E563A" w:rsidRDefault="005E563A">
      <w:pPr>
        <w:pStyle w:val="BodyText"/>
        <w:rPr>
          <w:b/>
          <w:sz w:val="20"/>
        </w:rPr>
      </w:pPr>
    </w:p>
    <w:p w14:paraId="3B8FC959" w14:textId="77777777" w:rsidR="005E563A" w:rsidRDefault="005E563A">
      <w:pPr>
        <w:pStyle w:val="BodyText"/>
        <w:rPr>
          <w:b/>
          <w:sz w:val="20"/>
        </w:rPr>
      </w:pPr>
    </w:p>
    <w:p w14:paraId="162C3686" w14:textId="77777777" w:rsidR="005E563A" w:rsidRDefault="005E563A">
      <w:pPr>
        <w:pStyle w:val="BodyText"/>
        <w:rPr>
          <w:b/>
          <w:sz w:val="20"/>
        </w:rPr>
      </w:pPr>
    </w:p>
    <w:p w14:paraId="39346854" w14:textId="77777777" w:rsidR="005E563A" w:rsidRDefault="005E563A">
      <w:pPr>
        <w:pStyle w:val="BodyText"/>
        <w:rPr>
          <w:b/>
          <w:sz w:val="20"/>
        </w:rPr>
      </w:pPr>
    </w:p>
    <w:p w14:paraId="2A933A74" w14:textId="77777777" w:rsidR="005E563A" w:rsidRDefault="005E563A">
      <w:pPr>
        <w:pStyle w:val="BodyText"/>
        <w:rPr>
          <w:b/>
          <w:sz w:val="20"/>
        </w:rPr>
      </w:pPr>
    </w:p>
    <w:p w14:paraId="6D36491B" w14:textId="77777777" w:rsidR="005E563A" w:rsidRDefault="005E563A">
      <w:pPr>
        <w:pStyle w:val="BodyText"/>
        <w:rPr>
          <w:b/>
          <w:sz w:val="20"/>
        </w:rPr>
      </w:pPr>
    </w:p>
    <w:p w14:paraId="569F9043" w14:textId="77777777" w:rsidR="005E563A" w:rsidRDefault="005E563A">
      <w:pPr>
        <w:pStyle w:val="BodyText"/>
        <w:rPr>
          <w:b/>
          <w:sz w:val="20"/>
        </w:rPr>
      </w:pPr>
    </w:p>
    <w:p w14:paraId="426E3321" w14:textId="77777777" w:rsidR="005E563A" w:rsidRDefault="005E563A">
      <w:pPr>
        <w:pStyle w:val="BodyText"/>
        <w:rPr>
          <w:b/>
          <w:sz w:val="20"/>
        </w:rPr>
      </w:pPr>
    </w:p>
    <w:p w14:paraId="18AC5C32" w14:textId="77777777" w:rsidR="005E563A" w:rsidRDefault="005E563A">
      <w:pPr>
        <w:pStyle w:val="BodyText"/>
        <w:rPr>
          <w:b/>
          <w:sz w:val="20"/>
        </w:rPr>
      </w:pPr>
    </w:p>
    <w:p w14:paraId="2759B086" w14:textId="77777777" w:rsidR="005E563A" w:rsidRDefault="005E563A">
      <w:pPr>
        <w:pStyle w:val="BodyText"/>
        <w:rPr>
          <w:b/>
          <w:sz w:val="20"/>
        </w:rPr>
      </w:pPr>
    </w:p>
    <w:p w14:paraId="36D5CDA9" w14:textId="77777777" w:rsidR="005E563A" w:rsidRDefault="005E563A">
      <w:pPr>
        <w:pStyle w:val="BodyText"/>
        <w:rPr>
          <w:b/>
          <w:sz w:val="20"/>
        </w:rPr>
      </w:pPr>
    </w:p>
    <w:p w14:paraId="433FA316" w14:textId="77777777" w:rsidR="005E563A" w:rsidRDefault="00892739">
      <w:pPr>
        <w:spacing w:before="210"/>
        <w:ind w:left="1274" w:right="1438"/>
        <w:jc w:val="center"/>
        <w:rPr>
          <w:b/>
          <w:sz w:val="28"/>
        </w:rPr>
      </w:pPr>
      <w:r>
        <w:rPr>
          <w:b/>
          <w:sz w:val="28"/>
        </w:rPr>
        <w:t>LIST</w:t>
      </w:r>
      <w:r>
        <w:rPr>
          <w:b/>
          <w:spacing w:val="-3"/>
          <w:sz w:val="28"/>
        </w:rPr>
        <w:t xml:space="preserve"> </w:t>
      </w:r>
      <w:r>
        <w:rPr>
          <w:b/>
          <w:sz w:val="28"/>
        </w:rPr>
        <w:t>OF</w:t>
      </w:r>
      <w:r>
        <w:rPr>
          <w:b/>
          <w:spacing w:val="-5"/>
          <w:sz w:val="28"/>
        </w:rPr>
        <w:t xml:space="preserve"> </w:t>
      </w:r>
      <w:r>
        <w:rPr>
          <w:b/>
          <w:sz w:val="28"/>
        </w:rPr>
        <w:t>FIGURES</w:t>
      </w:r>
    </w:p>
    <w:p w14:paraId="7B6062E6" w14:textId="77777777" w:rsidR="005E563A" w:rsidRDefault="005E563A">
      <w:pPr>
        <w:pStyle w:val="BodyText"/>
        <w:rPr>
          <w:b/>
          <w:sz w:val="20"/>
        </w:rPr>
      </w:pPr>
    </w:p>
    <w:p w14:paraId="3BBEFE93" w14:textId="77777777" w:rsidR="005E563A" w:rsidRDefault="005E563A">
      <w:pPr>
        <w:pStyle w:val="BodyText"/>
        <w:rPr>
          <w:b/>
          <w:sz w:val="20"/>
        </w:rPr>
      </w:pPr>
    </w:p>
    <w:p w14:paraId="29393255" w14:textId="77777777" w:rsidR="005E563A" w:rsidRDefault="005E563A">
      <w:pPr>
        <w:pStyle w:val="BodyText"/>
        <w:spacing w:before="2"/>
        <w:rPr>
          <w:b/>
          <w:sz w:val="18"/>
        </w:rPr>
      </w:pPr>
    </w:p>
    <w:tbl>
      <w:tblPr>
        <w:tblW w:w="0" w:type="auto"/>
        <w:tblInd w:w="1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4403"/>
        <w:gridCol w:w="3399"/>
      </w:tblGrid>
      <w:tr w:rsidR="005E563A" w14:paraId="7283CCEC" w14:textId="77777777">
        <w:trPr>
          <w:trHeight w:val="518"/>
        </w:trPr>
        <w:tc>
          <w:tcPr>
            <w:tcW w:w="1133" w:type="dxa"/>
          </w:tcPr>
          <w:p w14:paraId="124CB40F" w14:textId="77777777" w:rsidR="005E563A" w:rsidRDefault="00892739">
            <w:pPr>
              <w:pStyle w:val="TableParagraph"/>
              <w:spacing w:line="268" w:lineRule="exact"/>
              <w:ind w:left="110"/>
              <w:rPr>
                <w:sz w:val="24"/>
              </w:rPr>
            </w:pPr>
            <w:r>
              <w:rPr>
                <w:sz w:val="24"/>
              </w:rPr>
              <w:t>Fig</w:t>
            </w:r>
            <w:r>
              <w:rPr>
                <w:spacing w:val="1"/>
                <w:sz w:val="24"/>
              </w:rPr>
              <w:t xml:space="preserve"> </w:t>
            </w:r>
            <w:r>
              <w:rPr>
                <w:sz w:val="24"/>
              </w:rPr>
              <w:t>No.</w:t>
            </w:r>
          </w:p>
        </w:tc>
        <w:tc>
          <w:tcPr>
            <w:tcW w:w="4403" w:type="dxa"/>
          </w:tcPr>
          <w:p w14:paraId="23A45A60" w14:textId="77777777" w:rsidR="005E563A" w:rsidRDefault="00892739">
            <w:pPr>
              <w:pStyle w:val="TableParagraph"/>
              <w:spacing w:line="268" w:lineRule="exact"/>
              <w:ind w:left="2130" w:right="1648"/>
              <w:jc w:val="center"/>
              <w:rPr>
                <w:sz w:val="24"/>
              </w:rPr>
            </w:pPr>
            <w:r>
              <w:rPr>
                <w:sz w:val="24"/>
              </w:rPr>
              <w:t>Name</w:t>
            </w:r>
          </w:p>
        </w:tc>
        <w:tc>
          <w:tcPr>
            <w:tcW w:w="3399" w:type="dxa"/>
          </w:tcPr>
          <w:p w14:paraId="732BCDD1" w14:textId="77777777" w:rsidR="005E563A" w:rsidRDefault="00892739">
            <w:pPr>
              <w:pStyle w:val="TableParagraph"/>
              <w:spacing w:line="268" w:lineRule="exact"/>
              <w:ind w:left="293"/>
              <w:rPr>
                <w:sz w:val="24"/>
              </w:rPr>
            </w:pPr>
            <w:r>
              <w:rPr>
                <w:sz w:val="24"/>
              </w:rPr>
              <w:t>Page</w:t>
            </w:r>
            <w:r>
              <w:rPr>
                <w:spacing w:val="-2"/>
                <w:sz w:val="24"/>
              </w:rPr>
              <w:t xml:space="preserve"> </w:t>
            </w:r>
            <w:r>
              <w:rPr>
                <w:sz w:val="24"/>
              </w:rPr>
              <w:t>no</w:t>
            </w:r>
          </w:p>
        </w:tc>
      </w:tr>
      <w:tr w:rsidR="005E563A" w14:paraId="41EE5697" w14:textId="77777777" w:rsidTr="78124619">
        <w:trPr>
          <w:trHeight w:val="405"/>
        </w:trPr>
        <w:tc>
          <w:tcPr>
            <w:tcW w:w="1133" w:type="dxa"/>
          </w:tcPr>
          <w:p w14:paraId="45597FA2" w14:textId="77777777" w:rsidR="005E563A" w:rsidRDefault="00892739">
            <w:pPr>
              <w:pStyle w:val="TableParagraph"/>
              <w:spacing w:line="268" w:lineRule="exact"/>
              <w:ind w:left="110"/>
              <w:rPr>
                <w:sz w:val="24"/>
              </w:rPr>
            </w:pPr>
            <w:r>
              <w:rPr>
                <w:sz w:val="24"/>
              </w:rPr>
              <w:t>1</w:t>
            </w:r>
          </w:p>
        </w:tc>
        <w:tc>
          <w:tcPr>
            <w:tcW w:w="4403" w:type="dxa"/>
          </w:tcPr>
          <w:p w14:paraId="1582341C" w14:textId="078FB00B" w:rsidR="005E563A" w:rsidRDefault="78124619">
            <w:pPr>
              <w:pStyle w:val="TableParagraph"/>
              <w:spacing w:line="268" w:lineRule="exact"/>
              <w:ind w:left="110"/>
              <w:rPr>
                <w:sz w:val="24"/>
                <w:szCs w:val="24"/>
              </w:rPr>
            </w:pPr>
            <w:r w:rsidRPr="78124619">
              <w:rPr>
                <w:sz w:val="24"/>
                <w:szCs w:val="24"/>
              </w:rPr>
              <w:t>System Architecture</w:t>
            </w:r>
          </w:p>
        </w:tc>
        <w:tc>
          <w:tcPr>
            <w:tcW w:w="3399" w:type="dxa"/>
          </w:tcPr>
          <w:p w14:paraId="3F15C9DF" w14:textId="2CE502A9" w:rsidR="005E563A" w:rsidRDefault="005C69D2">
            <w:pPr>
              <w:pStyle w:val="TableParagraph"/>
              <w:spacing w:line="268" w:lineRule="exact"/>
              <w:ind w:left="355"/>
              <w:rPr>
                <w:sz w:val="24"/>
                <w:szCs w:val="24"/>
              </w:rPr>
            </w:pPr>
            <w:r>
              <w:rPr>
                <w:sz w:val="24"/>
                <w:szCs w:val="24"/>
              </w:rPr>
              <w:t>30</w:t>
            </w:r>
          </w:p>
        </w:tc>
      </w:tr>
      <w:tr w:rsidR="005E563A" w14:paraId="52A73446" w14:textId="77777777" w:rsidTr="78124619">
        <w:trPr>
          <w:trHeight w:val="420"/>
        </w:trPr>
        <w:tc>
          <w:tcPr>
            <w:tcW w:w="1133" w:type="dxa"/>
          </w:tcPr>
          <w:p w14:paraId="6F7CABE1" w14:textId="77777777" w:rsidR="005E563A" w:rsidRDefault="00892739">
            <w:pPr>
              <w:pStyle w:val="TableParagraph"/>
              <w:spacing w:line="268" w:lineRule="exact"/>
              <w:ind w:left="110"/>
              <w:rPr>
                <w:sz w:val="24"/>
              </w:rPr>
            </w:pPr>
            <w:r>
              <w:rPr>
                <w:sz w:val="24"/>
              </w:rPr>
              <w:t>2</w:t>
            </w:r>
          </w:p>
        </w:tc>
        <w:tc>
          <w:tcPr>
            <w:tcW w:w="4403" w:type="dxa"/>
          </w:tcPr>
          <w:p w14:paraId="1CDACC74" w14:textId="3B736C77" w:rsidR="005E563A" w:rsidRDefault="78124619">
            <w:pPr>
              <w:pStyle w:val="TableParagraph"/>
              <w:spacing w:line="268" w:lineRule="exact"/>
              <w:ind w:left="110"/>
              <w:rPr>
                <w:sz w:val="24"/>
                <w:szCs w:val="24"/>
              </w:rPr>
            </w:pPr>
            <w:r w:rsidRPr="78124619">
              <w:rPr>
                <w:sz w:val="24"/>
                <w:szCs w:val="24"/>
              </w:rPr>
              <w:t>Use case</w:t>
            </w:r>
            <w:r w:rsidR="00892739" w:rsidRPr="78124619">
              <w:rPr>
                <w:sz w:val="24"/>
                <w:szCs w:val="24"/>
              </w:rPr>
              <w:t xml:space="preserve"> Diagram</w:t>
            </w:r>
            <w:r w:rsidRPr="78124619">
              <w:rPr>
                <w:sz w:val="24"/>
                <w:szCs w:val="24"/>
              </w:rPr>
              <w:t xml:space="preserve"> </w:t>
            </w:r>
          </w:p>
        </w:tc>
        <w:tc>
          <w:tcPr>
            <w:tcW w:w="3399" w:type="dxa"/>
          </w:tcPr>
          <w:p w14:paraId="10E23F68" w14:textId="186E6BD1" w:rsidR="005E563A" w:rsidRDefault="005C69D2">
            <w:pPr>
              <w:pStyle w:val="TableParagraph"/>
              <w:spacing w:line="268" w:lineRule="exact"/>
              <w:ind w:left="355"/>
              <w:rPr>
                <w:sz w:val="24"/>
                <w:szCs w:val="24"/>
              </w:rPr>
            </w:pPr>
            <w:r>
              <w:rPr>
                <w:sz w:val="24"/>
                <w:szCs w:val="24"/>
              </w:rPr>
              <w:t>31-32</w:t>
            </w:r>
          </w:p>
        </w:tc>
      </w:tr>
      <w:tr w:rsidR="005E563A" w14:paraId="7C18030F" w14:textId="77777777" w:rsidTr="78124619">
        <w:trPr>
          <w:trHeight w:val="360"/>
        </w:trPr>
        <w:tc>
          <w:tcPr>
            <w:tcW w:w="1133" w:type="dxa"/>
          </w:tcPr>
          <w:p w14:paraId="738D43CF" w14:textId="77777777" w:rsidR="005E563A" w:rsidRDefault="00892739">
            <w:pPr>
              <w:pStyle w:val="TableParagraph"/>
              <w:spacing w:line="268" w:lineRule="exact"/>
              <w:ind w:left="110"/>
              <w:rPr>
                <w:sz w:val="24"/>
              </w:rPr>
            </w:pPr>
            <w:r>
              <w:rPr>
                <w:sz w:val="24"/>
              </w:rPr>
              <w:t>3</w:t>
            </w:r>
          </w:p>
        </w:tc>
        <w:tc>
          <w:tcPr>
            <w:tcW w:w="4403" w:type="dxa"/>
          </w:tcPr>
          <w:p w14:paraId="0D6F4900" w14:textId="29ACA8F1" w:rsidR="005E563A" w:rsidRDefault="78124619">
            <w:pPr>
              <w:pStyle w:val="TableParagraph"/>
              <w:spacing w:line="268" w:lineRule="exact"/>
              <w:ind w:left="110"/>
              <w:rPr>
                <w:sz w:val="24"/>
                <w:szCs w:val="24"/>
              </w:rPr>
            </w:pPr>
            <w:r w:rsidRPr="78124619">
              <w:rPr>
                <w:sz w:val="24"/>
                <w:szCs w:val="24"/>
              </w:rPr>
              <w:t>Activity</w:t>
            </w:r>
            <w:r w:rsidR="00892739" w:rsidRPr="78124619">
              <w:rPr>
                <w:sz w:val="24"/>
                <w:szCs w:val="24"/>
              </w:rPr>
              <w:t xml:space="preserve"> Diagram</w:t>
            </w:r>
            <w:r w:rsidRPr="78124619">
              <w:rPr>
                <w:sz w:val="24"/>
                <w:szCs w:val="24"/>
              </w:rPr>
              <w:t xml:space="preserve"> </w:t>
            </w:r>
          </w:p>
        </w:tc>
        <w:tc>
          <w:tcPr>
            <w:tcW w:w="3399" w:type="dxa"/>
          </w:tcPr>
          <w:p w14:paraId="01502E97" w14:textId="0363042E" w:rsidR="005E563A" w:rsidRDefault="005C69D2">
            <w:pPr>
              <w:pStyle w:val="TableParagraph"/>
              <w:spacing w:line="268" w:lineRule="exact"/>
              <w:ind w:left="413"/>
              <w:rPr>
                <w:sz w:val="24"/>
                <w:szCs w:val="24"/>
              </w:rPr>
            </w:pPr>
            <w:r>
              <w:rPr>
                <w:sz w:val="24"/>
                <w:szCs w:val="24"/>
              </w:rPr>
              <w:t>33-35</w:t>
            </w:r>
          </w:p>
        </w:tc>
      </w:tr>
      <w:tr w:rsidR="005E563A" w14:paraId="4AED735A" w14:textId="77777777" w:rsidTr="78124619">
        <w:trPr>
          <w:trHeight w:val="390"/>
        </w:trPr>
        <w:tc>
          <w:tcPr>
            <w:tcW w:w="1133" w:type="dxa"/>
          </w:tcPr>
          <w:p w14:paraId="403A5D19" w14:textId="77777777" w:rsidR="005E563A" w:rsidRDefault="00892739">
            <w:pPr>
              <w:pStyle w:val="TableParagraph"/>
              <w:spacing w:line="268" w:lineRule="exact"/>
              <w:ind w:left="110"/>
              <w:rPr>
                <w:sz w:val="24"/>
              </w:rPr>
            </w:pPr>
            <w:r>
              <w:rPr>
                <w:sz w:val="24"/>
              </w:rPr>
              <w:t>4</w:t>
            </w:r>
          </w:p>
        </w:tc>
        <w:tc>
          <w:tcPr>
            <w:tcW w:w="4403" w:type="dxa"/>
          </w:tcPr>
          <w:p w14:paraId="1A1256D6" w14:textId="6CF87E98" w:rsidR="005E563A" w:rsidRDefault="78124619">
            <w:pPr>
              <w:pStyle w:val="TableParagraph"/>
              <w:spacing w:line="268" w:lineRule="exact"/>
              <w:ind w:left="110"/>
              <w:rPr>
                <w:sz w:val="24"/>
                <w:szCs w:val="24"/>
              </w:rPr>
            </w:pPr>
            <w:r w:rsidRPr="78124619">
              <w:rPr>
                <w:sz w:val="24"/>
                <w:szCs w:val="24"/>
              </w:rPr>
              <w:t>Class Diagram</w:t>
            </w:r>
          </w:p>
        </w:tc>
        <w:tc>
          <w:tcPr>
            <w:tcW w:w="3399" w:type="dxa"/>
          </w:tcPr>
          <w:p w14:paraId="4C99FF8C" w14:textId="7D8D6D7A" w:rsidR="005E563A" w:rsidRDefault="005C69D2">
            <w:pPr>
              <w:pStyle w:val="TableParagraph"/>
              <w:spacing w:line="268" w:lineRule="exact"/>
              <w:ind w:left="413"/>
              <w:rPr>
                <w:sz w:val="24"/>
                <w:szCs w:val="24"/>
              </w:rPr>
            </w:pPr>
            <w:r>
              <w:rPr>
                <w:sz w:val="24"/>
                <w:szCs w:val="24"/>
              </w:rPr>
              <w:t>36-38</w:t>
            </w:r>
          </w:p>
        </w:tc>
      </w:tr>
      <w:tr w:rsidR="007261FE" w14:paraId="64B2F883" w14:textId="77777777">
        <w:trPr>
          <w:trHeight w:val="518"/>
        </w:trPr>
        <w:tc>
          <w:tcPr>
            <w:tcW w:w="1133" w:type="dxa"/>
          </w:tcPr>
          <w:p w14:paraId="1125C690" w14:textId="209CD464" w:rsidR="007261FE" w:rsidRDefault="007261FE">
            <w:pPr>
              <w:pStyle w:val="TableParagraph"/>
              <w:spacing w:line="268" w:lineRule="exact"/>
              <w:ind w:left="110"/>
              <w:rPr>
                <w:sz w:val="24"/>
              </w:rPr>
            </w:pPr>
            <w:r>
              <w:rPr>
                <w:sz w:val="24"/>
              </w:rPr>
              <w:t>5</w:t>
            </w:r>
          </w:p>
        </w:tc>
        <w:tc>
          <w:tcPr>
            <w:tcW w:w="4403" w:type="dxa"/>
          </w:tcPr>
          <w:p w14:paraId="713F4D2A" w14:textId="0F5DD652" w:rsidR="007261FE" w:rsidRDefault="007261FE">
            <w:pPr>
              <w:pStyle w:val="TableParagraph"/>
              <w:spacing w:line="268" w:lineRule="exact"/>
              <w:ind w:left="110"/>
              <w:rPr>
                <w:sz w:val="24"/>
                <w:szCs w:val="24"/>
              </w:rPr>
            </w:pPr>
            <w:r w:rsidRPr="78124619">
              <w:rPr>
                <w:sz w:val="24"/>
                <w:szCs w:val="24"/>
              </w:rPr>
              <w:t>Component</w:t>
            </w:r>
            <w:r w:rsidR="78124619" w:rsidRPr="78124619">
              <w:rPr>
                <w:sz w:val="24"/>
                <w:szCs w:val="24"/>
              </w:rPr>
              <w:t xml:space="preserve"> Diagram</w:t>
            </w:r>
          </w:p>
        </w:tc>
        <w:tc>
          <w:tcPr>
            <w:tcW w:w="3399" w:type="dxa"/>
          </w:tcPr>
          <w:p w14:paraId="24802FB5" w14:textId="6BD9B62E" w:rsidR="007261FE" w:rsidRDefault="005C69D2">
            <w:pPr>
              <w:pStyle w:val="TableParagraph"/>
              <w:spacing w:line="268" w:lineRule="exact"/>
              <w:ind w:left="413"/>
              <w:rPr>
                <w:sz w:val="24"/>
                <w:szCs w:val="24"/>
              </w:rPr>
            </w:pPr>
            <w:r>
              <w:rPr>
                <w:sz w:val="24"/>
                <w:szCs w:val="24"/>
              </w:rPr>
              <w:t>39</w:t>
            </w:r>
          </w:p>
        </w:tc>
      </w:tr>
      <w:tr w:rsidR="007261FE" w14:paraId="11618C74" w14:textId="77777777">
        <w:trPr>
          <w:trHeight w:val="518"/>
        </w:trPr>
        <w:tc>
          <w:tcPr>
            <w:tcW w:w="1133" w:type="dxa"/>
          </w:tcPr>
          <w:p w14:paraId="70A049CC" w14:textId="345FE452" w:rsidR="007261FE" w:rsidRDefault="007261FE">
            <w:pPr>
              <w:pStyle w:val="TableParagraph"/>
              <w:spacing w:line="268" w:lineRule="exact"/>
              <w:ind w:left="110"/>
              <w:rPr>
                <w:sz w:val="24"/>
              </w:rPr>
            </w:pPr>
            <w:r>
              <w:rPr>
                <w:sz w:val="24"/>
              </w:rPr>
              <w:t>6</w:t>
            </w:r>
          </w:p>
        </w:tc>
        <w:tc>
          <w:tcPr>
            <w:tcW w:w="4403" w:type="dxa"/>
          </w:tcPr>
          <w:p w14:paraId="503C11FE" w14:textId="3C60262D" w:rsidR="007261FE" w:rsidRDefault="007261FE">
            <w:pPr>
              <w:pStyle w:val="TableParagraph"/>
              <w:spacing w:line="268" w:lineRule="exact"/>
              <w:ind w:left="110"/>
              <w:rPr>
                <w:sz w:val="24"/>
                <w:szCs w:val="24"/>
              </w:rPr>
            </w:pPr>
            <w:r w:rsidRPr="78124619">
              <w:rPr>
                <w:sz w:val="24"/>
                <w:szCs w:val="24"/>
              </w:rPr>
              <w:t>Deployment</w:t>
            </w:r>
            <w:r w:rsidR="78124619" w:rsidRPr="78124619">
              <w:rPr>
                <w:sz w:val="24"/>
                <w:szCs w:val="24"/>
              </w:rPr>
              <w:t xml:space="preserve"> Diagram</w:t>
            </w:r>
          </w:p>
        </w:tc>
        <w:tc>
          <w:tcPr>
            <w:tcW w:w="3399" w:type="dxa"/>
          </w:tcPr>
          <w:p w14:paraId="2B8B12EB" w14:textId="40676476" w:rsidR="007261FE" w:rsidRDefault="005C69D2">
            <w:pPr>
              <w:pStyle w:val="TableParagraph"/>
              <w:spacing w:line="268" w:lineRule="exact"/>
              <w:ind w:left="413"/>
              <w:rPr>
                <w:sz w:val="24"/>
                <w:szCs w:val="24"/>
              </w:rPr>
            </w:pPr>
            <w:r>
              <w:rPr>
                <w:sz w:val="24"/>
                <w:szCs w:val="24"/>
              </w:rPr>
              <w:t>39-41</w:t>
            </w:r>
          </w:p>
        </w:tc>
      </w:tr>
    </w:tbl>
    <w:p w14:paraId="126F2734" w14:textId="77777777" w:rsidR="005E563A" w:rsidRDefault="005E563A">
      <w:pPr>
        <w:spacing w:line="268" w:lineRule="exact"/>
        <w:rPr>
          <w:sz w:val="24"/>
        </w:rPr>
        <w:sectPr w:rsidR="005E563A" w:rsidSect="00C65A78">
          <w:headerReference w:type="default" r:id="rId30"/>
          <w:footerReference w:type="default" r:id="rId31"/>
          <w:pgSz w:w="11910" w:h="16840"/>
          <w:pgMar w:top="1580" w:right="477" w:bottom="280" w:left="480" w:header="720" w:footer="720" w:gutter="0"/>
          <w:cols w:space="720"/>
        </w:sectPr>
      </w:pPr>
    </w:p>
    <w:p w14:paraId="4D3FB1C2" w14:textId="77777777" w:rsidR="005E563A" w:rsidRDefault="005E563A">
      <w:pPr>
        <w:pStyle w:val="BodyText"/>
        <w:rPr>
          <w:b/>
          <w:sz w:val="20"/>
        </w:rPr>
      </w:pPr>
    </w:p>
    <w:p w14:paraId="1F933E57" w14:textId="77777777" w:rsidR="005E563A" w:rsidRDefault="005E563A">
      <w:pPr>
        <w:pStyle w:val="BodyText"/>
        <w:rPr>
          <w:b/>
          <w:sz w:val="20"/>
        </w:rPr>
      </w:pPr>
    </w:p>
    <w:p w14:paraId="6ECB416E" w14:textId="77777777" w:rsidR="005E563A" w:rsidRDefault="005E563A">
      <w:pPr>
        <w:pStyle w:val="BodyText"/>
        <w:rPr>
          <w:b/>
          <w:sz w:val="20"/>
        </w:rPr>
      </w:pPr>
    </w:p>
    <w:p w14:paraId="069A1126" w14:textId="77777777" w:rsidR="005E563A" w:rsidRDefault="005E563A">
      <w:pPr>
        <w:pStyle w:val="BodyText"/>
        <w:rPr>
          <w:b/>
          <w:sz w:val="20"/>
        </w:rPr>
      </w:pPr>
    </w:p>
    <w:p w14:paraId="5F909FC4" w14:textId="77777777" w:rsidR="005E563A" w:rsidRDefault="005E563A">
      <w:pPr>
        <w:pStyle w:val="BodyText"/>
        <w:rPr>
          <w:b/>
          <w:sz w:val="20"/>
        </w:rPr>
      </w:pPr>
    </w:p>
    <w:p w14:paraId="4A4E0E8D" w14:textId="77777777" w:rsidR="005E563A" w:rsidRDefault="005E563A">
      <w:pPr>
        <w:pStyle w:val="BodyText"/>
        <w:rPr>
          <w:b/>
          <w:sz w:val="20"/>
        </w:rPr>
      </w:pPr>
    </w:p>
    <w:p w14:paraId="2F9103BA" w14:textId="77777777" w:rsidR="005E563A" w:rsidRDefault="005E563A">
      <w:pPr>
        <w:pStyle w:val="BodyText"/>
        <w:rPr>
          <w:b/>
          <w:sz w:val="20"/>
        </w:rPr>
      </w:pPr>
    </w:p>
    <w:p w14:paraId="6948BB81" w14:textId="77777777" w:rsidR="005E563A" w:rsidRDefault="005E563A">
      <w:pPr>
        <w:pStyle w:val="BodyText"/>
        <w:rPr>
          <w:b/>
          <w:sz w:val="20"/>
        </w:rPr>
      </w:pPr>
    </w:p>
    <w:p w14:paraId="264E21E6" w14:textId="77777777" w:rsidR="005E563A" w:rsidRDefault="005E563A">
      <w:pPr>
        <w:pStyle w:val="BodyText"/>
        <w:rPr>
          <w:b/>
          <w:sz w:val="20"/>
        </w:rPr>
      </w:pPr>
    </w:p>
    <w:p w14:paraId="14E39EA3" w14:textId="77777777" w:rsidR="006F60A6" w:rsidRDefault="006F60A6">
      <w:pPr>
        <w:pStyle w:val="BodyText"/>
        <w:rPr>
          <w:b/>
          <w:sz w:val="20"/>
        </w:rPr>
      </w:pPr>
    </w:p>
    <w:p w14:paraId="504234A4" w14:textId="77777777" w:rsidR="006F60A6" w:rsidRDefault="006F60A6">
      <w:pPr>
        <w:pStyle w:val="BodyText"/>
        <w:rPr>
          <w:b/>
          <w:sz w:val="20"/>
        </w:rPr>
      </w:pPr>
    </w:p>
    <w:p w14:paraId="39AC203B" w14:textId="77777777" w:rsidR="006F60A6" w:rsidRDefault="006F60A6">
      <w:pPr>
        <w:pStyle w:val="BodyText"/>
        <w:rPr>
          <w:b/>
          <w:sz w:val="20"/>
        </w:rPr>
      </w:pPr>
    </w:p>
    <w:p w14:paraId="622CA854" w14:textId="77777777" w:rsidR="006F60A6" w:rsidRDefault="006F60A6">
      <w:pPr>
        <w:pStyle w:val="BodyText"/>
        <w:rPr>
          <w:b/>
          <w:sz w:val="20"/>
        </w:rPr>
      </w:pPr>
    </w:p>
    <w:p w14:paraId="233D5CA0" w14:textId="77777777" w:rsidR="006F60A6" w:rsidRDefault="006F60A6">
      <w:pPr>
        <w:pStyle w:val="BodyText"/>
        <w:rPr>
          <w:b/>
          <w:sz w:val="20"/>
        </w:rPr>
      </w:pPr>
    </w:p>
    <w:p w14:paraId="056638CF" w14:textId="77777777" w:rsidR="006F60A6" w:rsidRDefault="006F60A6">
      <w:pPr>
        <w:pStyle w:val="BodyText"/>
        <w:rPr>
          <w:b/>
          <w:sz w:val="20"/>
        </w:rPr>
      </w:pPr>
    </w:p>
    <w:p w14:paraId="1E774CD3" w14:textId="77777777" w:rsidR="005E563A" w:rsidRDefault="005E563A">
      <w:pPr>
        <w:pStyle w:val="BodyText"/>
        <w:rPr>
          <w:b/>
          <w:sz w:val="29"/>
        </w:rPr>
      </w:pPr>
    </w:p>
    <w:p w14:paraId="61CAED14" w14:textId="77777777" w:rsidR="005E563A" w:rsidRDefault="005E563A" w:rsidP="07FB729A">
      <w:pPr>
        <w:spacing w:before="87"/>
        <w:ind w:left="720" w:right="564"/>
        <w:jc w:val="center"/>
        <w:rPr>
          <w:b/>
          <w:bCs/>
          <w:sz w:val="28"/>
          <w:szCs w:val="28"/>
        </w:rPr>
      </w:pPr>
    </w:p>
    <w:p w14:paraId="54EBBED3" w14:textId="77777777" w:rsidR="005E563A" w:rsidRDefault="005E563A">
      <w:pPr>
        <w:pStyle w:val="BodyText"/>
        <w:rPr>
          <w:b/>
          <w:sz w:val="20"/>
        </w:rPr>
      </w:pPr>
    </w:p>
    <w:p w14:paraId="5470A53E" w14:textId="5694EF2C" w:rsidR="005E563A" w:rsidRPr="006F60A6" w:rsidRDefault="006F60A6" w:rsidP="07FB729A">
      <w:pPr>
        <w:spacing w:before="85"/>
        <w:rPr>
          <w:sz w:val="48"/>
          <w:szCs w:val="48"/>
        </w:rPr>
      </w:pPr>
      <w:r>
        <w:rPr>
          <w:b/>
          <w:bCs/>
          <w:sz w:val="48"/>
          <w:szCs w:val="48"/>
        </w:rPr>
        <w:t xml:space="preserve">                                 </w:t>
      </w:r>
      <w:r w:rsidR="07FB729A" w:rsidRPr="001B44B0">
        <w:rPr>
          <w:b/>
          <w:bCs/>
          <w:sz w:val="48"/>
          <w:szCs w:val="48"/>
        </w:rPr>
        <w:t>CHAPTER 1</w:t>
      </w:r>
    </w:p>
    <w:p w14:paraId="008027E0" w14:textId="77777777" w:rsidR="005E563A" w:rsidRDefault="07FB729A" w:rsidP="07FB729A">
      <w:pPr>
        <w:pStyle w:val="Heading1"/>
        <w:spacing w:before="262"/>
        <w:ind w:right="1278"/>
        <w:rPr>
          <w:sz w:val="56"/>
          <w:szCs w:val="56"/>
        </w:rPr>
      </w:pPr>
      <w:r w:rsidRPr="07FB729A">
        <w:rPr>
          <w:sz w:val="56"/>
          <w:szCs w:val="56"/>
        </w:rPr>
        <w:t>INTRODUTION</w:t>
      </w:r>
    </w:p>
    <w:p w14:paraId="48FE31C0" w14:textId="7A0D447F" w:rsidR="07FB729A" w:rsidRDefault="07FB729A" w:rsidP="07FB729A">
      <w:pPr>
        <w:pStyle w:val="Heading1"/>
        <w:spacing w:before="262"/>
        <w:ind w:right="1278"/>
        <w:rPr>
          <w:sz w:val="56"/>
          <w:szCs w:val="56"/>
        </w:rPr>
      </w:pPr>
    </w:p>
    <w:p w14:paraId="6FABEF10" w14:textId="3891C590" w:rsidR="07FB729A" w:rsidRDefault="07FB729A" w:rsidP="07FB729A">
      <w:pPr>
        <w:pStyle w:val="Heading1"/>
        <w:spacing w:before="262"/>
        <w:ind w:right="1278"/>
        <w:rPr>
          <w:sz w:val="56"/>
          <w:szCs w:val="56"/>
        </w:rPr>
      </w:pPr>
    </w:p>
    <w:p w14:paraId="1A62E207" w14:textId="79C4AD5D" w:rsidR="07FB729A" w:rsidRDefault="07FB729A" w:rsidP="07FB729A">
      <w:pPr>
        <w:pStyle w:val="Heading1"/>
        <w:spacing w:before="262"/>
        <w:ind w:right="1278"/>
        <w:rPr>
          <w:sz w:val="56"/>
          <w:szCs w:val="56"/>
        </w:rPr>
      </w:pPr>
    </w:p>
    <w:p w14:paraId="2A4071C9" w14:textId="6F2E6979" w:rsidR="07FB729A" w:rsidRDefault="07FB729A" w:rsidP="07FB729A">
      <w:pPr>
        <w:pStyle w:val="Heading1"/>
        <w:spacing w:before="262"/>
        <w:ind w:right="1278"/>
        <w:rPr>
          <w:sz w:val="56"/>
          <w:szCs w:val="56"/>
        </w:rPr>
      </w:pPr>
    </w:p>
    <w:p w14:paraId="07589F1A" w14:textId="77777777" w:rsidR="006F60A6" w:rsidRDefault="006F60A6" w:rsidP="07FB729A">
      <w:pPr>
        <w:pStyle w:val="Heading1"/>
        <w:spacing w:before="262"/>
        <w:ind w:right="1278"/>
        <w:rPr>
          <w:sz w:val="56"/>
          <w:szCs w:val="56"/>
        </w:rPr>
      </w:pPr>
    </w:p>
    <w:p w14:paraId="3A26B9C0" w14:textId="77777777" w:rsidR="006F60A6" w:rsidRDefault="006F60A6" w:rsidP="07FB729A">
      <w:pPr>
        <w:pStyle w:val="Heading1"/>
        <w:spacing w:before="262"/>
        <w:ind w:right="1278"/>
        <w:rPr>
          <w:sz w:val="56"/>
          <w:szCs w:val="56"/>
        </w:rPr>
      </w:pPr>
    </w:p>
    <w:p w14:paraId="6D906E3F" w14:textId="77777777" w:rsidR="006F60A6" w:rsidRDefault="006F60A6" w:rsidP="07FB729A">
      <w:pPr>
        <w:pStyle w:val="Heading1"/>
        <w:spacing w:before="262"/>
        <w:ind w:right="1278"/>
        <w:rPr>
          <w:sz w:val="56"/>
          <w:szCs w:val="56"/>
        </w:rPr>
      </w:pPr>
    </w:p>
    <w:p w14:paraId="01462759" w14:textId="77777777" w:rsidR="006F60A6" w:rsidRDefault="006F60A6" w:rsidP="07FB729A">
      <w:pPr>
        <w:pStyle w:val="Heading1"/>
        <w:spacing w:before="262"/>
        <w:ind w:right="1278"/>
        <w:rPr>
          <w:sz w:val="56"/>
          <w:szCs w:val="56"/>
        </w:rPr>
      </w:pPr>
    </w:p>
    <w:p w14:paraId="33416D1C" w14:textId="77777777" w:rsidR="006F60A6" w:rsidRDefault="006F60A6" w:rsidP="07FB729A">
      <w:pPr>
        <w:pStyle w:val="Heading1"/>
        <w:spacing w:before="262"/>
        <w:ind w:right="1278"/>
        <w:rPr>
          <w:sz w:val="56"/>
          <w:szCs w:val="56"/>
        </w:rPr>
      </w:pPr>
    </w:p>
    <w:p w14:paraId="53A25B02" w14:textId="77777777" w:rsidR="006F60A6" w:rsidRDefault="006F60A6" w:rsidP="07FB729A">
      <w:pPr>
        <w:pStyle w:val="Heading1"/>
        <w:spacing w:before="262"/>
        <w:ind w:right="1278"/>
        <w:rPr>
          <w:sz w:val="56"/>
          <w:szCs w:val="56"/>
        </w:rPr>
      </w:pPr>
    </w:p>
    <w:p w14:paraId="4ECE5201" w14:textId="3C814822" w:rsidR="006F60A6" w:rsidRDefault="006F60A6" w:rsidP="07FB729A">
      <w:pPr>
        <w:pStyle w:val="Heading1"/>
        <w:spacing w:before="262"/>
        <w:ind w:right="1278"/>
        <w:rPr>
          <w:sz w:val="56"/>
          <w:szCs w:val="56"/>
        </w:rPr>
      </w:pPr>
      <w:r>
        <w:rPr>
          <w:sz w:val="56"/>
          <w:szCs w:val="56"/>
        </w:rPr>
        <w:t xml:space="preserve">  </w:t>
      </w:r>
    </w:p>
    <w:p w14:paraId="2C6539D6" w14:textId="3373970F" w:rsidR="00857BA3" w:rsidRDefault="001B44B0" w:rsidP="07FB729A">
      <w:pPr>
        <w:pStyle w:val="Heading5"/>
        <w:tabs>
          <w:tab w:val="left" w:pos="4462"/>
        </w:tabs>
        <w:spacing w:before="89"/>
        <w:ind w:left="0"/>
        <w:rPr>
          <w:sz w:val="26"/>
          <w:szCs w:val="26"/>
        </w:rPr>
      </w:pPr>
      <w:r>
        <w:t xml:space="preserve">                                                              </w:t>
      </w:r>
      <w:r w:rsidR="07FB729A">
        <w:t xml:space="preserve"> 1.INTRODUCTION</w:t>
      </w:r>
    </w:p>
    <w:p w14:paraId="444C2611" w14:textId="441FF431" w:rsidR="00857BA3" w:rsidRPr="00857BA3" w:rsidRDefault="00857BA3" w:rsidP="00857BA3">
      <w:pPr>
        <w:pStyle w:val="Heading5"/>
        <w:tabs>
          <w:tab w:val="left" w:pos="4462"/>
        </w:tabs>
        <w:spacing w:before="89"/>
        <w:ind w:left="0"/>
        <w:rPr>
          <w:sz w:val="26"/>
          <w:szCs w:val="26"/>
        </w:rPr>
      </w:pPr>
      <w:r w:rsidRPr="21B40629">
        <w:rPr>
          <w:sz w:val="26"/>
          <w:szCs w:val="26"/>
        </w:rPr>
        <w:t xml:space="preserve">                                                       USECASE: TELECOME RETENTION</w:t>
      </w:r>
    </w:p>
    <w:p w14:paraId="6ECD2D30" w14:textId="77777777" w:rsidR="005E563A" w:rsidRDefault="005E563A">
      <w:pPr>
        <w:spacing w:line="360" w:lineRule="auto"/>
        <w:jc w:val="both"/>
      </w:pPr>
    </w:p>
    <w:p w14:paraId="5475DFBE" w14:textId="2ED735B5" w:rsidR="00857BA3" w:rsidRPr="00857BA3" w:rsidRDefault="00857BA3" w:rsidP="5D465C7B">
      <w:pPr>
        <w:pStyle w:val="NormalWeb"/>
        <w:shd w:val="clear" w:color="auto" w:fill="FFFFFF" w:themeFill="background1"/>
        <w:spacing w:before="120" w:beforeAutospacing="0" w:after="20" w:afterAutospacing="0"/>
        <w:ind w:left="567" w:right="567"/>
        <w:jc w:val="both"/>
        <w:rPr>
          <w:sz w:val="28"/>
          <w:szCs w:val="28"/>
        </w:rPr>
      </w:pPr>
      <w:r w:rsidRPr="78124619">
        <w:rPr>
          <w:sz w:val="28"/>
          <w:szCs w:val="28"/>
        </w:rPr>
        <w:t>Churn prediction means detecting which customers are likely to leave a service or to cancel a subscription to a service. It is a critical prediction for many businesses because acquiring new clients often costs more than retaining existing ones. Once you can identify those customers that are at risk of cancelling, you should know exactly what marketing action to take for each individual customer to maximise the chances that the customer will remain.</w:t>
      </w:r>
    </w:p>
    <w:p w14:paraId="49155556" w14:textId="6428E2F8" w:rsidR="00857BA3" w:rsidRDefault="00857BA3" w:rsidP="5D465C7B">
      <w:pPr>
        <w:pStyle w:val="NormalWeb"/>
        <w:shd w:val="clear" w:color="auto" w:fill="FFFFFF" w:themeFill="background1"/>
        <w:spacing w:before="192" w:beforeAutospacing="0" w:after="192" w:afterAutospacing="0"/>
        <w:ind w:left="567" w:right="567"/>
        <w:jc w:val="both"/>
        <w:rPr>
          <w:sz w:val="28"/>
          <w:szCs w:val="28"/>
        </w:rPr>
      </w:pPr>
      <w:r w:rsidRPr="78124619">
        <w:rPr>
          <w:sz w:val="28"/>
          <w:szCs w:val="28"/>
        </w:rPr>
        <w:t>Different customers exhibit different behaviours and preferences, so they cancel their subscriptions for various reasons. It is critical, therefore, to proactively communicate with each of them to retain them in your customer list. You need to know which marketing action will be the most effective for each customer, and when it will be most effective.</w:t>
      </w:r>
    </w:p>
    <w:p w14:paraId="2E5EF325" w14:textId="428E6265" w:rsidR="00857BA3" w:rsidRPr="00857BA3" w:rsidRDefault="00857BA3" w:rsidP="5D465C7B">
      <w:pPr>
        <w:pStyle w:val="NormalWeb"/>
        <w:shd w:val="clear" w:color="auto" w:fill="FFFFFF" w:themeFill="background1"/>
        <w:spacing w:before="192" w:beforeAutospacing="0" w:after="192" w:afterAutospacing="0" w:line="276" w:lineRule="auto"/>
        <w:ind w:left="567" w:right="567"/>
        <w:jc w:val="both"/>
        <w:rPr>
          <w:color w:val="363760"/>
          <w:sz w:val="28"/>
          <w:szCs w:val="28"/>
        </w:rPr>
      </w:pPr>
      <w:r w:rsidRPr="78124619">
        <w:rPr>
          <w:sz w:val="28"/>
          <w:szCs w:val="28"/>
        </w:rPr>
        <w:t xml:space="preserve">In the business world of telecommunication, Customer churn is a deliberate issue. Churn in the telecommunication industry refers to customers leaving their current service providers either due to better services or less costly services provided by the competing service providers. Customers have the right to choose from a vast number of service providers. So, the current telecommunication company faces a huge loss in revenue and profit. The companies employ data mining techniques to predict the customers who are most likely to change their service providers. Hence, by </w:t>
      </w:r>
      <w:r w:rsidR="78124619" w:rsidRPr="78124619">
        <w:rPr>
          <w:sz w:val="28"/>
          <w:szCs w:val="28"/>
        </w:rPr>
        <w:t>analysing</w:t>
      </w:r>
      <w:r w:rsidRPr="78124619">
        <w:rPr>
          <w:sz w:val="28"/>
          <w:szCs w:val="28"/>
        </w:rPr>
        <w:t xml:space="preserve"> these predictions, the companies can set up various techniques to retain their present subscribers intact. This is called Churn Prediction.</w:t>
      </w:r>
    </w:p>
    <w:p w14:paraId="722E620A" w14:textId="6685EE9D" w:rsidR="00857BA3" w:rsidRPr="006028DC" w:rsidRDefault="00857BA3" w:rsidP="5D465C7B">
      <w:pPr>
        <w:spacing w:before="120" w:afterAutospacing="1" w:line="276" w:lineRule="auto"/>
        <w:ind w:left="567" w:right="567"/>
        <w:jc w:val="both"/>
        <w:rPr>
          <w:sz w:val="28"/>
          <w:szCs w:val="28"/>
        </w:rPr>
      </w:pPr>
      <w:r w:rsidRPr="78124619">
        <w:rPr>
          <w:sz w:val="28"/>
          <w:szCs w:val="28"/>
        </w:rPr>
        <w:t xml:space="preserve">There are broadly two types of churners. These are voluntary churners and involuntary churners. Voluntary churners themselves initiate the service termination from their current service providers. These are further divided into deliberate and incidental churners. Incidental churners are those that change their service provider due to some incidents such as a change in location or change in financial position. Deliberate churners are the most impending churners which are of concern for companies. These churners deliberately move to other service providers due to changes in technology or price rate. </w:t>
      </w:r>
      <w:r w:rsidRPr="78124619">
        <w:rPr>
          <w:sz w:val="28"/>
          <w:szCs w:val="28"/>
        </w:rPr>
        <w:lastRenderedPageBreak/>
        <w:t xml:space="preserve">Involuntary churners are those that are removed by the company from their subscribers' list due to some </w:t>
      </w:r>
      <w:r w:rsidR="5D465C7B" w:rsidRPr="5D465C7B">
        <w:rPr>
          <w:sz w:val="28"/>
          <w:szCs w:val="28"/>
        </w:rPr>
        <w:t>fraud.</w:t>
      </w:r>
    </w:p>
    <w:p w14:paraId="4412EEBF" w14:textId="568A376B" w:rsidR="5D465C7B" w:rsidRDefault="5D465C7B" w:rsidP="5D465C7B">
      <w:pPr>
        <w:spacing w:before="120" w:afterAutospacing="1" w:line="360" w:lineRule="auto"/>
        <w:ind w:right="567"/>
        <w:jc w:val="both"/>
        <w:rPr>
          <w:sz w:val="28"/>
          <w:szCs w:val="28"/>
        </w:rPr>
      </w:pPr>
    </w:p>
    <w:p w14:paraId="2817089B" w14:textId="2A31F3C7" w:rsidR="5D465C7B" w:rsidRDefault="5D465C7B" w:rsidP="5D465C7B">
      <w:pPr>
        <w:spacing w:line="276" w:lineRule="auto"/>
        <w:rPr>
          <w:sz w:val="28"/>
          <w:szCs w:val="28"/>
        </w:rPr>
      </w:pPr>
      <w:r w:rsidRPr="5D465C7B">
        <w:rPr>
          <w:sz w:val="28"/>
          <w:szCs w:val="28"/>
        </w:rPr>
        <w:t xml:space="preserve">    </w:t>
      </w:r>
    </w:p>
    <w:p w14:paraId="4CB23B6B" w14:textId="5114FA44" w:rsidR="005E563A" w:rsidRDefault="00892739" w:rsidP="78124619">
      <w:pPr>
        <w:spacing w:before="89" w:line="360" w:lineRule="auto"/>
        <w:ind w:left="720"/>
        <w:jc w:val="both"/>
        <w:rPr>
          <w:b/>
          <w:bCs/>
          <w:sz w:val="28"/>
          <w:szCs w:val="28"/>
        </w:rPr>
      </w:pPr>
      <w:r w:rsidRPr="5D465C7B">
        <w:rPr>
          <w:b/>
          <w:sz w:val="32"/>
          <w:szCs w:val="32"/>
        </w:rPr>
        <w:t>Project Overview:</w:t>
      </w:r>
      <w:r w:rsidRPr="21B40629">
        <w:rPr>
          <w:b/>
          <w:bCs/>
          <w:spacing w:val="1"/>
          <w:sz w:val="28"/>
          <w:szCs w:val="28"/>
        </w:rPr>
        <w:t xml:space="preserve"> </w:t>
      </w:r>
      <w:r w:rsidRPr="21B40629">
        <w:rPr>
          <w:rFonts w:ascii="Roboto" w:eastAsia="Roboto" w:hAnsi="Roboto" w:cs="Roboto"/>
          <w:color w:val="1F2023"/>
          <w:sz w:val="24"/>
          <w:szCs w:val="24"/>
        </w:rPr>
        <w:t xml:space="preserve"> </w:t>
      </w:r>
      <w:r w:rsidRPr="78124619">
        <w:rPr>
          <w:color w:val="1F2023"/>
          <w:sz w:val="28"/>
          <w:szCs w:val="28"/>
        </w:rPr>
        <w:t xml:space="preserve">Our Customer churn prediction model overview is to </w:t>
      </w:r>
      <w:r w:rsidR="21B40629" w:rsidRPr="78124619">
        <w:rPr>
          <w:color w:val="292929"/>
          <w:sz w:val="28"/>
          <w:szCs w:val="28"/>
        </w:rPr>
        <w:t>train a machine learning model on the available data to train a machine learning model that will predict with a high accuracy which customers are about to churn, which in turn will help the business owner in making useful marketing decisions.</w:t>
      </w:r>
      <w:r w:rsidR="21B40629" w:rsidRPr="78124619">
        <w:rPr>
          <w:b/>
          <w:bCs/>
          <w:sz w:val="28"/>
          <w:szCs w:val="28"/>
        </w:rPr>
        <w:t xml:space="preserve"> </w:t>
      </w:r>
    </w:p>
    <w:p w14:paraId="46B73BFC" w14:textId="22D29DED" w:rsidR="78124619" w:rsidRDefault="78124619" w:rsidP="78124619">
      <w:pPr>
        <w:spacing w:before="89" w:line="360" w:lineRule="auto"/>
        <w:ind w:left="720"/>
        <w:jc w:val="both"/>
        <w:rPr>
          <w:rFonts w:ascii="Roboto" w:eastAsia="Roboto" w:hAnsi="Roboto" w:cs="Roboto"/>
          <w:b/>
          <w:bCs/>
          <w:sz w:val="24"/>
          <w:szCs w:val="24"/>
        </w:rPr>
      </w:pPr>
    </w:p>
    <w:p w14:paraId="012C08E1" w14:textId="22D29DED" w:rsidR="78124619" w:rsidRDefault="78124619" w:rsidP="78124619">
      <w:pPr>
        <w:spacing w:before="89" w:line="360" w:lineRule="auto"/>
        <w:ind w:left="720"/>
        <w:jc w:val="both"/>
        <w:rPr>
          <w:rFonts w:ascii="Roboto" w:eastAsia="Roboto" w:hAnsi="Roboto" w:cs="Roboto"/>
          <w:b/>
          <w:bCs/>
          <w:sz w:val="24"/>
          <w:szCs w:val="24"/>
        </w:rPr>
      </w:pPr>
    </w:p>
    <w:p w14:paraId="55F6DFE4" w14:textId="04BE9D05" w:rsidR="005E563A" w:rsidRDefault="07FB729A" w:rsidP="5D465C7B">
      <w:pPr>
        <w:tabs>
          <w:tab w:val="left" w:pos="1381"/>
          <w:tab w:val="left" w:leader="dot" w:pos="6247"/>
        </w:tabs>
        <w:spacing w:before="89" w:line="360" w:lineRule="auto"/>
        <w:ind w:left="567"/>
        <w:jc w:val="both"/>
        <w:rPr>
          <w:color w:val="000000" w:themeColor="text1"/>
          <w:sz w:val="28"/>
          <w:szCs w:val="28"/>
        </w:rPr>
      </w:pPr>
      <w:r w:rsidRPr="07FB729A">
        <w:rPr>
          <w:b/>
          <w:bCs/>
          <w:sz w:val="28"/>
          <w:szCs w:val="28"/>
        </w:rPr>
        <w:t xml:space="preserve">Project Deliverables: </w:t>
      </w:r>
      <w:r w:rsidRPr="07FB729A">
        <w:rPr>
          <w:color w:val="000000" w:themeColor="text1"/>
          <w:sz w:val="28"/>
          <w:szCs w:val="28"/>
        </w:rPr>
        <w:t>Customer churn analysis using machine learning Delivers companies   with accurate forecasts of customer preferences: the key attributes that they are looking for in products / services, as well as the features that they are unsatisfied with. As a result, companies have important data that can be used for the optimization of an existing product or the creation of a new one. Using machine learning for customer churn prediction can also increase the company’s revenue. Improving the customer experience and better understanding their behavior and preferences automatically results in greater profits.</w:t>
      </w:r>
    </w:p>
    <w:p w14:paraId="04220FC7" w14:textId="752CD2D4" w:rsidR="78124619" w:rsidRDefault="78124619" w:rsidP="78124619">
      <w:pPr>
        <w:tabs>
          <w:tab w:val="left" w:pos="1381"/>
          <w:tab w:val="left" w:leader="dot" w:pos="6247"/>
        </w:tabs>
        <w:spacing w:before="89" w:line="360" w:lineRule="auto"/>
        <w:ind w:left="720" w:right="1654"/>
        <w:jc w:val="both"/>
        <w:rPr>
          <w:rFonts w:ascii="Roboto" w:eastAsia="Roboto" w:hAnsi="Roboto" w:cs="Roboto"/>
          <w:color w:val="000000" w:themeColor="text1"/>
          <w:sz w:val="24"/>
          <w:szCs w:val="24"/>
        </w:rPr>
      </w:pPr>
    </w:p>
    <w:p w14:paraId="74E002BA" w14:textId="577D4189" w:rsidR="78124619" w:rsidRDefault="78124619" w:rsidP="5D465C7B">
      <w:pPr>
        <w:tabs>
          <w:tab w:val="left" w:pos="1381"/>
          <w:tab w:val="left" w:leader="dot" w:pos="6247"/>
        </w:tabs>
        <w:spacing w:before="89" w:line="360" w:lineRule="auto"/>
        <w:ind w:left="720" w:right="567"/>
        <w:jc w:val="both"/>
        <w:rPr>
          <w:sz w:val="28"/>
          <w:szCs w:val="28"/>
        </w:rPr>
        <w:sectPr w:rsidR="78124619" w:rsidSect="00C65A78">
          <w:headerReference w:type="default" r:id="rId32"/>
          <w:pgSz w:w="11910" w:h="16840"/>
          <w:pgMar w:top="1580" w:right="480" w:bottom="1200" w:left="480" w:header="0" w:footer="1000" w:gutter="0"/>
          <w:cols w:space="720"/>
        </w:sectPr>
      </w:pPr>
      <w:r w:rsidRPr="78124619">
        <w:rPr>
          <w:b/>
          <w:bCs/>
          <w:sz w:val="28"/>
          <w:szCs w:val="28"/>
        </w:rPr>
        <w:t xml:space="preserve">Project Scope: </w:t>
      </w:r>
      <w:r w:rsidRPr="78124619">
        <w:rPr>
          <w:sz w:val="28"/>
          <w:szCs w:val="28"/>
        </w:rPr>
        <w:t xml:space="preserve">The Churn model can be developed across the spectrum of business. Other predictive models can be built to support both up streams and downstream analytics requirements.     </w:t>
      </w:r>
    </w:p>
    <w:p w14:paraId="18D661C6" w14:textId="77777777" w:rsidR="005E563A" w:rsidRDefault="005E563A">
      <w:pPr>
        <w:pStyle w:val="BodyText"/>
        <w:rPr>
          <w:sz w:val="20"/>
        </w:rPr>
      </w:pPr>
    </w:p>
    <w:p w14:paraId="7371B13C" w14:textId="77777777" w:rsidR="005E563A" w:rsidRDefault="005E563A">
      <w:pPr>
        <w:pStyle w:val="BodyText"/>
        <w:rPr>
          <w:sz w:val="20"/>
        </w:rPr>
      </w:pPr>
    </w:p>
    <w:p w14:paraId="6BA92F80" w14:textId="77777777" w:rsidR="005E563A" w:rsidRDefault="005E563A">
      <w:pPr>
        <w:pStyle w:val="BodyText"/>
        <w:rPr>
          <w:sz w:val="20"/>
        </w:rPr>
      </w:pPr>
    </w:p>
    <w:p w14:paraId="54902022" w14:textId="77777777" w:rsidR="005E563A" w:rsidRDefault="005E563A">
      <w:pPr>
        <w:pStyle w:val="BodyText"/>
        <w:rPr>
          <w:sz w:val="20"/>
        </w:rPr>
      </w:pPr>
    </w:p>
    <w:p w14:paraId="382DA214" w14:textId="77777777" w:rsidR="005E563A" w:rsidRDefault="005E563A">
      <w:pPr>
        <w:pStyle w:val="BodyText"/>
        <w:rPr>
          <w:sz w:val="20"/>
        </w:rPr>
      </w:pPr>
    </w:p>
    <w:p w14:paraId="49AF980E" w14:textId="77777777" w:rsidR="005E563A" w:rsidRDefault="005E563A" w:rsidP="07FB729A">
      <w:pPr>
        <w:pStyle w:val="BodyText"/>
        <w:rPr>
          <w:sz w:val="20"/>
          <w:szCs w:val="20"/>
        </w:rPr>
      </w:pPr>
    </w:p>
    <w:p w14:paraId="6CB90DCF" w14:textId="5A698363" w:rsidR="07FB729A" w:rsidRDefault="07FB729A" w:rsidP="07FB729A">
      <w:pPr>
        <w:pStyle w:val="BodyText"/>
        <w:rPr>
          <w:sz w:val="20"/>
          <w:szCs w:val="20"/>
        </w:rPr>
      </w:pPr>
    </w:p>
    <w:p w14:paraId="7F8EC3DE" w14:textId="416EBF15" w:rsidR="07FB729A" w:rsidRDefault="07FB729A" w:rsidP="07FB729A">
      <w:pPr>
        <w:pStyle w:val="BodyText"/>
        <w:rPr>
          <w:sz w:val="20"/>
          <w:szCs w:val="20"/>
        </w:rPr>
      </w:pPr>
    </w:p>
    <w:p w14:paraId="7BE8199A" w14:textId="2247A71D" w:rsidR="07FB729A" w:rsidRDefault="07FB729A" w:rsidP="07FB729A">
      <w:pPr>
        <w:pStyle w:val="BodyText"/>
        <w:rPr>
          <w:sz w:val="20"/>
          <w:szCs w:val="20"/>
        </w:rPr>
      </w:pPr>
    </w:p>
    <w:p w14:paraId="33C0A329" w14:textId="7F83264C" w:rsidR="07FB729A" w:rsidRDefault="07FB729A" w:rsidP="07FB729A">
      <w:pPr>
        <w:pStyle w:val="BodyText"/>
        <w:rPr>
          <w:sz w:val="20"/>
          <w:szCs w:val="20"/>
        </w:rPr>
      </w:pPr>
    </w:p>
    <w:p w14:paraId="3CD0C6D0" w14:textId="69C05761" w:rsidR="07FB729A" w:rsidRDefault="07FB729A" w:rsidP="07FB729A">
      <w:pPr>
        <w:pStyle w:val="BodyText"/>
        <w:rPr>
          <w:sz w:val="20"/>
          <w:szCs w:val="20"/>
        </w:rPr>
      </w:pPr>
    </w:p>
    <w:p w14:paraId="5F457DA3" w14:textId="4EF20548" w:rsidR="07FB729A" w:rsidRDefault="07FB729A" w:rsidP="07FB729A">
      <w:pPr>
        <w:pStyle w:val="BodyText"/>
        <w:rPr>
          <w:sz w:val="20"/>
          <w:szCs w:val="20"/>
        </w:rPr>
      </w:pPr>
    </w:p>
    <w:p w14:paraId="4E94E9D2" w14:textId="16A192A5" w:rsidR="07FB729A" w:rsidRDefault="07FB729A" w:rsidP="07FB729A">
      <w:pPr>
        <w:pStyle w:val="BodyText"/>
        <w:rPr>
          <w:sz w:val="20"/>
          <w:szCs w:val="20"/>
        </w:rPr>
      </w:pPr>
    </w:p>
    <w:p w14:paraId="1E3B98C1" w14:textId="18C9E801" w:rsidR="07FB729A" w:rsidRDefault="07FB729A" w:rsidP="07FB729A">
      <w:pPr>
        <w:pStyle w:val="BodyText"/>
        <w:rPr>
          <w:sz w:val="20"/>
          <w:szCs w:val="20"/>
        </w:rPr>
      </w:pPr>
    </w:p>
    <w:p w14:paraId="4A3C0937" w14:textId="1C4FA30D" w:rsidR="07FB729A" w:rsidRDefault="07FB729A" w:rsidP="07FB729A">
      <w:pPr>
        <w:pStyle w:val="BodyText"/>
        <w:rPr>
          <w:sz w:val="20"/>
          <w:szCs w:val="20"/>
        </w:rPr>
      </w:pPr>
    </w:p>
    <w:p w14:paraId="3F032CBE" w14:textId="6714B276" w:rsidR="07FB729A" w:rsidRDefault="07FB729A" w:rsidP="07FB729A">
      <w:pPr>
        <w:pStyle w:val="BodyText"/>
        <w:rPr>
          <w:sz w:val="20"/>
          <w:szCs w:val="20"/>
        </w:rPr>
      </w:pPr>
    </w:p>
    <w:p w14:paraId="502799BF" w14:textId="2D854D76" w:rsidR="07FB729A" w:rsidRDefault="07FB729A" w:rsidP="07FB729A">
      <w:pPr>
        <w:pStyle w:val="BodyText"/>
        <w:rPr>
          <w:sz w:val="20"/>
          <w:szCs w:val="20"/>
        </w:rPr>
      </w:pPr>
    </w:p>
    <w:p w14:paraId="7069332A" w14:textId="77777777" w:rsidR="005E563A" w:rsidRDefault="005E563A">
      <w:pPr>
        <w:pStyle w:val="BodyText"/>
        <w:rPr>
          <w:sz w:val="20"/>
        </w:rPr>
      </w:pPr>
    </w:p>
    <w:p w14:paraId="0EDCC98C" w14:textId="77777777" w:rsidR="005E563A" w:rsidRDefault="005E563A">
      <w:pPr>
        <w:pStyle w:val="BodyText"/>
        <w:rPr>
          <w:sz w:val="20"/>
        </w:rPr>
      </w:pPr>
    </w:p>
    <w:p w14:paraId="472CB9EE" w14:textId="77777777" w:rsidR="005E563A" w:rsidRDefault="005E563A">
      <w:pPr>
        <w:pStyle w:val="BodyText"/>
        <w:rPr>
          <w:sz w:val="20"/>
        </w:rPr>
      </w:pPr>
    </w:p>
    <w:p w14:paraId="717C8810" w14:textId="35DC35D3" w:rsidR="005E563A" w:rsidRDefault="005E563A" w:rsidP="78124619">
      <w:pPr>
        <w:rPr>
          <w:b/>
          <w:bCs/>
          <w:sz w:val="32"/>
          <w:szCs w:val="32"/>
        </w:rPr>
      </w:pPr>
    </w:p>
    <w:p w14:paraId="3D6C66DF" w14:textId="52D16B20" w:rsidR="005E563A" w:rsidRPr="001B44B0" w:rsidRDefault="07FB729A" w:rsidP="07FB729A">
      <w:pPr>
        <w:ind w:left="2880"/>
        <w:rPr>
          <w:b/>
          <w:bCs/>
          <w:sz w:val="48"/>
          <w:szCs w:val="48"/>
        </w:rPr>
      </w:pPr>
      <w:r w:rsidRPr="07FB729A">
        <w:rPr>
          <w:b/>
          <w:bCs/>
          <w:sz w:val="32"/>
          <w:szCs w:val="32"/>
        </w:rPr>
        <w:t xml:space="preserve">                  </w:t>
      </w:r>
      <w:r w:rsidRPr="001B44B0">
        <w:rPr>
          <w:b/>
          <w:bCs/>
          <w:sz w:val="48"/>
          <w:szCs w:val="48"/>
        </w:rPr>
        <w:t xml:space="preserve">CHAPTER 2  </w:t>
      </w:r>
    </w:p>
    <w:p w14:paraId="671090D5" w14:textId="6B6C2960" w:rsidR="005E563A" w:rsidRPr="001B44B0" w:rsidRDefault="07FB729A" w:rsidP="78124619">
      <w:pPr>
        <w:ind w:left="2880"/>
        <w:rPr>
          <w:b/>
          <w:bCs/>
          <w:sz w:val="56"/>
          <w:szCs w:val="56"/>
        </w:rPr>
      </w:pPr>
      <w:r w:rsidRPr="07FB729A">
        <w:rPr>
          <w:b/>
          <w:bCs/>
          <w:sz w:val="32"/>
          <w:szCs w:val="32"/>
        </w:rPr>
        <w:t xml:space="preserve"> </w:t>
      </w:r>
      <w:r w:rsidRPr="001B44B0">
        <w:rPr>
          <w:b/>
          <w:bCs/>
          <w:sz w:val="56"/>
          <w:szCs w:val="56"/>
        </w:rPr>
        <w:t>LITERATURE SURVEY</w:t>
      </w:r>
    </w:p>
    <w:p w14:paraId="19E5B089" w14:textId="43E3C11F" w:rsidR="005E563A" w:rsidRDefault="005E563A">
      <w:pPr>
        <w:pStyle w:val="BodyText"/>
        <w:rPr>
          <w:sz w:val="20"/>
          <w:szCs w:val="20"/>
        </w:rPr>
      </w:pPr>
    </w:p>
    <w:p w14:paraId="1BB23FC7" w14:textId="77777777" w:rsidR="005E563A" w:rsidRDefault="005E563A">
      <w:pPr>
        <w:pStyle w:val="BodyText"/>
        <w:rPr>
          <w:sz w:val="20"/>
        </w:rPr>
      </w:pPr>
    </w:p>
    <w:p w14:paraId="20457E20" w14:textId="77777777" w:rsidR="005E563A" w:rsidRDefault="005E563A">
      <w:pPr>
        <w:pStyle w:val="BodyText"/>
        <w:rPr>
          <w:sz w:val="20"/>
        </w:rPr>
      </w:pPr>
    </w:p>
    <w:p w14:paraId="25045A62" w14:textId="77777777" w:rsidR="005E563A" w:rsidRDefault="005E563A">
      <w:pPr>
        <w:pStyle w:val="BodyText"/>
        <w:rPr>
          <w:sz w:val="20"/>
        </w:rPr>
      </w:pPr>
    </w:p>
    <w:p w14:paraId="3100B4B4" w14:textId="0EC64CDA" w:rsidR="005E563A" w:rsidRDefault="005E563A">
      <w:pPr>
        <w:pStyle w:val="BodyText"/>
        <w:rPr>
          <w:sz w:val="20"/>
          <w:szCs w:val="20"/>
        </w:rPr>
      </w:pPr>
    </w:p>
    <w:p w14:paraId="60F86788" w14:textId="45313B21" w:rsidR="005E563A" w:rsidRDefault="005E563A" w:rsidP="78124619">
      <w:pPr>
        <w:spacing w:before="86" w:line="405" w:lineRule="auto"/>
        <w:rPr>
          <w:b/>
          <w:sz w:val="32"/>
          <w:szCs w:val="32"/>
        </w:rPr>
      </w:pPr>
    </w:p>
    <w:p w14:paraId="52FFCAC8" w14:textId="2C43D9E5" w:rsidR="005E563A" w:rsidRDefault="005E563A" w:rsidP="78124619">
      <w:pPr>
        <w:spacing w:before="86" w:line="405" w:lineRule="auto"/>
        <w:rPr>
          <w:b/>
          <w:sz w:val="32"/>
          <w:szCs w:val="32"/>
        </w:rPr>
      </w:pPr>
    </w:p>
    <w:p w14:paraId="1F9704E1" w14:textId="5F507713" w:rsidR="005E563A" w:rsidRDefault="005E563A" w:rsidP="78124619">
      <w:pPr>
        <w:spacing w:before="86" w:line="405" w:lineRule="auto"/>
        <w:rPr>
          <w:b/>
          <w:sz w:val="32"/>
          <w:szCs w:val="32"/>
        </w:rPr>
      </w:pPr>
    </w:p>
    <w:p w14:paraId="1BE026BF" w14:textId="5F507713" w:rsidR="005E563A" w:rsidRDefault="005E563A" w:rsidP="78124619">
      <w:pPr>
        <w:spacing w:before="86" w:line="405" w:lineRule="auto"/>
        <w:rPr>
          <w:b/>
          <w:sz w:val="32"/>
          <w:szCs w:val="32"/>
        </w:rPr>
      </w:pPr>
    </w:p>
    <w:p w14:paraId="47D7B815" w14:textId="5F507713" w:rsidR="005E563A" w:rsidRDefault="005E563A" w:rsidP="78124619">
      <w:pPr>
        <w:spacing w:before="86" w:line="405" w:lineRule="auto"/>
        <w:rPr>
          <w:b/>
          <w:sz w:val="32"/>
          <w:szCs w:val="32"/>
        </w:rPr>
      </w:pPr>
    </w:p>
    <w:p w14:paraId="34D56AC9" w14:textId="77777777" w:rsidR="005E563A" w:rsidRDefault="005E563A" w:rsidP="78124619">
      <w:pPr>
        <w:rPr>
          <w:b/>
          <w:sz w:val="32"/>
          <w:szCs w:val="32"/>
        </w:rPr>
      </w:pPr>
    </w:p>
    <w:p w14:paraId="11DFC415" w14:textId="77777777" w:rsidR="005E563A" w:rsidRDefault="005E563A">
      <w:pPr>
        <w:spacing w:line="405" w:lineRule="auto"/>
        <w:jc w:val="center"/>
        <w:rPr>
          <w:sz w:val="32"/>
        </w:rPr>
        <w:sectPr w:rsidR="005E563A" w:rsidSect="00C65A78">
          <w:headerReference w:type="default" r:id="rId33"/>
          <w:footerReference w:type="default" r:id="rId34"/>
          <w:pgSz w:w="11910" w:h="16840"/>
          <w:pgMar w:top="1580" w:right="480" w:bottom="280" w:left="480" w:header="0" w:footer="0" w:gutter="0"/>
          <w:cols w:space="720"/>
        </w:sectPr>
      </w:pPr>
    </w:p>
    <w:p w14:paraId="507219FE" w14:textId="77777777" w:rsidR="005E563A" w:rsidRDefault="00892739">
      <w:pPr>
        <w:pStyle w:val="Heading5"/>
        <w:numPr>
          <w:ilvl w:val="1"/>
          <w:numId w:val="28"/>
        </w:numPr>
        <w:tabs>
          <w:tab w:val="left" w:pos="4281"/>
        </w:tabs>
        <w:spacing w:before="64"/>
        <w:ind w:left="4280" w:hanging="301"/>
        <w:jc w:val="left"/>
        <w:rPr>
          <w:sz w:val="32"/>
          <w:szCs w:val="32"/>
        </w:rPr>
      </w:pPr>
      <w:r>
        <w:lastRenderedPageBreak/>
        <w:t>LITERATURE</w:t>
      </w:r>
      <w:r>
        <w:rPr>
          <w:spacing w:val="-4"/>
        </w:rPr>
        <w:t xml:space="preserve"> </w:t>
      </w:r>
      <w:r>
        <w:t>SURVEY</w:t>
      </w:r>
    </w:p>
    <w:p w14:paraId="01D3453C" w14:textId="74A2F662" w:rsidR="005E563A" w:rsidRDefault="005E563A" w:rsidP="78124619">
      <w:pPr>
        <w:pStyle w:val="BodyText"/>
        <w:ind w:left="720"/>
        <w:jc w:val="both"/>
        <w:rPr>
          <w:sz w:val="28"/>
          <w:szCs w:val="28"/>
        </w:rPr>
      </w:pPr>
    </w:p>
    <w:p w14:paraId="445C003D" w14:textId="4130361E" w:rsidR="005E563A" w:rsidRDefault="07FB729A" w:rsidP="07FB729A">
      <w:pPr>
        <w:pStyle w:val="BodyText"/>
        <w:spacing w:line="360" w:lineRule="auto"/>
        <w:jc w:val="both"/>
        <w:rPr>
          <w:sz w:val="28"/>
          <w:szCs w:val="28"/>
        </w:rPr>
      </w:pPr>
      <w:r w:rsidRPr="07FB729A">
        <w:rPr>
          <w:sz w:val="28"/>
          <w:szCs w:val="28"/>
        </w:rPr>
        <w:t xml:space="preserve">This section reviews papers based on customer churn prediction using machine learning techniques. Papers published in the last ten years are reviewed and analyzed based on the methodologies used. Kiran Dahiya and Surbhi Bhatia [1] go through churn analysis process. Data mining is a Knowledge Discovery Process where new insights are evolved from a large set of data. Churn stands for customers switching from one service provider to another. Service can be telecommunication, banking, etc. Churn analysis stands for analyzing the customers for their churn probability. The analysis consists of stages such as data acquisition, Data preparation, Data pre-processing, Data Extraction and Decision. The model is implemented using the decision tree and logistic regression. The insights found are passed to CRM to take necessary actions to reduce the churn rate. Out of the two implementations, the decision tree shows more accuracy and efficiency. Navid Forhad, Md. Shahriar Hussain, </w:t>
      </w:r>
      <w:proofErr w:type="spellStart"/>
      <w:r w:rsidRPr="07FB729A">
        <w:rPr>
          <w:sz w:val="28"/>
          <w:szCs w:val="28"/>
        </w:rPr>
        <w:t>Rashedur</w:t>
      </w:r>
      <w:proofErr w:type="spellEnd"/>
      <w:r w:rsidRPr="07FB729A">
        <w:rPr>
          <w:sz w:val="28"/>
          <w:szCs w:val="28"/>
        </w:rPr>
        <w:t xml:space="preserve"> M Rahman [2] discusses the process of predicting churners. This paper explains input data collection, methods of analysis, filtering and rule generation. The result is generated based on the frequency of bill payment. Later, possible obstacles while doing churn analysis are also discussed. The paper comes to an end with the view that a complete dataset is necessary for churn prediction with accuracy. A comparison of methods and mining tools are other areas to consider.</w:t>
      </w:r>
    </w:p>
    <w:p w14:paraId="4F1CA6DE" w14:textId="303CA903" w:rsidR="001B44B0" w:rsidRDefault="07FB729A" w:rsidP="001B44B0">
      <w:pPr>
        <w:pStyle w:val="BodyText"/>
        <w:spacing w:line="360" w:lineRule="auto"/>
        <w:jc w:val="both"/>
        <w:rPr>
          <w:sz w:val="28"/>
          <w:szCs w:val="28"/>
        </w:rPr>
      </w:pPr>
      <w:r w:rsidRPr="07FB729A">
        <w:rPr>
          <w:sz w:val="28"/>
          <w:szCs w:val="28"/>
        </w:rPr>
        <w:t xml:space="preserve">Nadeem Ahmad Naz, Umar Shoaib and M. Shahzad Sarfraz [3] focus on explaining the concept churn prediction. The main objective of services like telecommunication is to retain existing customers than attaining new ones due to saturation. Data mining techniques can be used for this customer churn analysis. The phases of data mining involve selection, pre-processing, data mining, transformation, and evaluation. Churners can be classified as voluntary and involuntary whereas voluntary can be either deliberate or incidental. Out of this, we apply data mining techniques mainly for the analysis of deliberate churners. There are various modeling techniques. We choose among them based on the objective of analysis. Decision Tree and Support Vector Machine is used to find true churn rate and false churn rate while logistic regression is used to find churn probability. </w:t>
      </w:r>
      <w:proofErr w:type="spellStart"/>
      <w:r w:rsidRPr="07FB729A">
        <w:rPr>
          <w:sz w:val="28"/>
          <w:szCs w:val="28"/>
        </w:rPr>
        <w:t>Mitkees</w:t>
      </w:r>
      <w:proofErr w:type="spellEnd"/>
      <w:r w:rsidRPr="07FB729A">
        <w:rPr>
          <w:sz w:val="28"/>
          <w:szCs w:val="28"/>
        </w:rPr>
        <w:t xml:space="preserve">, Ibrahim &amp; Badr, Sherif &amp; </w:t>
      </w:r>
      <w:proofErr w:type="spellStart"/>
      <w:r w:rsidRPr="07FB729A">
        <w:rPr>
          <w:sz w:val="28"/>
          <w:szCs w:val="28"/>
        </w:rPr>
        <w:t>Elseddawy</w:t>
      </w:r>
      <w:proofErr w:type="spellEnd"/>
      <w:r w:rsidRPr="07FB729A">
        <w:rPr>
          <w:sz w:val="28"/>
          <w:szCs w:val="28"/>
        </w:rPr>
        <w:t xml:space="preserve">, Ahmed [4] used data from the IBM Watson Analytics community and performed data mining phases. The data mining techniques include a classification for prediction and clustering and association for detection. Classification is done with </w:t>
      </w:r>
      <w:r w:rsidRPr="07FB729A">
        <w:rPr>
          <w:sz w:val="28"/>
          <w:szCs w:val="28"/>
        </w:rPr>
        <w:lastRenderedPageBreak/>
        <w:t xml:space="preserve">the aid of </w:t>
      </w:r>
      <w:proofErr w:type="spellStart"/>
      <w:r w:rsidRPr="07FB729A">
        <w:rPr>
          <w:sz w:val="28"/>
          <w:szCs w:val="28"/>
        </w:rPr>
        <w:t>Matlab</w:t>
      </w:r>
      <w:proofErr w:type="spellEnd"/>
      <w:r w:rsidRPr="07FB729A">
        <w:rPr>
          <w:sz w:val="28"/>
          <w:szCs w:val="28"/>
        </w:rPr>
        <w:t xml:space="preserve"> software which uses the decision tree, logistic regression, and SVM. For clustering, the author uses k-means and DB-scan algorithms. Association rule is implemented using </w:t>
      </w:r>
      <w:proofErr w:type="spellStart"/>
      <w:r w:rsidRPr="07FB729A">
        <w:rPr>
          <w:sz w:val="28"/>
          <w:szCs w:val="28"/>
        </w:rPr>
        <w:t>Apriori</w:t>
      </w:r>
      <w:proofErr w:type="spellEnd"/>
      <w:r w:rsidRPr="07FB729A">
        <w:rPr>
          <w:sz w:val="28"/>
          <w:szCs w:val="28"/>
        </w:rPr>
        <w:t xml:space="preserve">-type and FP-Growth algorithms. They are applied to Weka mining software. The efficiency of algorithms is represented using tables and graphs. David </w:t>
      </w:r>
      <w:proofErr w:type="spellStart"/>
      <w:proofErr w:type="gramStart"/>
      <w:r w:rsidRPr="07FB729A">
        <w:rPr>
          <w:sz w:val="28"/>
          <w:szCs w:val="28"/>
        </w:rPr>
        <w:t>L.Garcia</w:t>
      </w:r>
      <w:proofErr w:type="spellEnd"/>
      <w:proofErr w:type="gramEnd"/>
      <w:r w:rsidRPr="07FB729A">
        <w:rPr>
          <w:sz w:val="28"/>
          <w:szCs w:val="28"/>
        </w:rPr>
        <w:t xml:space="preserve">, Alfredo </w:t>
      </w:r>
      <w:proofErr w:type="spellStart"/>
      <w:r w:rsidRPr="07FB729A">
        <w:rPr>
          <w:sz w:val="28"/>
          <w:szCs w:val="28"/>
        </w:rPr>
        <w:t>Vellido</w:t>
      </w:r>
      <w:proofErr w:type="spellEnd"/>
      <w:r w:rsidRPr="07FB729A">
        <w:rPr>
          <w:sz w:val="28"/>
          <w:szCs w:val="28"/>
        </w:rPr>
        <w:t>, and Angela Nebot [5] describe the design and development of the predictive model as 4 stages. First, one is identifying and obtaining the best data. As said, the data used determines the accuracy and efficiency of prediction. The second stage is the selection of attributes. It has two phases such as the search phase and evaluation phase. The data used for both phases should be different to avoid overfitting. The development of a predictive model is the third phase. For that, standard methods such as Decision tree and Regression analysis can be used or other soft computing methods. In the fourth stage, validation of the result is carried out by dividing the whole data into 70:30 ratios, where 70% of data is used for training the model and the rest 30% used for testing. N. L. R. Machado and D</w:t>
      </w:r>
      <w:r w:rsidR="001B44B0">
        <w:rPr>
          <w:sz w:val="28"/>
          <w:szCs w:val="28"/>
        </w:rPr>
        <w:t xml:space="preserve">   </w:t>
      </w:r>
      <w:r w:rsidR="001B44B0" w:rsidRPr="07FB729A">
        <w:rPr>
          <w:sz w:val="28"/>
          <w:szCs w:val="28"/>
        </w:rPr>
        <w:t xml:space="preserve">Ruiz [6] proposes a churn prediction method based on mobile application usage. It is based on the interest of companies to understand customers' usage of their application. To analyze customers’ behaviors, they are grouped based on their activity patterns. Prediction is carried out with algorithms such as K-Means, STREAM, and DBSCAN. Among these, K-Means presents the best performance. Further tests performed show an accuracy rate of 87% which is satisfactory. Abinash Mishra and U. Srinivasulu Reddy [7] compare ensemble-based classifiers with well-known classifiers. Also utilized those ensemble-based classifiers such as Bagging, Boosting and Random Forest for customer churn prediction in the telecom industry. The classifiers are compared based on error rate, specificity, sensitivity, and accuracy. Among all classifiers, Random Forest performs better. They also compared the performance of Random Forest with an existing churn prediction model called Classification and Regression Tree (CART) and its variants. Then Random Forest has a high-performance rate. G. Xia, H. Wang Jiang [8] set up the model based on the characteristics of amount and imbalance data and verify on the real data of telecom. By comparing with the Bayes, Decision Tree (DT), Artificial Neural Networks (ANN) and Support Vector Machine (SVM), the ensemble learning algorithms have the potential advantages. The effect of ensemble is obvious advantage especially the base classifiers are Support Vector Machines and has better hit rate, lift coefficient and accuracy rate. It can be used as an effective </w:t>
      </w:r>
      <w:r w:rsidR="001B44B0" w:rsidRPr="07FB729A">
        <w:rPr>
          <w:sz w:val="28"/>
          <w:szCs w:val="28"/>
        </w:rPr>
        <w:lastRenderedPageBreak/>
        <w:t xml:space="preserve">measure for customer churn prediction. The experiments are conducted in the environment based on MATLAB 2011a, </w:t>
      </w:r>
      <w:proofErr w:type="spellStart"/>
      <w:r w:rsidR="001B44B0" w:rsidRPr="07FB729A">
        <w:rPr>
          <w:sz w:val="28"/>
          <w:szCs w:val="28"/>
        </w:rPr>
        <w:t>DTree</w:t>
      </w:r>
      <w:proofErr w:type="spellEnd"/>
      <w:r w:rsidR="001B44B0" w:rsidRPr="07FB729A">
        <w:rPr>
          <w:sz w:val="28"/>
          <w:szCs w:val="28"/>
        </w:rPr>
        <w:t xml:space="preserve"> used classical C4.5, Bayes use Naive Bayesian, and ANN model used BP algorithm consists of a single hidden layer. P.K.D.N.M. Alwis, B.T.G.S. Kumara, H.A.C.S. </w:t>
      </w:r>
      <w:proofErr w:type="spellStart"/>
      <w:r w:rsidR="001B44B0" w:rsidRPr="07FB729A">
        <w:rPr>
          <w:sz w:val="28"/>
          <w:szCs w:val="28"/>
        </w:rPr>
        <w:t>Hapuarachchi</w:t>
      </w:r>
      <w:proofErr w:type="spellEnd"/>
      <w:r w:rsidR="001B44B0" w:rsidRPr="07FB729A">
        <w:rPr>
          <w:sz w:val="28"/>
          <w:szCs w:val="28"/>
        </w:rPr>
        <w:t xml:space="preserve"> [9] created a predictive churn model that obtains customer churn rate of five telecommunication companies. For model building, we classified the relevant variables with the use of the Pearson chi-square test, cluster analysis, and association rule mining. The C5.0 Decision tree algorithm tree, the Bayesian Network algorithm, the Logistic Regression algorithm, and the Neural Network algorithms were developed. The C5.0 algorithm of decision trees model proved optimal among the models with 85 percent accuracy. Kamya Eria and Booma </w:t>
      </w:r>
      <w:proofErr w:type="spellStart"/>
      <w:r w:rsidR="001B44B0" w:rsidRPr="07FB729A">
        <w:rPr>
          <w:sz w:val="28"/>
          <w:szCs w:val="28"/>
        </w:rPr>
        <w:t>Poolan</w:t>
      </w:r>
      <w:proofErr w:type="spellEnd"/>
      <w:r w:rsidR="001B44B0" w:rsidRPr="07FB729A">
        <w:rPr>
          <w:sz w:val="28"/>
          <w:szCs w:val="28"/>
        </w:rPr>
        <w:t xml:space="preserve"> </w:t>
      </w:r>
      <w:proofErr w:type="spellStart"/>
      <w:r w:rsidR="001B44B0" w:rsidRPr="07FB729A">
        <w:rPr>
          <w:sz w:val="28"/>
          <w:szCs w:val="28"/>
        </w:rPr>
        <w:t>Marikannan</w:t>
      </w:r>
      <w:proofErr w:type="spellEnd"/>
      <w:r w:rsidR="001B44B0" w:rsidRPr="07FB729A">
        <w:rPr>
          <w:sz w:val="28"/>
          <w:szCs w:val="28"/>
        </w:rPr>
        <w:t xml:space="preserve"> [10] identifies that Support Vector Machines, Naive Bayes, Decision Trees and Neural Networks are the most used CCP techniques. Feature selection is the most used data preparation method followed by Normalization and Noise removal. Support Vector Machines and Neural Networks as the most preferred prediction techniques. However, ensembles of these techniques improve the prediction accuracy of the models because of the combined advantages of the components. </w:t>
      </w:r>
    </w:p>
    <w:p w14:paraId="66D6DDAF" w14:textId="193A6F0A" w:rsidR="78124619" w:rsidRDefault="78124619" w:rsidP="07FB729A">
      <w:pPr>
        <w:pStyle w:val="BodyText"/>
        <w:spacing w:line="360" w:lineRule="auto"/>
        <w:jc w:val="both"/>
        <w:rPr>
          <w:sz w:val="28"/>
          <w:szCs w:val="28"/>
        </w:rPr>
        <w:sectPr w:rsidR="78124619" w:rsidSect="00C65A78">
          <w:headerReference w:type="default" r:id="rId35"/>
          <w:footerReference w:type="default" r:id="rId36"/>
          <w:pgSz w:w="11910" w:h="16840"/>
          <w:pgMar w:top="1380" w:right="480" w:bottom="1220" w:left="480" w:header="0" w:footer="0" w:gutter="0"/>
          <w:cols w:space="720"/>
        </w:sectPr>
      </w:pPr>
    </w:p>
    <w:p w14:paraId="66C5FD50" w14:textId="77777777" w:rsidR="005E563A" w:rsidRDefault="005E563A" w:rsidP="78124619">
      <w:pPr>
        <w:pStyle w:val="BodyText"/>
        <w:spacing w:line="360" w:lineRule="auto"/>
        <w:rPr>
          <w:sz w:val="26"/>
          <w:szCs w:val="26"/>
        </w:rPr>
      </w:pPr>
    </w:p>
    <w:p w14:paraId="54FB7978" w14:textId="77777777" w:rsidR="005E563A" w:rsidRDefault="005E563A">
      <w:pPr>
        <w:spacing w:line="360" w:lineRule="auto"/>
        <w:jc w:val="both"/>
      </w:pPr>
    </w:p>
    <w:p w14:paraId="01954358" w14:textId="3D196929" w:rsidR="005E563A" w:rsidRDefault="005E563A" w:rsidP="78124619">
      <w:pPr>
        <w:spacing w:line="360" w:lineRule="auto"/>
      </w:pPr>
    </w:p>
    <w:p w14:paraId="62188B52" w14:textId="77777777" w:rsidR="005E563A" w:rsidRDefault="005E563A">
      <w:pPr>
        <w:spacing w:line="360" w:lineRule="auto"/>
        <w:jc w:val="both"/>
      </w:pPr>
    </w:p>
    <w:p w14:paraId="59EC8E2A" w14:textId="5453BE5F" w:rsidR="78124619" w:rsidRDefault="78124619" w:rsidP="78124619">
      <w:pPr>
        <w:spacing w:line="360" w:lineRule="auto"/>
        <w:jc w:val="both"/>
      </w:pPr>
    </w:p>
    <w:p w14:paraId="11C7E7A6" w14:textId="49DE3CB5" w:rsidR="78124619" w:rsidRDefault="78124619" w:rsidP="78124619">
      <w:pPr>
        <w:spacing w:line="360" w:lineRule="auto"/>
        <w:jc w:val="both"/>
      </w:pPr>
    </w:p>
    <w:p w14:paraId="6002F305" w14:textId="0D51FBC1" w:rsidR="78124619" w:rsidRDefault="78124619" w:rsidP="78124619">
      <w:pPr>
        <w:spacing w:line="360" w:lineRule="auto"/>
        <w:jc w:val="both"/>
      </w:pPr>
    </w:p>
    <w:p w14:paraId="1A526D2B" w14:textId="2EE1DBF7" w:rsidR="78124619" w:rsidRDefault="78124619" w:rsidP="78124619">
      <w:pPr>
        <w:spacing w:line="360" w:lineRule="auto"/>
        <w:jc w:val="both"/>
      </w:pPr>
    </w:p>
    <w:p w14:paraId="7A4728AE" w14:textId="1E51043E" w:rsidR="78124619" w:rsidRDefault="78124619" w:rsidP="78124619">
      <w:pPr>
        <w:spacing w:line="360" w:lineRule="auto"/>
        <w:jc w:val="both"/>
      </w:pPr>
    </w:p>
    <w:p w14:paraId="4EB357B8" w14:textId="628A5E54" w:rsidR="78124619" w:rsidRDefault="78124619" w:rsidP="78124619">
      <w:pPr>
        <w:spacing w:line="360" w:lineRule="auto"/>
        <w:jc w:val="both"/>
      </w:pPr>
    </w:p>
    <w:p w14:paraId="26A20A7F" w14:textId="3B41C3A4" w:rsidR="78124619" w:rsidRDefault="78124619" w:rsidP="78124619">
      <w:pPr>
        <w:spacing w:line="360" w:lineRule="auto"/>
        <w:jc w:val="both"/>
      </w:pPr>
    </w:p>
    <w:p w14:paraId="2E78BA3D" w14:textId="0D4CA6CD" w:rsidR="78124619" w:rsidRDefault="78124619" w:rsidP="78124619">
      <w:pPr>
        <w:spacing w:line="360" w:lineRule="auto"/>
        <w:jc w:val="both"/>
      </w:pPr>
    </w:p>
    <w:p w14:paraId="3D70C279" w14:textId="1C3250A6" w:rsidR="78124619" w:rsidRDefault="78124619" w:rsidP="78124619">
      <w:pPr>
        <w:spacing w:line="360" w:lineRule="auto"/>
        <w:jc w:val="both"/>
      </w:pPr>
    </w:p>
    <w:p w14:paraId="2099BD34" w14:textId="1AFF7CE9" w:rsidR="78124619" w:rsidRDefault="78124619" w:rsidP="78124619">
      <w:pPr>
        <w:spacing w:line="360" w:lineRule="auto"/>
        <w:jc w:val="both"/>
      </w:pPr>
    </w:p>
    <w:p w14:paraId="0EC187B4" w14:textId="4D2A8F0E" w:rsidR="005E563A" w:rsidRPr="00683E05" w:rsidRDefault="00683E05" w:rsidP="00683E05">
      <w:pPr>
        <w:spacing w:before="85"/>
        <w:ind w:right="1566"/>
        <w:rPr>
          <w:b/>
          <w:bCs/>
          <w:sz w:val="48"/>
          <w:szCs w:val="48"/>
        </w:rPr>
      </w:pPr>
      <w:r>
        <w:t xml:space="preserve">                                                                             </w:t>
      </w:r>
      <w:r w:rsidR="07FB729A" w:rsidRPr="00683E05">
        <w:rPr>
          <w:b/>
          <w:bCs/>
          <w:sz w:val="48"/>
          <w:szCs w:val="48"/>
        </w:rPr>
        <w:t>CHAPTER 3</w:t>
      </w:r>
    </w:p>
    <w:p w14:paraId="65CCAD9C" w14:textId="3B4F94BD" w:rsidR="005E563A" w:rsidRPr="00683E05" w:rsidRDefault="07FB729A">
      <w:pPr>
        <w:pStyle w:val="BodyText"/>
        <w:rPr>
          <w:sz w:val="56"/>
          <w:szCs w:val="56"/>
        </w:rPr>
      </w:pPr>
      <w:r>
        <w:t xml:space="preserve">                                               </w:t>
      </w:r>
      <w:r w:rsidRPr="00683E05">
        <w:rPr>
          <w:b/>
          <w:bCs/>
          <w:sz w:val="56"/>
          <w:szCs w:val="56"/>
        </w:rPr>
        <w:t>PROBLEM ANALYSIS</w:t>
      </w:r>
    </w:p>
    <w:p w14:paraId="782D3513" w14:textId="77777777" w:rsidR="005E563A" w:rsidRDefault="005E563A">
      <w:pPr>
        <w:pStyle w:val="BodyText"/>
        <w:rPr>
          <w:sz w:val="20"/>
        </w:rPr>
      </w:pPr>
    </w:p>
    <w:p w14:paraId="795A2052" w14:textId="77777777" w:rsidR="005E563A" w:rsidRDefault="005E563A">
      <w:pPr>
        <w:pStyle w:val="BodyText"/>
        <w:rPr>
          <w:sz w:val="20"/>
        </w:rPr>
      </w:pPr>
    </w:p>
    <w:p w14:paraId="1196E4E6" w14:textId="77777777" w:rsidR="005E563A" w:rsidRDefault="005E563A">
      <w:pPr>
        <w:pStyle w:val="BodyText"/>
        <w:rPr>
          <w:sz w:val="20"/>
        </w:rPr>
      </w:pPr>
    </w:p>
    <w:p w14:paraId="64D80FD0" w14:textId="77777777" w:rsidR="005E563A" w:rsidRDefault="005E563A">
      <w:pPr>
        <w:pStyle w:val="BodyText"/>
        <w:rPr>
          <w:sz w:val="20"/>
        </w:rPr>
      </w:pPr>
    </w:p>
    <w:p w14:paraId="4FE38A9C" w14:textId="77777777" w:rsidR="005E563A" w:rsidRDefault="005E563A">
      <w:pPr>
        <w:pStyle w:val="BodyText"/>
        <w:rPr>
          <w:sz w:val="20"/>
        </w:rPr>
      </w:pPr>
    </w:p>
    <w:p w14:paraId="674959A9" w14:textId="77777777" w:rsidR="005E563A" w:rsidRDefault="005E563A">
      <w:pPr>
        <w:pStyle w:val="BodyText"/>
        <w:rPr>
          <w:sz w:val="20"/>
        </w:rPr>
      </w:pPr>
    </w:p>
    <w:p w14:paraId="0401A42E" w14:textId="77777777" w:rsidR="005E563A" w:rsidRDefault="005E563A">
      <w:pPr>
        <w:pStyle w:val="BodyText"/>
        <w:rPr>
          <w:sz w:val="20"/>
        </w:rPr>
      </w:pPr>
    </w:p>
    <w:p w14:paraId="4E042EE2" w14:textId="77777777" w:rsidR="005E563A" w:rsidRDefault="005E563A">
      <w:pPr>
        <w:pStyle w:val="BodyText"/>
        <w:rPr>
          <w:sz w:val="20"/>
        </w:rPr>
      </w:pPr>
    </w:p>
    <w:p w14:paraId="11877A75" w14:textId="77777777" w:rsidR="005E563A" w:rsidRDefault="005E563A">
      <w:pPr>
        <w:pStyle w:val="BodyText"/>
        <w:rPr>
          <w:sz w:val="20"/>
        </w:rPr>
      </w:pPr>
    </w:p>
    <w:p w14:paraId="157192A1" w14:textId="77777777" w:rsidR="005E563A" w:rsidRDefault="005E563A">
      <w:pPr>
        <w:pStyle w:val="BodyText"/>
        <w:rPr>
          <w:sz w:val="20"/>
        </w:rPr>
      </w:pPr>
    </w:p>
    <w:p w14:paraId="4112DFD6" w14:textId="77777777" w:rsidR="005E563A" w:rsidRDefault="005E563A">
      <w:pPr>
        <w:pStyle w:val="BodyText"/>
        <w:rPr>
          <w:sz w:val="20"/>
        </w:rPr>
      </w:pPr>
    </w:p>
    <w:p w14:paraId="0C21FB2C" w14:textId="77777777" w:rsidR="005E563A" w:rsidRDefault="005E563A">
      <w:pPr>
        <w:pStyle w:val="BodyText"/>
        <w:spacing w:before="6"/>
        <w:rPr>
          <w:sz w:val="29"/>
        </w:rPr>
      </w:pPr>
    </w:p>
    <w:p w14:paraId="31FD5E7F" w14:textId="77777777" w:rsidR="005E563A" w:rsidRDefault="005E563A">
      <w:pPr>
        <w:pStyle w:val="Heading3"/>
        <w:spacing w:before="261"/>
        <w:ind w:right="1567"/>
      </w:pPr>
    </w:p>
    <w:p w14:paraId="601EEE93" w14:textId="77777777" w:rsidR="005E563A" w:rsidRDefault="005E563A">
      <w:pPr>
        <w:sectPr w:rsidR="005E563A" w:rsidSect="008E27C8">
          <w:headerReference w:type="default" r:id="rId37"/>
          <w:footerReference w:type="default" r:id="rId38"/>
          <w:pgSz w:w="11910" w:h="16840"/>
          <w:pgMar w:top="1580" w:right="480" w:bottom="280" w:left="480" w:header="0" w:footer="340" w:gutter="0"/>
          <w:cols w:space="720"/>
          <w:docGrid w:linePitch="299"/>
        </w:sectPr>
      </w:pPr>
    </w:p>
    <w:p w14:paraId="1DB35F56" w14:textId="77777777" w:rsidR="005E563A" w:rsidRDefault="00892739" w:rsidP="78124619">
      <w:pPr>
        <w:pStyle w:val="Heading5"/>
        <w:tabs>
          <w:tab w:val="left" w:pos="4063"/>
        </w:tabs>
        <w:spacing w:before="82"/>
        <w:ind w:left="0" w:right="120"/>
        <w:rPr>
          <w:sz w:val="26"/>
          <w:szCs w:val="26"/>
        </w:rPr>
      </w:pPr>
      <w:r>
        <w:lastRenderedPageBreak/>
        <w:t xml:space="preserve">                                                      PROBLEM</w:t>
      </w:r>
      <w:r>
        <w:rPr>
          <w:spacing w:val="-4"/>
        </w:rPr>
        <w:t xml:space="preserve"> </w:t>
      </w:r>
      <w:r>
        <w:t>ANALYSIS</w:t>
      </w:r>
    </w:p>
    <w:p w14:paraId="055D293B" w14:textId="77777777" w:rsidR="005E563A" w:rsidRDefault="005E563A">
      <w:pPr>
        <w:pStyle w:val="BodyText"/>
        <w:rPr>
          <w:b/>
          <w:sz w:val="20"/>
        </w:rPr>
      </w:pPr>
    </w:p>
    <w:p w14:paraId="62037EBE" w14:textId="77777777" w:rsidR="005E563A" w:rsidRDefault="005E563A">
      <w:pPr>
        <w:pStyle w:val="BodyText"/>
        <w:rPr>
          <w:b/>
          <w:sz w:val="20"/>
        </w:rPr>
      </w:pPr>
    </w:p>
    <w:p w14:paraId="3B2235B6" w14:textId="77777777" w:rsidR="005E563A" w:rsidRDefault="00892739">
      <w:pPr>
        <w:pStyle w:val="Heading8"/>
        <w:numPr>
          <w:ilvl w:val="1"/>
          <w:numId w:val="24"/>
        </w:numPr>
        <w:tabs>
          <w:tab w:val="left" w:pos="1321"/>
        </w:tabs>
        <w:spacing w:before="208"/>
        <w:ind w:hanging="361"/>
      </w:pPr>
      <w:r>
        <w:t>EXISTING</w:t>
      </w:r>
      <w:r>
        <w:rPr>
          <w:spacing w:val="-2"/>
        </w:rPr>
        <w:t xml:space="preserve"> </w:t>
      </w:r>
      <w:r>
        <w:t>SYSTEM:</w:t>
      </w:r>
    </w:p>
    <w:p w14:paraId="2A73562B" w14:textId="77777777" w:rsidR="005E563A" w:rsidRDefault="005E563A">
      <w:pPr>
        <w:pStyle w:val="BodyText"/>
        <w:spacing w:before="5"/>
        <w:rPr>
          <w:b/>
          <w:sz w:val="29"/>
        </w:rPr>
      </w:pPr>
    </w:p>
    <w:p w14:paraId="25BD7B4D" w14:textId="0E1027F1" w:rsidR="005E563A" w:rsidRDefault="00892739">
      <w:pPr>
        <w:pStyle w:val="BodyText"/>
        <w:spacing w:line="360" w:lineRule="auto"/>
        <w:ind w:left="1464" w:right="959"/>
        <w:jc w:val="both"/>
        <w:rPr>
          <w:color w:val="3E3E3E"/>
          <w:sz w:val="28"/>
          <w:szCs w:val="28"/>
        </w:rPr>
      </w:pPr>
      <w:r w:rsidRPr="78124619">
        <w:rPr>
          <w:color w:val="3E3E3E"/>
          <w:sz w:val="28"/>
          <w:szCs w:val="28"/>
        </w:rPr>
        <w:t>In the Existing system, to improve the quality of a prediction system, a</w:t>
      </w:r>
      <w:r w:rsidRPr="78124619">
        <w:rPr>
          <w:color w:val="3E3E3E"/>
          <w:spacing w:val="1"/>
          <w:sz w:val="28"/>
          <w:szCs w:val="28"/>
        </w:rPr>
        <w:t xml:space="preserve"> </w:t>
      </w:r>
      <w:r w:rsidRPr="78124619">
        <w:rPr>
          <w:color w:val="3E3E3E"/>
          <w:sz w:val="28"/>
          <w:szCs w:val="28"/>
        </w:rPr>
        <w:t>Hybrid</w:t>
      </w:r>
      <w:r w:rsidRPr="78124619">
        <w:rPr>
          <w:color w:val="3E3E3E"/>
          <w:spacing w:val="1"/>
          <w:sz w:val="28"/>
          <w:szCs w:val="28"/>
        </w:rPr>
        <w:t xml:space="preserve"> </w:t>
      </w:r>
      <w:r w:rsidRPr="78124619">
        <w:rPr>
          <w:color w:val="3E3E3E"/>
          <w:sz w:val="28"/>
          <w:szCs w:val="28"/>
        </w:rPr>
        <w:t>approach</w:t>
      </w:r>
      <w:r w:rsidRPr="78124619">
        <w:rPr>
          <w:color w:val="3E3E3E"/>
          <w:spacing w:val="1"/>
          <w:sz w:val="28"/>
          <w:szCs w:val="28"/>
        </w:rPr>
        <w:t xml:space="preserve"> </w:t>
      </w:r>
      <w:r w:rsidRPr="78124619">
        <w:rPr>
          <w:color w:val="3E3E3E"/>
          <w:sz w:val="28"/>
          <w:szCs w:val="28"/>
        </w:rPr>
        <w:t>and</w:t>
      </w:r>
      <w:r w:rsidRPr="78124619">
        <w:rPr>
          <w:color w:val="3E3E3E"/>
          <w:spacing w:val="1"/>
          <w:sz w:val="28"/>
          <w:szCs w:val="28"/>
        </w:rPr>
        <w:t xml:space="preserve"> </w:t>
      </w:r>
      <w:r w:rsidRPr="78124619">
        <w:rPr>
          <w:color w:val="3E3E3E"/>
          <w:sz w:val="28"/>
          <w:szCs w:val="28"/>
        </w:rPr>
        <w:t>comparative</w:t>
      </w:r>
      <w:r w:rsidRPr="78124619">
        <w:rPr>
          <w:color w:val="3E3E3E"/>
          <w:spacing w:val="1"/>
          <w:sz w:val="28"/>
          <w:szCs w:val="28"/>
        </w:rPr>
        <w:t xml:space="preserve"> </w:t>
      </w:r>
      <w:r w:rsidRPr="78124619">
        <w:rPr>
          <w:color w:val="3E3E3E"/>
          <w:sz w:val="28"/>
          <w:szCs w:val="28"/>
        </w:rPr>
        <w:t>results</w:t>
      </w:r>
      <w:r w:rsidRPr="78124619">
        <w:rPr>
          <w:color w:val="3E3E3E"/>
          <w:spacing w:val="1"/>
          <w:sz w:val="28"/>
          <w:szCs w:val="28"/>
        </w:rPr>
        <w:t xml:space="preserve"> </w:t>
      </w:r>
      <w:r w:rsidRPr="78124619">
        <w:rPr>
          <w:color w:val="3E3E3E"/>
          <w:sz w:val="28"/>
          <w:szCs w:val="28"/>
        </w:rPr>
        <w:t>have</w:t>
      </w:r>
      <w:r w:rsidRPr="78124619">
        <w:rPr>
          <w:color w:val="3E3E3E"/>
          <w:spacing w:val="1"/>
          <w:sz w:val="28"/>
          <w:szCs w:val="28"/>
        </w:rPr>
        <w:t xml:space="preserve"> </w:t>
      </w:r>
      <w:r w:rsidRPr="78124619">
        <w:rPr>
          <w:color w:val="3E3E3E"/>
          <w:sz w:val="28"/>
          <w:szCs w:val="28"/>
        </w:rPr>
        <w:t>been</w:t>
      </w:r>
      <w:r w:rsidRPr="78124619">
        <w:rPr>
          <w:color w:val="3E3E3E"/>
          <w:spacing w:val="1"/>
          <w:sz w:val="28"/>
          <w:szCs w:val="28"/>
        </w:rPr>
        <w:t xml:space="preserve"> </w:t>
      </w:r>
      <w:r w:rsidRPr="78124619">
        <w:rPr>
          <w:color w:val="3E3E3E"/>
          <w:sz w:val="28"/>
          <w:szCs w:val="28"/>
        </w:rPr>
        <w:t>shown</w:t>
      </w:r>
      <w:r w:rsidRPr="78124619">
        <w:rPr>
          <w:color w:val="3E3E3E"/>
          <w:spacing w:val="1"/>
          <w:sz w:val="28"/>
          <w:szCs w:val="28"/>
        </w:rPr>
        <w:t xml:space="preserve"> </w:t>
      </w:r>
      <w:r w:rsidRPr="78124619">
        <w:rPr>
          <w:color w:val="3E3E3E"/>
          <w:sz w:val="28"/>
          <w:szCs w:val="28"/>
        </w:rPr>
        <w:t>which</w:t>
      </w:r>
      <w:r w:rsidRPr="78124619">
        <w:rPr>
          <w:color w:val="3E3E3E"/>
          <w:spacing w:val="1"/>
          <w:sz w:val="28"/>
          <w:szCs w:val="28"/>
        </w:rPr>
        <w:t xml:space="preserve"> </w:t>
      </w:r>
      <w:r w:rsidRPr="78124619">
        <w:rPr>
          <w:color w:val="3E3E3E"/>
          <w:sz w:val="28"/>
          <w:szCs w:val="28"/>
        </w:rPr>
        <w:t>depicts</w:t>
      </w:r>
      <w:r w:rsidRPr="78124619">
        <w:rPr>
          <w:color w:val="3E3E3E"/>
          <w:spacing w:val="1"/>
          <w:sz w:val="28"/>
          <w:szCs w:val="28"/>
        </w:rPr>
        <w:t xml:space="preserve"> </w:t>
      </w:r>
      <w:r w:rsidRPr="78124619">
        <w:rPr>
          <w:color w:val="3E3E3E"/>
          <w:sz w:val="28"/>
          <w:szCs w:val="28"/>
        </w:rPr>
        <w:t>that</w:t>
      </w:r>
      <w:r w:rsidRPr="78124619">
        <w:rPr>
          <w:color w:val="3E3E3E"/>
          <w:spacing w:val="1"/>
          <w:sz w:val="28"/>
          <w:szCs w:val="28"/>
        </w:rPr>
        <w:t xml:space="preserve"> </w:t>
      </w:r>
      <w:r w:rsidRPr="78124619">
        <w:rPr>
          <w:color w:val="3E3E3E"/>
          <w:sz w:val="28"/>
          <w:szCs w:val="28"/>
        </w:rPr>
        <w:t>the</w:t>
      </w:r>
      <w:r w:rsidRPr="78124619">
        <w:rPr>
          <w:color w:val="3E3E3E"/>
          <w:spacing w:val="-57"/>
          <w:sz w:val="28"/>
          <w:szCs w:val="28"/>
        </w:rPr>
        <w:t xml:space="preserve"> </w:t>
      </w:r>
      <w:r w:rsidRPr="78124619">
        <w:rPr>
          <w:color w:val="3E3E3E"/>
          <w:sz w:val="28"/>
          <w:szCs w:val="28"/>
        </w:rPr>
        <w:t>proposed approach shows an improvement in the quality and scalability of the prediction</w:t>
      </w:r>
      <w:r w:rsidRPr="78124619">
        <w:rPr>
          <w:color w:val="3E3E3E"/>
          <w:spacing w:val="-1"/>
          <w:sz w:val="28"/>
          <w:szCs w:val="28"/>
        </w:rPr>
        <w:t xml:space="preserve"> </w:t>
      </w:r>
      <w:r w:rsidRPr="78124619">
        <w:rPr>
          <w:color w:val="3E3E3E"/>
          <w:sz w:val="28"/>
          <w:szCs w:val="28"/>
        </w:rPr>
        <w:t>system.</w:t>
      </w:r>
    </w:p>
    <w:p w14:paraId="712FFDFB" w14:textId="77777777" w:rsidR="005E563A" w:rsidRDefault="005E563A">
      <w:pPr>
        <w:pStyle w:val="BodyText"/>
        <w:spacing w:before="5"/>
        <w:rPr>
          <w:sz w:val="28"/>
          <w:szCs w:val="28"/>
        </w:rPr>
      </w:pPr>
    </w:p>
    <w:p w14:paraId="1DE9CE70" w14:textId="4B0CB44F" w:rsidR="005E563A" w:rsidRDefault="261640DB" w:rsidP="261640DB">
      <w:pPr>
        <w:pStyle w:val="Heading8"/>
        <w:tabs>
          <w:tab w:val="left" w:pos="540"/>
        </w:tabs>
        <w:ind w:left="600" w:right="7190"/>
        <w:jc w:val="center"/>
        <w:rPr>
          <w:color w:val="3E3E3E"/>
        </w:rPr>
      </w:pPr>
      <w:r w:rsidRPr="261640DB">
        <w:rPr>
          <w:color w:val="3E3E3E"/>
        </w:rPr>
        <w:t xml:space="preserve">3.1.1 CHALLENGES: </w:t>
      </w:r>
    </w:p>
    <w:p w14:paraId="4B8CBCDF" w14:textId="47F88554" w:rsidR="005E563A" w:rsidRDefault="005E563A" w:rsidP="261640DB">
      <w:pPr>
        <w:pStyle w:val="Heading8"/>
        <w:tabs>
          <w:tab w:val="left" w:pos="540"/>
        </w:tabs>
        <w:ind w:left="600" w:right="7190"/>
        <w:jc w:val="center"/>
        <w:rPr>
          <w:color w:val="3E3E3E"/>
        </w:rPr>
      </w:pPr>
    </w:p>
    <w:p w14:paraId="1F3CC136" w14:textId="222EB24E" w:rsidR="005E563A" w:rsidRDefault="261640DB" w:rsidP="261640DB">
      <w:pPr>
        <w:pStyle w:val="ListParagraph"/>
        <w:numPr>
          <w:ilvl w:val="1"/>
          <w:numId w:val="8"/>
        </w:numPr>
        <w:spacing w:line="360" w:lineRule="auto"/>
        <w:rPr>
          <w:sz w:val="24"/>
          <w:szCs w:val="24"/>
        </w:rPr>
      </w:pPr>
      <w:r w:rsidRPr="261640DB">
        <w:rPr>
          <w:sz w:val="24"/>
          <w:szCs w:val="24"/>
        </w:rPr>
        <w:t>Inaccurate or messy customer data,</w:t>
      </w:r>
    </w:p>
    <w:p w14:paraId="7BFBB59A" w14:textId="349170CA" w:rsidR="005E563A" w:rsidRDefault="261640DB" w:rsidP="261640DB">
      <w:pPr>
        <w:pStyle w:val="ListParagraph"/>
        <w:numPr>
          <w:ilvl w:val="1"/>
          <w:numId w:val="8"/>
        </w:numPr>
        <w:spacing w:line="360" w:lineRule="auto"/>
        <w:rPr>
          <w:sz w:val="24"/>
          <w:szCs w:val="24"/>
        </w:rPr>
      </w:pPr>
      <w:r w:rsidRPr="261640DB">
        <w:rPr>
          <w:sz w:val="24"/>
          <w:szCs w:val="24"/>
        </w:rPr>
        <w:t>Weak attrition exploratory analysis,</w:t>
      </w:r>
    </w:p>
    <w:p w14:paraId="726AF174" w14:textId="5760E5E5" w:rsidR="005E563A" w:rsidRDefault="261640DB" w:rsidP="261640DB">
      <w:pPr>
        <w:pStyle w:val="ListParagraph"/>
        <w:numPr>
          <w:ilvl w:val="1"/>
          <w:numId w:val="8"/>
        </w:numPr>
        <w:spacing w:line="360" w:lineRule="auto"/>
        <w:rPr>
          <w:sz w:val="24"/>
          <w:szCs w:val="24"/>
        </w:rPr>
      </w:pPr>
      <w:r w:rsidRPr="261640DB">
        <w:rPr>
          <w:sz w:val="24"/>
          <w:szCs w:val="24"/>
        </w:rPr>
        <w:t>Lack of information and domain knowledge,</w:t>
      </w:r>
    </w:p>
    <w:p w14:paraId="3C7BDE41" w14:textId="764315C7" w:rsidR="005E563A" w:rsidRDefault="261640DB" w:rsidP="261640DB">
      <w:pPr>
        <w:pStyle w:val="ListParagraph"/>
        <w:numPr>
          <w:ilvl w:val="1"/>
          <w:numId w:val="8"/>
        </w:numPr>
        <w:spacing w:line="360" w:lineRule="auto"/>
        <w:rPr>
          <w:sz w:val="24"/>
          <w:szCs w:val="24"/>
        </w:rPr>
      </w:pPr>
      <w:r w:rsidRPr="261640DB">
        <w:rPr>
          <w:sz w:val="24"/>
          <w:szCs w:val="24"/>
        </w:rPr>
        <w:t>Lack of a coherent selection of a suitable churn modeling approach,</w:t>
      </w:r>
    </w:p>
    <w:p w14:paraId="5D43177A" w14:textId="375EFBD5" w:rsidR="005E563A" w:rsidRDefault="261640DB" w:rsidP="261640DB">
      <w:pPr>
        <w:pStyle w:val="ListParagraph"/>
        <w:numPr>
          <w:ilvl w:val="1"/>
          <w:numId w:val="8"/>
        </w:numPr>
        <w:spacing w:line="360" w:lineRule="auto"/>
        <w:rPr>
          <w:sz w:val="24"/>
          <w:szCs w:val="24"/>
        </w:rPr>
      </w:pPr>
      <w:r w:rsidRPr="261640DB">
        <w:rPr>
          <w:sz w:val="24"/>
          <w:szCs w:val="24"/>
        </w:rPr>
        <w:t>Choice of metrics to validate churn model performance,</w:t>
      </w:r>
    </w:p>
    <w:p w14:paraId="78289E50" w14:textId="71FA46A9" w:rsidR="005E563A" w:rsidRDefault="08CFB420" w:rsidP="261640DB">
      <w:pPr>
        <w:pStyle w:val="ListParagraph"/>
        <w:numPr>
          <w:ilvl w:val="1"/>
          <w:numId w:val="8"/>
        </w:numPr>
        <w:spacing w:line="360" w:lineRule="auto"/>
        <w:rPr>
          <w:sz w:val="24"/>
          <w:szCs w:val="24"/>
        </w:rPr>
      </w:pPr>
      <w:r w:rsidRPr="08CFB420">
        <w:rPr>
          <w:sz w:val="24"/>
          <w:szCs w:val="24"/>
        </w:rPr>
        <w:t>Line of Business (Lob) of services or products,</w:t>
      </w:r>
    </w:p>
    <w:p w14:paraId="3744A92E" w14:textId="25EFCE6E" w:rsidR="005E563A" w:rsidRDefault="261640DB" w:rsidP="261640DB">
      <w:pPr>
        <w:pStyle w:val="ListParagraph"/>
        <w:numPr>
          <w:ilvl w:val="1"/>
          <w:numId w:val="8"/>
        </w:numPr>
        <w:spacing w:line="360" w:lineRule="auto"/>
        <w:rPr>
          <w:sz w:val="24"/>
          <w:szCs w:val="24"/>
        </w:rPr>
      </w:pPr>
      <w:r w:rsidRPr="261640DB">
        <w:rPr>
          <w:sz w:val="24"/>
          <w:szCs w:val="24"/>
        </w:rPr>
        <w:t>Churn event censorship,</w:t>
      </w:r>
    </w:p>
    <w:p w14:paraId="3F8B2CF4" w14:textId="6CA43B7E" w:rsidR="005E563A" w:rsidRDefault="08CFB420" w:rsidP="261640DB">
      <w:pPr>
        <w:pStyle w:val="ListParagraph"/>
        <w:numPr>
          <w:ilvl w:val="1"/>
          <w:numId w:val="8"/>
        </w:numPr>
        <w:spacing w:line="360" w:lineRule="auto"/>
        <w:rPr>
          <w:sz w:val="24"/>
          <w:szCs w:val="24"/>
        </w:rPr>
      </w:pPr>
      <w:r w:rsidRPr="08CFB420">
        <w:rPr>
          <w:sz w:val="24"/>
          <w:szCs w:val="24"/>
        </w:rPr>
        <w:t>Concept drift based on changes in customers behavior patterns driving churn,</w:t>
      </w:r>
    </w:p>
    <w:p w14:paraId="031665E1" w14:textId="640C8ABF" w:rsidR="005E563A" w:rsidRDefault="261640DB" w:rsidP="261640DB">
      <w:pPr>
        <w:pStyle w:val="ListParagraph"/>
        <w:numPr>
          <w:ilvl w:val="1"/>
          <w:numId w:val="8"/>
        </w:numPr>
        <w:spacing w:line="360" w:lineRule="auto"/>
        <w:rPr>
          <w:sz w:val="24"/>
          <w:szCs w:val="24"/>
        </w:rPr>
      </w:pPr>
      <w:r w:rsidRPr="261640DB">
        <w:rPr>
          <w:sz w:val="24"/>
          <w:szCs w:val="24"/>
        </w:rPr>
        <w:t>Imbalance data (class imbalance issue).</w:t>
      </w:r>
    </w:p>
    <w:p w14:paraId="592F6B30" w14:textId="5FB29A61" w:rsidR="005E563A" w:rsidRDefault="005E563A" w:rsidP="261640DB">
      <w:pPr>
        <w:pStyle w:val="Heading8"/>
        <w:tabs>
          <w:tab w:val="left" w:pos="540"/>
        </w:tabs>
        <w:ind w:left="0" w:right="7190"/>
        <w:jc w:val="right"/>
        <w:rPr>
          <w:color w:val="3E3E3E"/>
        </w:rPr>
      </w:pPr>
    </w:p>
    <w:p w14:paraId="795EB849" w14:textId="389B238E" w:rsidR="78124619" w:rsidRDefault="78124619" w:rsidP="78124619">
      <w:pPr>
        <w:pStyle w:val="Heading8"/>
        <w:spacing w:before="6"/>
        <w:ind w:left="720"/>
        <w:rPr>
          <w:color w:val="3E3E3E"/>
        </w:rPr>
      </w:pPr>
    </w:p>
    <w:p w14:paraId="306E27FC" w14:textId="389B238E" w:rsidR="005E563A" w:rsidRDefault="005E563A" w:rsidP="78124619">
      <w:pPr>
        <w:pStyle w:val="Heading8"/>
        <w:spacing w:before="6"/>
        <w:ind w:left="720"/>
        <w:rPr>
          <w:color w:val="3E3E3E"/>
        </w:rPr>
      </w:pPr>
    </w:p>
    <w:p w14:paraId="72976D4F" w14:textId="77777777" w:rsidR="005E563A" w:rsidRDefault="00892739" w:rsidP="78124619">
      <w:pPr>
        <w:pStyle w:val="Heading8"/>
        <w:spacing w:before="6"/>
        <w:ind w:left="720"/>
        <w:rPr>
          <w:color w:val="3E3E3E"/>
        </w:rPr>
      </w:pPr>
      <w:r>
        <w:rPr>
          <w:color w:val="3E3E3E"/>
        </w:rPr>
        <w:t>PROPOSED SYSTEM:</w:t>
      </w:r>
    </w:p>
    <w:p w14:paraId="1E81811F" w14:textId="540D4F4A" w:rsidR="005E563A" w:rsidRDefault="00892739" w:rsidP="78124619">
      <w:pPr>
        <w:pStyle w:val="BodyText"/>
        <w:numPr>
          <w:ilvl w:val="2"/>
          <w:numId w:val="32"/>
        </w:numPr>
        <w:spacing w:before="138" w:line="360" w:lineRule="auto"/>
        <w:ind w:right="958"/>
        <w:jc w:val="both"/>
      </w:pPr>
      <w:r>
        <w:rPr>
          <w:color w:val="292929"/>
        </w:rPr>
        <w:t>In</w:t>
      </w:r>
      <w:r>
        <w:rPr>
          <w:color w:val="292929"/>
          <w:spacing w:val="-6"/>
        </w:rPr>
        <w:t xml:space="preserve"> </w:t>
      </w:r>
      <w:r>
        <w:rPr>
          <w:color w:val="292929"/>
        </w:rPr>
        <w:t>this</w:t>
      </w:r>
      <w:r>
        <w:rPr>
          <w:color w:val="292929"/>
          <w:spacing w:val="-6"/>
        </w:rPr>
        <w:t xml:space="preserve"> </w:t>
      </w:r>
      <w:r>
        <w:rPr>
          <w:color w:val="292929"/>
        </w:rPr>
        <w:t>Proposing</w:t>
      </w:r>
      <w:r>
        <w:rPr>
          <w:color w:val="292929"/>
          <w:spacing w:val="-5"/>
        </w:rPr>
        <w:t xml:space="preserve"> </w:t>
      </w:r>
      <w:r>
        <w:rPr>
          <w:color w:val="292929"/>
        </w:rPr>
        <w:t>system,</w:t>
      </w:r>
      <w:r>
        <w:rPr>
          <w:color w:val="292929"/>
          <w:spacing w:val="-6"/>
        </w:rPr>
        <w:t xml:space="preserve"> </w:t>
      </w:r>
      <w:r>
        <w:rPr>
          <w:color w:val="292929"/>
        </w:rPr>
        <w:t>we</w:t>
      </w:r>
      <w:r>
        <w:rPr>
          <w:color w:val="292929"/>
          <w:spacing w:val="-5"/>
        </w:rPr>
        <w:t xml:space="preserve"> </w:t>
      </w:r>
      <w:r>
        <w:rPr>
          <w:color w:val="292929"/>
        </w:rPr>
        <w:t>are</w:t>
      </w:r>
      <w:r>
        <w:rPr>
          <w:color w:val="292929"/>
          <w:spacing w:val="-7"/>
        </w:rPr>
        <w:t xml:space="preserve"> </w:t>
      </w:r>
      <w:r>
        <w:rPr>
          <w:color w:val="292929"/>
        </w:rPr>
        <w:t>mainly</w:t>
      </w:r>
      <w:r>
        <w:rPr>
          <w:color w:val="292929"/>
          <w:spacing w:val="-5"/>
        </w:rPr>
        <w:t xml:space="preserve"> </w:t>
      </w:r>
      <w:r>
        <w:rPr>
          <w:color w:val="292929"/>
        </w:rPr>
        <w:t>focusing</w:t>
      </w:r>
      <w:r>
        <w:rPr>
          <w:color w:val="292929"/>
          <w:spacing w:val="-6"/>
        </w:rPr>
        <w:t xml:space="preserve"> </w:t>
      </w:r>
      <w:r>
        <w:rPr>
          <w:color w:val="292929"/>
        </w:rPr>
        <w:t>on</w:t>
      </w:r>
      <w:r>
        <w:rPr>
          <w:color w:val="292929"/>
          <w:spacing w:val="-5"/>
        </w:rPr>
        <w:t xml:space="preserve"> </w:t>
      </w:r>
      <w:r>
        <w:rPr>
          <w:color w:val="292929"/>
        </w:rPr>
        <w:t>a</w:t>
      </w:r>
      <w:r>
        <w:rPr>
          <w:color w:val="292929"/>
          <w:spacing w:val="-5"/>
        </w:rPr>
        <w:t xml:space="preserve"> </w:t>
      </w:r>
      <w:r>
        <w:rPr>
          <w:color w:val="292929"/>
        </w:rPr>
        <w:t>system</w:t>
      </w:r>
      <w:r>
        <w:rPr>
          <w:color w:val="292929"/>
          <w:spacing w:val="-5"/>
        </w:rPr>
        <w:t xml:space="preserve"> </w:t>
      </w:r>
      <w:r>
        <w:rPr>
          <w:color w:val="292929"/>
        </w:rPr>
        <w:t>that</w:t>
      </w:r>
      <w:r w:rsidR="78124619" w:rsidRPr="78124619">
        <w:rPr>
          <w:color w:val="000000" w:themeColor="text1"/>
        </w:rPr>
        <w:t xml:space="preserve"> focus on the prediction problems, so independent variables are taken from the data of the current period The logistic regression algorithm produces a better prediction effect, based on which the level of importance of customer churn factors can be seen. In this part, the logistic regression model is used to predict the trend in customer churn, assist enterprises in finding out the early warning signals of customer churn, and determine the tendency of customer churn.</w:t>
      </w:r>
    </w:p>
    <w:p w14:paraId="0E4DE475" w14:textId="79463CFE" w:rsidR="005E563A" w:rsidRDefault="00892739" w:rsidP="78124619">
      <w:pPr>
        <w:pStyle w:val="BodyText"/>
        <w:numPr>
          <w:ilvl w:val="2"/>
          <w:numId w:val="32"/>
        </w:numPr>
        <w:spacing w:before="138" w:line="360" w:lineRule="auto"/>
        <w:ind w:right="958"/>
        <w:jc w:val="both"/>
        <w:rPr>
          <w:color w:val="292929"/>
        </w:rPr>
      </w:pPr>
      <w:r>
        <w:rPr>
          <w:color w:val="292929"/>
        </w:rPr>
        <w:t>ADVANTAGES:</w:t>
      </w:r>
    </w:p>
    <w:p w14:paraId="50DD7F13" w14:textId="21946E38" w:rsidR="005E563A" w:rsidRDefault="00892739" w:rsidP="78124619">
      <w:pPr>
        <w:pStyle w:val="ListParagraph"/>
        <w:numPr>
          <w:ilvl w:val="3"/>
          <w:numId w:val="24"/>
        </w:numPr>
        <w:tabs>
          <w:tab w:val="left" w:pos="2340"/>
          <w:tab w:val="left" w:pos="2341"/>
        </w:tabs>
        <w:spacing w:before="139"/>
        <w:ind w:hanging="361"/>
        <w:rPr>
          <w:sz w:val="24"/>
          <w:szCs w:val="24"/>
        </w:rPr>
      </w:pPr>
      <w:r w:rsidRPr="78124619">
        <w:rPr>
          <w:sz w:val="24"/>
          <w:szCs w:val="24"/>
        </w:rPr>
        <w:t>In</w:t>
      </w:r>
      <w:r w:rsidRPr="78124619">
        <w:rPr>
          <w:spacing w:val="-1"/>
          <w:sz w:val="24"/>
          <w:szCs w:val="24"/>
        </w:rPr>
        <w:t xml:space="preserve"> </w:t>
      </w:r>
      <w:r w:rsidRPr="78124619">
        <w:rPr>
          <w:sz w:val="24"/>
          <w:szCs w:val="24"/>
        </w:rPr>
        <w:t>this</w:t>
      </w:r>
      <w:r w:rsidRPr="78124619">
        <w:rPr>
          <w:spacing w:val="-1"/>
          <w:sz w:val="24"/>
          <w:szCs w:val="24"/>
        </w:rPr>
        <w:t xml:space="preserve"> </w:t>
      </w:r>
      <w:r w:rsidRPr="78124619">
        <w:rPr>
          <w:sz w:val="24"/>
          <w:szCs w:val="24"/>
        </w:rPr>
        <w:t>Proposed</w:t>
      </w:r>
      <w:r w:rsidRPr="78124619">
        <w:rPr>
          <w:spacing w:val="-1"/>
          <w:sz w:val="24"/>
          <w:szCs w:val="24"/>
        </w:rPr>
        <w:t xml:space="preserve"> </w:t>
      </w:r>
      <w:r w:rsidRPr="78124619">
        <w:rPr>
          <w:sz w:val="24"/>
          <w:szCs w:val="24"/>
        </w:rPr>
        <w:t>System,</w:t>
      </w:r>
      <w:r w:rsidRPr="78124619">
        <w:rPr>
          <w:spacing w:val="2"/>
          <w:sz w:val="24"/>
          <w:szCs w:val="24"/>
        </w:rPr>
        <w:t xml:space="preserve"> </w:t>
      </w:r>
      <w:r w:rsidR="78124619" w:rsidRPr="78124619">
        <w:rPr>
          <w:color w:val="000000" w:themeColor="text1"/>
          <w:sz w:val="24"/>
          <w:szCs w:val="24"/>
        </w:rPr>
        <w:t>Identify at-risk customers</w:t>
      </w:r>
    </w:p>
    <w:p w14:paraId="5D420749" w14:textId="5CACE71C" w:rsidR="005E563A" w:rsidRDefault="08CFB420">
      <w:pPr>
        <w:pStyle w:val="ListParagraph"/>
        <w:numPr>
          <w:ilvl w:val="3"/>
          <w:numId w:val="24"/>
        </w:numPr>
        <w:tabs>
          <w:tab w:val="left" w:pos="2340"/>
          <w:tab w:val="left" w:pos="2341"/>
        </w:tabs>
        <w:spacing w:before="139"/>
        <w:ind w:hanging="361"/>
        <w:rPr>
          <w:sz w:val="24"/>
          <w:szCs w:val="24"/>
        </w:rPr>
      </w:pPr>
      <w:r w:rsidRPr="08CFB420">
        <w:rPr>
          <w:color w:val="000000" w:themeColor="text1"/>
          <w:sz w:val="24"/>
          <w:szCs w:val="24"/>
        </w:rPr>
        <w:lastRenderedPageBreak/>
        <w:t>Optimization products and services.</w:t>
      </w:r>
    </w:p>
    <w:p w14:paraId="1D074A8A" w14:textId="319C639D" w:rsidR="005E563A" w:rsidRDefault="08CFB420" w:rsidP="78124619">
      <w:pPr>
        <w:pStyle w:val="ListParagraph"/>
        <w:numPr>
          <w:ilvl w:val="3"/>
          <w:numId w:val="24"/>
        </w:numPr>
        <w:tabs>
          <w:tab w:val="left" w:pos="2340"/>
          <w:tab w:val="left" w:pos="2341"/>
        </w:tabs>
        <w:spacing w:before="137"/>
        <w:ind w:hanging="361"/>
        <w:rPr>
          <w:rFonts w:ascii="Montserrat" w:eastAsia="Montserrat" w:hAnsi="Montserrat" w:cs="Montserrat"/>
          <w:b/>
          <w:bCs/>
          <w:color w:val="333333"/>
          <w:sz w:val="21"/>
          <w:szCs w:val="21"/>
        </w:rPr>
      </w:pPr>
      <w:r w:rsidRPr="08CFB420">
        <w:rPr>
          <w:color w:val="000000" w:themeColor="text1"/>
          <w:sz w:val="24"/>
          <w:szCs w:val="24"/>
        </w:rPr>
        <w:t>Increased revenue.</w:t>
      </w:r>
    </w:p>
    <w:p w14:paraId="30AA5E6D" w14:textId="200EA371" w:rsidR="005E563A" w:rsidRDefault="08CFB420" w:rsidP="08CFB420">
      <w:pPr>
        <w:pStyle w:val="ListParagraph"/>
        <w:numPr>
          <w:ilvl w:val="3"/>
          <w:numId w:val="24"/>
        </w:numPr>
        <w:tabs>
          <w:tab w:val="left" w:pos="2340"/>
          <w:tab w:val="left" w:pos="2341"/>
        </w:tabs>
        <w:spacing w:before="137"/>
        <w:ind w:hanging="361"/>
        <w:rPr>
          <w:color w:val="000000" w:themeColor="text1"/>
          <w:sz w:val="24"/>
          <w:szCs w:val="24"/>
        </w:rPr>
      </w:pPr>
      <w:r w:rsidRPr="08CFB420">
        <w:rPr>
          <w:color w:val="000000" w:themeColor="text1"/>
          <w:sz w:val="24"/>
          <w:szCs w:val="24"/>
        </w:rPr>
        <w:t>Determining the data mining methods frequently used in churn implementations.</w:t>
      </w:r>
    </w:p>
    <w:p w14:paraId="5AFD79BE" w14:textId="1CDE984D" w:rsidR="005E563A" w:rsidRDefault="005E563A" w:rsidP="261640DB">
      <w:pPr>
        <w:tabs>
          <w:tab w:val="left" w:pos="2340"/>
          <w:tab w:val="left" w:pos="2341"/>
        </w:tabs>
        <w:spacing w:before="137"/>
        <w:ind w:left="1440"/>
        <w:rPr>
          <w:color w:val="000000" w:themeColor="text1"/>
          <w:sz w:val="24"/>
          <w:szCs w:val="24"/>
        </w:rPr>
      </w:pPr>
    </w:p>
    <w:p w14:paraId="491E70DB" w14:textId="0D043C3F" w:rsidR="005E563A" w:rsidRDefault="00892739" w:rsidP="78124619">
      <w:pPr>
        <w:spacing w:before="137"/>
        <w:ind w:left="1680"/>
        <w:rPr>
          <w:sz w:val="24"/>
          <w:szCs w:val="24"/>
        </w:rPr>
      </w:pPr>
      <w:r>
        <w:br/>
      </w:r>
    </w:p>
    <w:p w14:paraId="2FDC6CA2" w14:textId="77777777" w:rsidR="005E563A" w:rsidRDefault="005E563A" w:rsidP="78124619">
      <w:pPr>
        <w:tabs>
          <w:tab w:val="left" w:pos="2340"/>
          <w:tab w:val="left" w:pos="2341"/>
        </w:tabs>
        <w:spacing w:before="139"/>
        <w:ind w:left="1619"/>
      </w:pPr>
    </w:p>
    <w:p w14:paraId="36404BFC" w14:textId="77777777" w:rsidR="005E563A" w:rsidRDefault="005E563A">
      <w:pPr>
        <w:sectPr w:rsidR="005E563A" w:rsidSect="00C65A78">
          <w:headerReference w:type="default" r:id="rId39"/>
          <w:footerReference w:type="default" r:id="rId40"/>
          <w:pgSz w:w="11910" w:h="16840"/>
          <w:pgMar w:top="1580" w:right="480" w:bottom="1420" w:left="480" w:header="0" w:footer="1228" w:gutter="0"/>
          <w:cols w:space="720"/>
        </w:sectPr>
      </w:pPr>
    </w:p>
    <w:p w14:paraId="5BAFC0D0" w14:textId="77777777" w:rsidR="005E563A" w:rsidRDefault="005E563A">
      <w:pPr>
        <w:pStyle w:val="BodyText"/>
        <w:rPr>
          <w:sz w:val="20"/>
        </w:rPr>
      </w:pPr>
    </w:p>
    <w:p w14:paraId="0084C33C" w14:textId="77777777" w:rsidR="005E563A" w:rsidRDefault="005E563A">
      <w:pPr>
        <w:pStyle w:val="BodyText"/>
        <w:rPr>
          <w:sz w:val="20"/>
        </w:rPr>
      </w:pPr>
    </w:p>
    <w:p w14:paraId="004275D8" w14:textId="77777777" w:rsidR="005E563A" w:rsidRDefault="005E563A">
      <w:pPr>
        <w:pStyle w:val="BodyText"/>
        <w:rPr>
          <w:sz w:val="20"/>
        </w:rPr>
      </w:pPr>
    </w:p>
    <w:p w14:paraId="10AF96EC" w14:textId="77777777" w:rsidR="005E563A" w:rsidRDefault="005E563A">
      <w:pPr>
        <w:pStyle w:val="BodyText"/>
        <w:rPr>
          <w:sz w:val="20"/>
        </w:rPr>
      </w:pPr>
    </w:p>
    <w:p w14:paraId="3B3D843B" w14:textId="77777777" w:rsidR="005E563A" w:rsidRDefault="005E563A">
      <w:pPr>
        <w:pStyle w:val="BodyText"/>
        <w:rPr>
          <w:sz w:val="20"/>
        </w:rPr>
      </w:pPr>
    </w:p>
    <w:p w14:paraId="4206AB1E" w14:textId="77777777" w:rsidR="005E563A" w:rsidRDefault="005E563A">
      <w:pPr>
        <w:pStyle w:val="BodyText"/>
        <w:rPr>
          <w:sz w:val="20"/>
        </w:rPr>
      </w:pPr>
    </w:p>
    <w:p w14:paraId="14DF7604" w14:textId="77777777" w:rsidR="005E563A" w:rsidRDefault="005E563A">
      <w:pPr>
        <w:pStyle w:val="BodyText"/>
        <w:rPr>
          <w:sz w:val="20"/>
        </w:rPr>
      </w:pPr>
    </w:p>
    <w:p w14:paraId="5BBF424E" w14:textId="77777777" w:rsidR="005E563A" w:rsidRDefault="005E563A">
      <w:pPr>
        <w:pStyle w:val="BodyText"/>
        <w:rPr>
          <w:sz w:val="20"/>
        </w:rPr>
      </w:pPr>
    </w:p>
    <w:p w14:paraId="23648240" w14:textId="77777777" w:rsidR="009E70BE" w:rsidRDefault="07FB729A" w:rsidP="07FB729A">
      <w:pPr>
        <w:pStyle w:val="Heading3"/>
        <w:ind w:left="0"/>
      </w:pPr>
      <w:r>
        <w:t xml:space="preserve">               </w:t>
      </w:r>
    </w:p>
    <w:p w14:paraId="3FB107C2" w14:textId="77777777" w:rsidR="009E70BE" w:rsidRDefault="009E70BE" w:rsidP="07FB729A">
      <w:pPr>
        <w:pStyle w:val="Heading3"/>
        <w:ind w:left="0"/>
      </w:pPr>
    </w:p>
    <w:p w14:paraId="522BCDD2" w14:textId="77777777" w:rsidR="009E70BE" w:rsidRDefault="07FB729A" w:rsidP="07FB729A">
      <w:pPr>
        <w:pStyle w:val="Heading3"/>
        <w:ind w:left="0"/>
      </w:pPr>
      <w:r>
        <w:t xml:space="preserve"> </w:t>
      </w:r>
    </w:p>
    <w:p w14:paraId="5C98BCB6" w14:textId="77777777" w:rsidR="009E70BE" w:rsidRDefault="009E70BE" w:rsidP="07FB729A">
      <w:pPr>
        <w:pStyle w:val="Heading3"/>
        <w:ind w:left="0"/>
      </w:pPr>
    </w:p>
    <w:p w14:paraId="74CAC3BE" w14:textId="77777777" w:rsidR="009E70BE" w:rsidRDefault="009E70BE" w:rsidP="07FB729A">
      <w:pPr>
        <w:pStyle w:val="Heading3"/>
        <w:ind w:left="0"/>
      </w:pPr>
      <w:r>
        <w:t xml:space="preserve">          </w:t>
      </w:r>
    </w:p>
    <w:p w14:paraId="6FC5368B" w14:textId="77777777" w:rsidR="009E70BE" w:rsidRDefault="009E70BE" w:rsidP="07FB729A">
      <w:pPr>
        <w:pStyle w:val="Heading3"/>
        <w:ind w:left="0"/>
      </w:pPr>
      <w:r>
        <w:t xml:space="preserve">       </w:t>
      </w:r>
    </w:p>
    <w:p w14:paraId="31662A8C" w14:textId="6A6E6EC3" w:rsidR="005E563A" w:rsidRPr="009E70BE" w:rsidRDefault="009E70BE" w:rsidP="07FB729A">
      <w:pPr>
        <w:pStyle w:val="Heading3"/>
        <w:ind w:left="0"/>
        <w:rPr>
          <w:b/>
          <w:bCs/>
          <w:sz w:val="48"/>
          <w:szCs w:val="48"/>
        </w:rPr>
      </w:pPr>
      <w:r>
        <w:t xml:space="preserve">        </w:t>
      </w:r>
      <w:r w:rsidR="07FB729A" w:rsidRPr="009E70BE">
        <w:rPr>
          <w:b/>
          <w:bCs/>
          <w:sz w:val="48"/>
          <w:szCs w:val="48"/>
        </w:rPr>
        <w:t>CHAPTER 4</w:t>
      </w:r>
    </w:p>
    <w:p w14:paraId="3D32302B" w14:textId="77777777" w:rsidR="005E563A" w:rsidRPr="009E70BE" w:rsidRDefault="07FB729A" w:rsidP="07FB729A">
      <w:pPr>
        <w:pStyle w:val="Heading4"/>
        <w:spacing w:before="101"/>
        <w:ind w:left="1566" w:right="1459"/>
        <w:rPr>
          <w:sz w:val="56"/>
          <w:szCs w:val="56"/>
        </w:rPr>
      </w:pPr>
      <w:r w:rsidRPr="009E70BE">
        <w:rPr>
          <w:sz w:val="56"/>
          <w:szCs w:val="56"/>
        </w:rPr>
        <w:t>SYSTEM ANALYSIS</w:t>
      </w:r>
    </w:p>
    <w:p w14:paraId="535F95C8" w14:textId="48978D0A" w:rsidR="005E563A" w:rsidRDefault="005E563A" w:rsidP="07FB729A">
      <w:pPr>
        <w:pStyle w:val="BodyText"/>
        <w:rPr>
          <w:sz w:val="20"/>
          <w:szCs w:val="20"/>
        </w:rPr>
      </w:pPr>
    </w:p>
    <w:p w14:paraId="150205A2" w14:textId="77777777" w:rsidR="005E563A" w:rsidRDefault="005E563A">
      <w:pPr>
        <w:pStyle w:val="BodyText"/>
        <w:rPr>
          <w:sz w:val="20"/>
        </w:rPr>
      </w:pPr>
    </w:p>
    <w:p w14:paraId="099EC184" w14:textId="77777777" w:rsidR="005E563A" w:rsidRDefault="005E563A">
      <w:pPr>
        <w:pStyle w:val="BodyText"/>
        <w:rPr>
          <w:sz w:val="20"/>
        </w:rPr>
      </w:pPr>
    </w:p>
    <w:p w14:paraId="2A729821" w14:textId="77777777" w:rsidR="005E563A" w:rsidRDefault="005E563A">
      <w:pPr>
        <w:pStyle w:val="BodyText"/>
        <w:rPr>
          <w:sz w:val="20"/>
        </w:rPr>
      </w:pPr>
    </w:p>
    <w:p w14:paraId="09430627" w14:textId="77777777" w:rsidR="005E563A" w:rsidRDefault="005E563A">
      <w:pPr>
        <w:pStyle w:val="BodyText"/>
        <w:rPr>
          <w:sz w:val="20"/>
        </w:rPr>
      </w:pPr>
    </w:p>
    <w:p w14:paraId="6B4FC9AD" w14:textId="77777777" w:rsidR="005E563A" w:rsidRDefault="005E563A">
      <w:pPr>
        <w:pStyle w:val="BodyText"/>
        <w:rPr>
          <w:sz w:val="20"/>
        </w:rPr>
      </w:pPr>
    </w:p>
    <w:p w14:paraId="6EF8E4EF" w14:textId="77777777" w:rsidR="005E563A" w:rsidRDefault="005E563A">
      <w:pPr>
        <w:pStyle w:val="BodyText"/>
        <w:rPr>
          <w:sz w:val="20"/>
        </w:rPr>
      </w:pPr>
    </w:p>
    <w:p w14:paraId="5D73A506" w14:textId="77777777" w:rsidR="005E563A" w:rsidRDefault="005E563A">
      <w:pPr>
        <w:pStyle w:val="BodyText"/>
        <w:rPr>
          <w:sz w:val="20"/>
        </w:rPr>
      </w:pPr>
    </w:p>
    <w:p w14:paraId="388ECF4A" w14:textId="77777777" w:rsidR="005E563A" w:rsidRDefault="005E563A">
      <w:pPr>
        <w:pStyle w:val="BodyText"/>
        <w:rPr>
          <w:sz w:val="20"/>
        </w:rPr>
      </w:pPr>
    </w:p>
    <w:p w14:paraId="59B32A3D" w14:textId="77777777" w:rsidR="005E563A" w:rsidRDefault="005E563A">
      <w:pPr>
        <w:pStyle w:val="BodyText"/>
        <w:rPr>
          <w:sz w:val="20"/>
        </w:rPr>
      </w:pPr>
    </w:p>
    <w:p w14:paraId="496856A1" w14:textId="77777777" w:rsidR="005E563A" w:rsidRDefault="005E563A">
      <w:pPr>
        <w:pStyle w:val="BodyText"/>
        <w:rPr>
          <w:sz w:val="20"/>
        </w:rPr>
      </w:pPr>
    </w:p>
    <w:p w14:paraId="42D02A9E" w14:textId="77777777" w:rsidR="005E563A" w:rsidRDefault="005E563A">
      <w:pPr>
        <w:pStyle w:val="BodyText"/>
        <w:rPr>
          <w:sz w:val="20"/>
        </w:rPr>
      </w:pPr>
    </w:p>
    <w:p w14:paraId="46FFB7DB" w14:textId="77777777" w:rsidR="005E563A" w:rsidRDefault="005E563A">
      <w:pPr>
        <w:pStyle w:val="BodyText"/>
        <w:rPr>
          <w:sz w:val="20"/>
        </w:rPr>
      </w:pPr>
    </w:p>
    <w:p w14:paraId="5B3D18D6" w14:textId="77777777" w:rsidR="005E563A" w:rsidRDefault="005E563A">
      <w:pPr>
        <w:pStyle w:val="BodyText"/>
        <w:rPr>
          <w:sz w:val="20"/>
        </w:rPr>
      </w:pPr>
    </w:p>
    <w:p w14:paraId="51EEA022" w14:textId="77777777" w:rsidR="005E563A" w:rsidRDefault="005E563A">
      <w:pPr>
        <w:pStyle w:val="BodyText"/>
        <w:rPr>
          <w:sz w:val="20"/>
        </w:rPr>
      </w:pPr>
    </w:p>
    <w:p w14:paraId="4A8222C0" w14:textId="77777777" w:rsidR="005E563A" w:rsidRDefault="005E563A">
      <w:pPr>
        <w:pStyle w:val="BodyText"/>
        <w:rPr>
          <w:sz w:val="20"/>
        </w:rPr>
      </w:pPr>
    </w:p>
    <w:p w14:paraId="7D7BF6E3" w14:textId="77777777" w:rsidR="005E563A" w:rsidRDefault="005E563A">
      <w:pPr>
        <w:pStyle w:val="BodyText"/>
        <w:rPr>
          <w:sz w:val="20"/>
        </w:rPr>
      </w:pPr>
    </w:p>
    <w:p w14:paraId="17BB6C30" w14:textId="77777777" w:rsidR="005E563A" w:rsidRDefault="005E563A">
      <w:pPr>
        <w:pStyle w:val="BodyText"/>
        <w:spacing w:before="1"/>
        <w:rPr>
          <w:sz w:val="16"/>
        </w:rPr>
      </w:pPr>
    </w:p>
    <w:p w14:paraId="08455E7A" w14:textId="77777777" w:rsidR="005E563A" w:rsidRDefault="005E563A">
      <w:pPr>
        <w:sectPr w:rsidR="005E563A" w:rsidSect="008E27C8">
          <w:headerReference w:type="default" r:id="rId41"/>
          <w:footerReference w:type="default" r:id="rId42"/>
          <w:pgSz w:w="11910" w:h="16840"/>
          <w:pgMar w:top="1580" w:right="480" w:bottom="280" w:left="480" w:header="0" w:footer="567" w:gutter="0"/>
          <w:cols w:space="720"/>
          <w:docGrid w:linePitch="299"/>
        </w:sectPr>
      </w:pPr>
    </w:p>
    <w:p w14:paraId="684621A5" w14:textId="52FF59F6" w:rsidR="005E563A" w:rsidRDefault="003D431E" w:rsidP="003D431E">
      <w:pPr>
        <w:pStyle w:val="Heading5"/>
        <w:tabs>
          <w:tab w:val="left" w:pos="4297"/>
        </w:tabs>
        <w:spacing w:before="61"/>
        <w:ind w:left="0"/>
      </w:pPr>
      <w:r>
        <w:lastRenderedPageBreak/>
        <w:t xml:space="preserve">                                                         4.</w:t>
      </w:r>
      <w:r w:rsidR="00892739">
        <w:t>SYSTEM</w:t>
      </w:r>
      <w:r w:rsidR="00892739">
        <w:rPr>
          <w:spacing w:val="-4"/>
        </w:rPr>
        <w:t xml:space="preserve"> </w:t>
      </w:r>
      <w:r w:rsidR="00892739">
        <w:t>ANALYSIS</w:t>
      </w:r>
    </w:p>
    <w:p w14:paraId="6585A10A" w14:textId="77777777" w:rsidR="005E563A" w:rsidRDefault="005E563A">
      <w:pPr>
        <w:pStyle w:val="BodyText"/>
        <w:spacing w:before="8"/>
        <w:rPr>
          <w:b/>
          <w:sz w:val="23"/>
        </w:rPr>
      </w:pPr>
    </w:p>
    <w:p w14:paraId="527FDE43" w14:textId="77777777" w:rsidR="005E563A" w:rsidRDefault="00892739">
      <w:pPr>
        <w:pStyle w:val="BodyText"/>
        <w:spacing w:before="1" w:line="360" w:lineRule="auto"/>
        <w:ind w:left="960" w:right="974"/>
        <w:jc w:val="both"/>
      </w:pPr>
      <w:r>
        <w:t>System analysis is a problem-solving technique that decomposes a system into its component</w:t>
      </w:r>
      <w:r>
        <w:rPr>
          <w:spacing w:val="-57"/>
        </w:rPr>
        <w:t xml:space="preserve"> </w:t>
      </w:r>
      <w:r>
        <w:t>pieces for the purpose of studying how well those component parts work and interact to</w:t>
      </w:r>
      <w:r>
        <w:rPr>
          <w:spacing w:val="1"/>
        </w:rPr>
        <w:t xml:space="preserve"> </w:t>
      </w:r>
      <w:r>
        <w:t>accomplish their purpose. System analysis is the process of studying a procedure in order to</w:t>
      </w:r>
      <w:r>
        <w:rPr>
          <w:spacing w:val="1"/>
        </w:rPr>
        <w:t xml:space="preserve"> </w:t>
      </w:r>
      <w:r>
        <w:t>identify</w:t>
      </w:r>
      <w:r>
        <w:rPr>
          <w:spacing w:val="-2"/>
        </w:rPr>
        <w:t xml:space="preserve"> </w:t>
      </w:r>
      <w:r>
        <w:t>its</w:t>
      </w:r>
      <w:r>
        <w:rPr>
          <w:spacing w:val="-1"/>
        </w:rPr>
        <w:t xml:space="preserve"> </w:t>
      </w:r>
      <w:r>
        <w:t>goals</w:t>
      </w:r>
      <w:r>
        <w:rPr>
          <w:spacing w:val="-2"/>
        </w:rPr>
        <w:t xml:space="preserve"> </w:t>
      </w:r>
      <w:r>
        <w:t>and</w:t>
      </w:r>
      <w:r>
        <w:rPr>
          <w:spacing w:val="-1"/>
        </w:rPr>
        <w:t xml:space="preserve"> </w:t>
      </w:r>
      <w:r>
        <w:t>purposes</w:t>
      </w:r>
      <w:r>
        <w:rPr>
          <w:spacing w:val="-2"/>
        </w:rPr>
        <w:t xml:space="preserve"> </w:t>
      </w:r>
      <w:r>
        <w:t>and</w:t>
      </w:r>
      <w:r>
        <w:rPr>
          <w:spacing w:val="-1"/>
        </w:rPr>
        <w:t xml:space="preserve"> </w:t>
      </w:r>
      <w:r>
        <w:t>create</w:t>
      </w:r>
      <w:r>
        <w:rPr>
          <w:spacing w:val="-2"/>
        </w:rPr>
        <w:t xml:space="preserve"> </w:t>
      </w:r>
      <w:r>
        <w:t>systems</w:t>
      </w:r>
      <w:r>
        <w:rPr>
          <w:spacing w:val="-1"/>
        </w:rPr>
        <w:t xml:space="preserve"> </w:t>
      </w:r>
      <w:r>
        <w:t>and</w:t>
      </w:r>
      <w:r>
        <w:rPr>
          <w:spacing w:val="-2"/>
        </w:rPr>
        <w:t xml:space="preserve"> </w:t>
      </w:r>
      <w:r>
        <w:t>procedures</w:t>
      </w:r>
      <w:r>
        <w:rPr>
          <w:spacing w:val="-1"/>
        </w:rPr>
        <w:t xml:space="preserve"> </w:t>
      </w:r>
      <w:r>
        <w:t>that</w:t>
      </w:r>
      <w:r>
        <w:rPr>
          <w:spacing w:val="-2"/>
        </w:rPr>
        <w:t xml:space="preserve"> </w:t>
      </w:r>
      <w:r>
        <w:t>will</w:t>
      </w:r>
      <w:r>
        <w:rPr>
          <w:spacing w:val="-1"/>
        </w:rPr>
        <w:t xml:space="preserve"> </w:t>
      </w:r>
      <w:r>
        <w:t>achieve</w:t>
      </w:r>
      <w:r>
        <w:rPr>
          <w:spacing w:val="-4"/>
        </w:rPr>
        <w:t xml:space="preserve"> </w:t>
      </w:r>
      <w:r>
        <w:t>them</w:t>
      </w:r>
      <w:r>
        <w:rPr>
          <w:spacing w:val="-1"/>
        </w:rPr>
        <w:t xml:space="preserve"> </w:t>
      </w:r>
      <w:r>
        <w:t>in</w:t>
      </w:r>
      <w:r>
        <w:rPr>
          <w:spacing w:val="-2"/>
        </w:rPr>
        <w:t xml:space="preserve"> </w:t>
      </w:r>
      <w:r>
        <w:t>an</w:t>
      </w:r>
      <w:r>
        <w:rPr>
          <w:spacing w:val="-57"/>
        </w:rPr>
        <w:t xml:space="preserve"> </w:t>
      </w:r>
      <w:r>
        <w:t>efficient</w:t>
      </w:r>
      <w:r>
        <w:rPr>
          <w:spacing w:val="-1"/>
        </w:rPr>
        <w:t xml:space="preserve"> </w:t>
      </w:r>
      <w:r>
        <w:t>way.</w:t>
      </w:r>
    </w:p>
    <w:p w14:paraId="0E7EA42F" w14:textId="77777777" w:rsidR="005E563A" w:rsidRDefault="005E563A">
      <w:pPr>
        <w:pStyle w:val="BodyText"/>
        <w:rPr>
          <w:sz w:val="26"/>
        </w:rPr>
      </w:pPr>
    </w:p>
    <w:p w14:paraId="2B6D4B82" w14:textId="77777777" w:rsidR="005E563A" w:rsidRDefault="005E563A">
      <w:pPr>
        <w:pStyle w:val="BodyText"/>
        <w:spacing w:before="1"/>
        <w:rPr>
          <w:sz w:val="37"/>
        </w:rPr>
      </w:pPr>
    </w:p>
    <w:p w14:paraId="1AF6890E" w14:textId="4D4E1487" w:rsidR="005E563A" w:rsidRDefault="00892739">
      <w:pPr>
        <w:pStyle w:val="BodyText"/>
        <w:spacing w:line="360" w:lineRule="auto"/>
        <w:ind w:left="946" w:right="973" w:firstLine="719"/>
        <w:jc w:val="both"/>
      </w:pPr>
      <w:r>
        <w:t>The development of a computer-based information system includes a systems analysis</w:t>
      </w:r>
      <w:r>
        <w:rPr>
          <w:spacing w:val="-57"/>
        </w:rPr>
        <w:t xml:space="preserve"> </w:t>
      </w:r>
      <w:r>
        <w:t>phase which produces or enhances the data-model which itself is a precursor to creating or</w:t>
      </w:r>
      <w:r>
        <w:rPr>
          <w:spacing w:val="1"/>
        </w:rPr>
        <w:t xml:space="preserve"> </w:t>
      </w:r>
      <w:r>
        <w:t>enhancing a database. There are several different approaches to system analysis. When a</w:t>
      </w:r>
      <w:r>
        <w:rPr>
          <w:spacing w:val="-57"/>
        </w:rPr>
        <w:t xml:space="preserve"> </w:t>
      </w:r>
      <w:r>
        <w:t>computer-based</w:t>
      </w:r>
      <w:r>
        <w:rPr>
          <w:spacing w:val="1"/>
        </w:rPr>
        <w:t xml:space="preserve"> </w:t>
      </w:r>
      <w:r>
        <w:t>information</w:t>
      </w:r>
      <w:r>
        <w:rPr>
          <w:spacing w:val="1"/>
        </w:rPr>
        <w:t xml:space="preserve"> </w:t>
      </w:r>
      <w:r>
        <w:t>system</w:t>
      </w:r>
      <w:r>
        <w:rPr>
          <w:spacing w:val="1"/>
        </w:rPr>
        <w:t xml:space="preserve"> </w:t>
      </w:r>
      <w:r>
        <w:t>is</w:t>
      </w:r>
      <w:r>
        <w:rPr>
          <w:spacing w:val="1"/>
        </w:rPr>
        <w:t xml:space="preserve"> </w:t>
      </w:r>
      <w:r>
        <w:t>developed,</w:t>
      </w:r>
      <w:r>
        <w:rPr>
          <w:spacing w:val="1"/>
        </w:rPr>
        <w:t xml:space="preserve"> </w:t>
      </w:r>
      <w:r>
        <w:t>systems</w:t>
      </w:r>
      <w:r>
        <w:rPr>
          <w:spacing w:val="1"/>
        </w:rPr>
        <w:t xml:space="preserve"> </w:t>
      </w:r>
      <w:r>
        <w:t>analysis</w:t>
      </w:r>
      <w:r>
        <w:rPr>
          <w:spacing w:val="1"/>
        </w:rPr>
        <w:t xml:space="preserve"> </w:t>
      </w:r>
      <w:r>
        <w:t>would</w:t>
      </w:r>
      <w:r>
        <w:rPr>
          <w:spacing w:val="1"/>
        </w:rPr>
        <w:t xml:space="preserve"> </w:t>
      </w:r>
      <w:r>
        <w:t>constitute</w:t>
      </w:r>
      <w:r>
        <w:rPr>
          <w:spacing w:val="1"/>
        </w:rPr>
        <w:t xml:space="preserve"> </w:t>
      </w:r>
      <w:r>
        <w:t>the</w:t>
      </w:r>
      <w:r>
        <w:rPr>
          <w:spacing w:val="-57"/>
        </w:rPr>
        <w:t xml:space="preserve"> </w:t>
      </w:r>
      <w:r>
        <w:t>following steps:</w:t>
      </w:r>
    </w:p>
    <w:p w14:paraId="7EF494DB" w14:textId="77777777" w:rsidR="005E563A" w:rsidRDefault="005E563A">
      <w:pPr>
        <w:pStyle w:val="BodyText"/>
        <w:rPr>
          <w:sz w:val="26"/>
        </w:rPr>
      </w:pPr>
    </w:p>
    <w:p w14:paraId="07FF8D4C" w14:textId="77777777" w:rsidR="005E563A" w:rsidRDefault="005E563A">
      <w:pPr>
        <w:pStyle w:val="BodyText"/>
        <w:rPr>
          <w:sz w:val="26"/>
        </w:rPr>
      </w:pPr>
    </w:p>
    <w:p w14:paraId="71DC5A46" w14:textId="77777777" w:rsidR="005E563A" w:rsidRDefault="00892739">
      <w:pPr>
        <w:pStyle w:val="ListParagraph"/>
        <w:numPr>
          <w:ilvl w:val="0"/>
          <w:numId w:val="23"/>
        </w:numPr>
        <w:tabs>
          <w:tab w:val="left" w:pos="1681"/>
        </w:tabs>
        <w:spacing w:before="154" w:line="357" w:lineRule="auto"/>
        <w:ind w:right="977"/>
        <w:jc w:val="both"/>
        <w:rPr>
          <w:sz w:val="24"/>
        </w:rPr>
      </w:pPr>
      <w:r>
        <w:rPr>
          <w:sz w:val="24"/>
        </w:rPr>
        <w:t>The development of a feasibility study, involving determining whether a project is</w:t>
      </w:r>
      <w:r>
        <w:rPr>
          <w:spacing w:val="1"/>
          <w:sz w:val="24"/>
        </w:rPr>
        <w:t xml:space="preserve"> </w:t>
      </w:r>
      <w:r>
        <w:rPr>
          <w:sz w:val="24"/>
        </w:rPr>
        <w:t>economically,</w:t>
      </w:r>
      <w:r>
        <w:rPr>
          <w:spacing w:val="-1"/>
          <w:sz w:val="24"/>
        </w:rPr>
        <w:t xml:space="preserve"> </w:t>
      </w:r>
      <w:r>
        <w:rPr>
          <w:sz w:val="24"/>
        </w:rPr>
        <w:t>socially, technologically</w:t>
      </w:r>
      <w:r>
        <w:rPr>
          <w:spacing w:val="-1"/>
          <w:sz w:val="24"/>
        </w:rPr>
        <w:t xml:space="preserve"> </w:t>
      </w:r>
      <w:r>
        <w:rPr>
          <w:sz w:val="24"/>
        </w:rPr>
        <w:t>and organizationally</w:t>
      </w:r>
      <w:r>
        <w:rPr>
          <w:spacing w:val="-1"/>
          <w:sz w:val="24"/>
        </w:rPr>
        <w:t xml:space="preserve"> </w:t>
      </w:r>
      <w:r>
        <w:rPr>
          <w:sz w:val="24"/>
        </w:rPr>
        <w:t>feasible.</w:t>
      </w:r>
    </w:p>
    <w:p w14:paraId="2D801C14" w14:textId="77777777" w:rsidR="005E563A" w:rsidRDefault="00892739">
      <w:pPr>
        <w:pStyle w:val="ListParagraph"/>
        <w:numPr>
          <w:ilvl w:val="0"/>
          <w:numId w:val="23"/>
        </w:numPr>
        <w:tabs>
          <w:tab w:val="left" w:pos="1681"/>
        </w:tabs>
        <w:spacing w:before="65" w:line="360" w:lineRule="auto"/>
        <w:ind w:right="975"/>
        <w:jc w:val="both"/>
        <w:rPr>
          <w:sz w:val="24"/>
        </w:rPr>
      </w:pPr>
      <w:r>
        <w:rPr>
          <w:sz w:val="24"/>
        </w:rPr>
        <w:t>Conducting</w:t>
      </w:r>
      <w:r>
        <w:rPr>
          <w:spacing w:val="1"/>
          <w:sz w:val="24"/>
        </w:rPr>
        <w:t xml:space="preserve"> </w:t>
      </w:r>
      <w:r>
        <w:rPr>
          <w:sz w:val="24"/>
        </w:rPr>
        <w:t>fact-finding</w:t>
      </w:r>
      <w:r>
        <w:rPr>
          <w:spacing w:val="1"/>
          <w:sz w:val="24"/>
        </w:rPr>
        <w:t xml:space="preserve"> </w:t>
      </w:r>
      <w:r>
        <w:rPr>
          <w:sz w:val="24"/>
        </w:rPr>
        <w:t>measures,</w:t>
      </w:r>
      <w:r>
        <w:rPr>
          <w:spacing w:val="1"/>
          <w:sz w:val="24"/>
        </w:rPr>
        <w:t xml:space="preserve"> </w:t>
      </w:r>
      <w:r>
        <w:rPr>
          <w:sz w:val="24"/>
        </w:rPr>
        <w:t>designed</w:t>
      </w:r>
      <w:r>
        <w:rPr>
          <w:spacing w:val="1"/>
          <w:sz w:val="24"/>
        </w:rPr>
        <w:t xml:space="preserve"> </w:t>
      </w:r>
      <w:r>
        <w:rPr>
          <w:sz w:val="24"/>
        </w:rPr>
        <w:t>to</w:t>
      </w:r>
      <w:r>
        <w:rPr>
          <w:spacing w:val="1"/>
          <w:sz w:val="24"/>
        </w:rPr>
        <w:t xml:space="preserve"> </w:t>
      </w:r>
      <w:r>
        <w:rPr>
          <w:sz w:val="24"/>
        </w:rPr>
        <w:t>ascertain</w:t>
      </w:r>
      <w:r>
        <w:rPr>
          <w:spacing w:val="1"/>
          <w:sz w:val="24"/>
        </w:rPr>
        <w:t xml:space="preserve"> </w:t>
      </w:r>
      <w:r>
        <w:rPr>
          <w:sz w:val="24"/>
        </w:rPr>
        <w:t>the</w:t>
      </w:r>
      <w:r>
        <w:rPr>
          <w:spacing w:val="1"/>
          <w:sz w:val="24"/>
        </w:rPr>
        <w:t xml:space="preserve"> </w:t>
      </w:r>
      <w:r>
        <w:rPr>
          <w:sz w:val="24"/>
        </w:rPr>
        <w:t>requirements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system’s</w:t>
      </w:r>
      <w:r>
        <w:rPr>
          <w:spacing w:val="1"/>
          <w:sz w:val="24"/>
        </w:rPr>
        <w:t xml:space="preserve"> </w:t>
      </w:r>
      <w:r>
        <w:rPr>
          <w:sz w:val="24"/>
        </w:rPr>
        <w:t>end-users.</w:t>
      </w:r>
      <w:r>
        <w:rPr>
          <w:spacing w:val="1"/>
          <w:sz w:val="24"/>
        </w:rPr>
        <w:t xml:space="preserve"> </w:t>
      </w:r>
      <w:r>
        <w:rPr>
          <w:sz w:val="24"/>
        </w:rPr>
        <w:t>These</w:t>
      </w:r>
      <w:r>
        <w:rPr>
          <w:spacing w:val="1"/>
          <w:sz w:val="24"/>
        </w:rPr>
        <w:t xml:space="preserve"> </w:t>
      </w:r>
      <w:r>
        <w:rPr>
          <w:sz w:val="24"/>
        </w:rPr>
        <w:t>typically</w:t>
      </w:r>
      <w:r>
        <w:rPr>
          <w:spacing w:val="1"/>
          <w:sz w:val="24"/>
        </w:rPr>
        <w:t xml:space="preserve"> </w:t>
      </w:r>
      <w:r>
        <w:rPr>
          <w:sz w:val="24"/>
        </w:rPr>
        <w:t>span</w:t>
      </w:r>
      <w:r>
        <w:rPr>
          <w:spacing w:val="1"/>
          <w:sz w:val="24"/>
        </w:rPr>
        <w:t xml:space="preserve"> </w:t>
      </w:r>
      <w:r>
        <w:rPr>
          <w:sz w:val="24"/>
        </w:rPr>
        <w:t>interviews,</w:t>
      </w:r>
      <w:r>
        <w:rPr>
          <w:spacing w:val="1"/>
          <w:sz w:val="24"/>
        </w:rPr>
        <w:t xml:space="preserve"> </w:t>
      </w:r>
      <w:r>
        <w:rPr>
          <w:sz w:val="24"/>
        </w:rPr>
        <w:t>questionnaires,</w:t>
      </w:r>
      <w:r>
        <w:rPr>
          <w:spacing w:val="1"/>
          <w:sz w:val="24"/>
        </w:rPr>
        <w:t xml:space="preserve"> </w:t>
      </w:r>
      <w:r>
        <w:rPr>
          <w:sz w:val="24"/>
        </w:rPr>
        <w:t>or</w:t>
      </w:r>
      <w:r>
        <w:rPr>
          <w:spacing w:val="1"/>
          <w:sz w:val="24"/>
        </w:rPr>
        <w:t xml:space="preserve"> </w:t>
      </w:r>
      <w:r>
        <w:rPr>
          <w:sz w:val="24"/>
        </w:rPr>
        <w:t>visual</w:t>
      </w:r>
      <w:r>
        <w:rPr>
          <w:spacing w:val="1"/>
          <w:sz w:val="24"/>
        </w:rPr>
        <w:t xml:space="preserve"> </w:t>
      </w:r>
      <w:r>
        <w:rPr>
          <w:sz w:val="24"/>
        </w:rPr>
        <w:t>observations</w:t>
      </w:r>
      <w:r>
        <w:rPr>
          <w:spacing w:val="-1"/>
          <w:sz w:val="24"/>
        </w:rPr>
        <w:t xml:space="preserve"> </w:t>
      </w:r>
      <w:r>
        <w:rPr>
          <w:sz w:val="24"/>
        </w:rPr>
        <w:t>of work on the</w:t>
      </w:r>
      <w:r>
        <w:rPr>
          <w:spacing w:val="-1"/>
          <w:sz w:val="24"/>
        </w:rPr>
        <w:t xml:space="preserve"> </w:t>
      </w:r>
      <w:r>
        <w:rPr>
          <w:sz w:val="24"/>
        </w:rPr>
        <w:t>existing system.</w:t>
      </w:r>
    </w:p>
    <w:p w14:paraId="26C1ED6E" w14:textId="77777777" w:rsidR="005E563A" w:rsidRDefault="00892739">
      <w:pPr>
        <w:pStyle w:val="ListParagraph"/>
        <w:numPr>
          <w:ilvl w:val="0"/>
          <w:numId w:val="23"/>
        </w:numPr>
        <w:tabs>
          <w:tab w:val="left" w:pos="1681"/>
        </w:tabs>
        <w:spacing w:before="27" w:line="357" w:lineRule="auto"/>
        <w:ind w:right="970"/>
        <w:jc w:val="both"/>
        <w:rPr>
          <w:sz w:val="24"/>
        </w:rPr>
      </w:pPr>
      <w:r>
        <w:rPr>
          <w:sz w:val="24"/>
        </w:rPr>
        <w:t>Gauging how the end-users would operate the system (in terms of general experience</w:t>
      </w:r>
      <w:r>
        <w:rPr>
          <w:spacing w:val="1"/>
          <w:sz w:val="24"/>
        </w:rPr>
        <w:t xml:space="preserve"> </w:t>
      </w:r>
      <w:r>
        <w:rPr>
          <w:sz w:val="24"/>
        </w:rPr>
        <w:t>in</w:t>
      </w:r>
      <w:r>
        <w:rPr>
          <w:spacing w:val="-8"/>
          <w:sz w:val="24"/>
        </w:rPr>
        <w:t xml:space="preserve"> </w:t>
      </w:r>
      <w:r>
        <w:rPr>
          <w:sz w:val="24"/>
        </w:rPr>
        <w:t>using</w:t>
      </w:r>
      <w:r>
        <w:rPr>
          <w:spacing w:val="-8"/>
          <w:sz w:val="24"/>
        </w:rPr>
        <w:t xml:space="preserve"> </w:t>
      </w:r>
      <w:r>
        <w:rPr>
          <w:sz w:val="24"/>
        </w:rPr>
        <w:t>computer</w:t>
      </w:r>
      <w:r>
        <w:rPr>
          <w:spacing w:val="-8"/>
          <w:sz w:val="24"/>
        </w:rPr>
        <w:t xml:space="preserve"> </w:t>
      </w:r>
      <w:r>
        <w:rPr>
          <w:sz w:val="24"/>
        </w:rPr>
        <w:t>hardware</w:t>
      </w:r>
      <w:r>
        <w:rPr>
          <w:spacing w:val="-10"/>
          <w:sz w:val="24"/>
        </w:rPr>
        <w:t xml:space="preserve"> </w:t>
      </w:r>
      <w:r>
        <w:rPr>
          <w:sz w:val="24"/>
        </w:rPr>
        <w:t>or</w:t>
      </w:r>
      <w:r>
        <w:rPr>
          <w:spacing w:val="-9"/>
          <w:sz w:val="24"/>
        </w:rPr>
        <w:t xml:space="preserve"> </w:t>
      </w:r>
      <w:r>
        <w:rPr>
          <w:sz w:val="24"/>
        </w:rPr>
        <w:t>software),</w:t>
      </w:r>
      <w:r>
        <w:rPr>
          <w:spacing w:val="-8"/>
          <w:sz w:val="24"/>
        </w:rPr>
        <w:t xml:space="preserve"> </w:t>
      </w:r>
      <w:r>
        <w:rPr>
          <w:sz w:val="24"/>
        </w:rPr>
        <w:t>what</w:t>
      </w:r>
      <w:r>
        <w:rPr>
          <w:spacing w:val="-8"/>
          <w:sz w:val="24"/>
        </w:rPr>
        <w:t xml:space="preserve"> </w:t>
      </w:r>
      <w:r>
        <w:rPr>
          <w:sz w:val="24"/>
        </w:rPr>
        <w:t>the</w:t>
      </w:r>
      <w:r>
        <w:rPr>
          <w:spacing w:val="-6"/>
          <w:sz w:val="24"/>
        </w:rPr>
        <w:t xml:space="preserve"> </w:t>
      </w:r>
      <w:r>
        <w:rPr>
          <w:sz w:val="24"/>
        </w:rPr>
        <w:t>system</w:t>
      </w:r>
      <w:r>
        <w:rPr>
          <w:spacing w:val="-8"/>
          <w:sz w:val="24"/>
        </w:rPr>
        <w:t xml:space="preserve"> </w:t>
      </w:r>
      <w:r>
        <w:rPr>
          <w:sz w:val="24"/>
        </w:rPr>
        <w:t>would</w:t>
      </w:r>
      <w:r>
        <w:rPr>
          <w:spacing w:val="-9"/>
          <w:sz w:val="24"/>
        </w:rPr>
        <w:t xml:space="preserve"> </w:t>
      </w:r>
      <w:r>
        <w:rPr>
          <w:sz w:val="24"/>
        </w:rPr>
        <w:t>be</w:t>
      </w:r>
      <w:r>
        <w:rPr>
          <w:spacing w:val="-9"/>
          <w:sz w:val="24"/>
        </w:rPr>
        <w:t xml:space="preserve"> </w:t>
      </w:r>
      <w:r>
        <w:rPr>
          <w:sz w:val="24"/>
        </w:rPr>
        <w:t>used</w:t>
      </w:r>
      <w:r>
        <w:rPr>
          <w:spacing w:val="-9"/>
          <w:sz w:val="24"/>
        </w:rPr>
        <w:t xml:space="preserve"> </w:t>
      </w:r>
      <w:r>
        <w:rPr>
          <w:sz w:val="24"/>
        </w:rPr>
        <w:t>for</w:t>
      </w:r>
      <w:r>
        <w:rPr>
          <w:spacing w:val="-9"/>
          <w:sz w:val="24"/>
        </w:rPr>
        <w:t xml:space="preserve"> </w:t>
      </w:r>
      <w:r>
        <w:rPr>
          <w:sz w:val="24"/>
        </w:rPr>
        <w:t>and</w:t>
      </w:r>
      <w:r>
        <w:rPr>
          <w:spacing w:val="-9"/>
          <w:sz w:val="24"/>
        </w:rPr>
        <w:t xml:space="preserve"> </w:t>
      </w:r>
      <w:r>
        <w:rPr>
          <w:sz w:val="24"/>
        </w:rPr>
        <w:t>so</w:t>
      </w:r>
      <w:r>
        <w:rPr>
          <w:spacing w:val="-5"/>
          <w:sz w:val="24"/>
        </w:rPr>
        <w:t xml:space="preserve"> </w:t>
      </w:r>
      <w:r>
        <w:rPr>
          <w:sz w:val="24"/>
        </w:rPr>
        <w:t>on.</w:t>
      </w:r>
    </w:p>
    <w:p w14:paraId="78BE5758" w14:textId="77777777" w:rsidR="005E563A" w:rsidRDefault="005E563A">
      <w:pPr>
        <w:pStyle w:val="BodyText"/>
        <w:rPr>
          <w:sz w:val="26"/>
        </w:rPr>
      </w:pPr>
    </w:p>
    <w:p w14:paraId="3929C8A0" w14:textId="77777777" w:rsidR="005E563A" w:rsidRDefault="005E563A">
      <w:pPr>
        <w:pStyle w:val="BodyText"/>
        <w:spacing w:before="8"/>
      </w:pPr>
    </w:p>
    <w:p w14:paraId="13026D22" w14:textId="77777777" w:rsidR="005E563A" w:rsidRDefault="00892739">
      <w:pPr>
        <w:pStyle w:val="Heading5"/>
        <w:numPr>
          <w:ilvl w:val="1"/>
          <w:numId w:val="22"/>
        </w:numPr>
        <w:tabs>
          <w:tab w:val="left" w:pos="1383"/>
        </w:tabs>
      </w:pPr>
      <w:r>
        <w:t>Software</w:t>
      </w:r>
      <w:r>
        <w:rPr>
          <w:spacing w:val="-5"/>
        </w:rPr>
        <w:t xml:space="preserve"> </w:t>
      </w:r>
      <w:r>
        <w:t>Requirements</w:t>
      </w:r>
      <w:r>
        <w:rPr>
          <w:spacing w:val="-4"/>
        </w:rPr>
        <w:t xml:space="preserve"> </w:t>
      </w:r>
      <w:r>
        <w:t>Specifications</w:t>
      </w:r>
    </w:p>
    <w:p w14:paraId="5F215E02" w14:textId="77777777" w:rsidR="005E563A" w:rsidRDefault="005E563A">
      <w:pPr>
        <w:pStyle w:val="BodyText"/>
        <w:spacing w:before="11"/>
        <w:rPr>
          <w:b/>
          <w:sz w:val="30"/>
        </w:rPr>
      </w:pPr>
    </w:p>
    <w:p w14:paraId="1E205675" w14:textId="3388965D" w:rsidR="005E563A" w:rsidRDefault="00892739">
      <w:pPr>
        <w:pStyle w:val="BodyText"/>
        <w:spacing w:line="360" w:lineRule="auto"/>
        <w:ind w:left="960" w:right="957" w:firstLine="719"/>
        <w:jc w:val="both"/>
      </w:pPr>
      <w:r>
        <w:t>A</w:t>
      </w:r>
      <w:r>
        <w:rPr>
          <w:spacing w:val="-9"/>
        </w:rPr>
        <w:t xml:space="preserve"> </w:t>
      </w:r>
      <w:r>
        <w:t>software</w:t>
      </w:r>
      <w:r>
        <w:rPr>
          <w:spacing w:val="-9"/>
        </w:rPr>
        <w:t xml:space="preserve"> </w:t>
      </w:r>
      <w:r>
        <w:t>requirements</w:t>
      </w:r>
      <w:r>
        <w:rPr>
          <w:spacing w:val="-6"/>
        </w:rPr>
        <w:t xml:space="preserve"> </w:t>
      </w:r>
      <w:r>
        <w:t>specification</w:t>
      </w:r>
      <w:r>
        <w:rPr>
          <w:spacing w:val="-5"/>
        </w:rPr>
        <w:t xml:space="preserve"> </w:t>
      </w:r>
      <w:r>
        <w:t>(SRS)</w:t>
      </w:r>
      <w:r>
        <w:rPr>
          <w:spacing w:val="-9"/>
        </w:rPr>
        <w:t xml:space="preserve"> </w:t>
      </w:r>
      <w:r>
        <w:t>is</w:t>
      </w:r>
      <w:r>
        <w:rPr>
          <w:spacing w:val="-7"/>
        </w:rPr>
        <w:t xml:space="preserve"> </w:t>
      </w:r>
      <w:r>
        <w:t>a</w:t>
      </w:r>
      <w:r>
        <w:rPr>
          <w:spacing w:val="-9"/>
        </w:rPr>
        <w:t xml:space="preserve"> </w:t>
      </w:r>
      <w:r>
        <w:t>description</w:t>
      </w:r>
      <w:r>
        <w:rPr>
          <w:spacing w:val="-9"/>
        </w:rPr>
        <w:t xml:space="preserve"> </w:t>
      </w:r>
      <w:r>
        <w:t>of</w:t>
      </w:r>
      <w:r>
        <w:rPr>
          <w:spacing w:val="-6"/>
        </w:rPr>
        <w:t xml:space="preserve"> </w:t>
      </w:r>
      <w:r>
        <w:t>a</w:t>
      </w:r>
      <w:r>
        <w:rPr>
          <w:spacing w:val="-10"/>
        </w:rPr>
        <w:t xml:space="preserve"> </w:t>
      </w:r>
      <w:r>
        <w:t>software</w:t>
      </w:r>
      <w:r>
        <w:rPr>
          <w:spacing w:val="-9"/>
        </w:rPr>
        <w:t xml:space="preserve"> </w:t>
      </w:r>
      <w:r>
        <w:t>system</w:t>
      </w:r>
      <w:r>
        <w:rPr>
          <w:spacing w:val="-7"/>
        </w:rPr>
        <w:t xml:space="preserve"> </w:t>
      </w:r>
      <w:r>
        <w:t>to</w:t>
      </w:r>
      <w:r>
        <w:rPr>
          <w:spacing w:val="-8"/>
        </w:rPr>
        <w:t xml:space="preserve"> </w:t>
      </w:r>
      <w:r>
        <w:t>be</w:t>
      </w:r>
      <w:r>
        <w:rPr>
          <w:spacing w:val="-57"/>
        </w:rPr>
        <w:t xml:space="preserve"> </w:t>
      </w:r>
      <w:r>
        <w:t>developed.</w:t>
      </w:r>
      <w:r>
        <w:rPr>
          <w:spacing w:val="-8"/>
        </w:rPr>
        <w:t xml:space="preserve"> </w:t>
      </w:r>
      <w:r>
        <w:t>It</w:t>
      </w:r>
      <w:r>
        <w:rPr>
          <w:spacing w:val="-8"/>
        </w:rPr>
        <w:t xml:space="preserve"> </w:t>
      </w:r>
      <w:r>
        <w:t>lays</w:t>
      </w:r>
      <w:r>
        <w:rPr>
          <w:spacing w:val="-9"/>
        </w:rPr>
        <w:t xml:space="preserve"> </w:t>
      </w:r>
      <w:r>
        <w:t>out</w:t>
      </w:r>
      <w:r>
        <w:rPr>
          <w:spacing w:val="-8"/>
        </w:rPr>
        <w:t xml:space="preserve"> </w:t>
      </w:r>
      <w:r>
        <w:t>functional</w:t>
      </w:r>
      <w:r>
        <w:rPr>
          <w:spacing w:val="-8"/>
        </w:rPr>
        <w:t xml:space="preserve"> </w:t>
      </w:r>
      <w:r>
        <w:t>and</w:t>
      </w:r>
      <w:r>
        <w:rPr>
          <w:spacing w:val="-9"/>
        </w:rPr>
        <w:t xml:space="preserve"> </w:t>
      </w:r>
      <w:r>
        <w:t>non-functional</w:t>
      </w:r>
      <w:r>
        <w:rPr>
          <w:spacing w:val="-8"/>
        </w:rPr>
        <w:t xml:space="preserve"> </w:t>
      </w:r>
      <w:r>
        <w:t>requirements and</w:t>
      </w:r>
      <w:r>
        <w:rPr>
          <w:spacing w:val="-9"/>
        </w:rPr>
        <w:t xml:space="preserve"> </w:t>
      </w:r>
      <w:r>
        <w:t>may</w:t>
      </w:r>
      <w:r>
        <w:rPr>
          <w:spacing w:val="-9"/>
        </w:rPr>
        <w:t xml:space="preserve"> </w:t>
      </w:r>
      <w:r>
        <w:t>include</w:t>
      </w:r>
      <w:r>
        <w:rPr>
          <w:spacing w:val="-9"/>
        </w:rPr>
        <w:t xml:space="preserve"> </w:t>
      </w:r>
      <w:r>
        <w:t>a</w:t>
      </w:r>
      <w:r>
        <w:rPr>
          <w:spacing w:val="-11"/>
        </w:rPr>
        <w:t xml:space="preserve"> </w:t>
      </w:r>
      <w:r>
        <w:t>set</w:t>
      </w:r>
      <w:r>
        <w:rPr>
          <w:spacing w:val="-8"/>
        </w:rPr>
        <w:t xml:space="preserve"> </w:t>
      </w:r>
      <w:r>
        <w:t>of</w:t>
      </w:r>
      <w:r>
        <w:rPr>
          <w:spacing w:val="-9"/>
        </w:rPr>
        <w:t xml:space="preserve"> </w:t>
      </w:r>
      <w:r>
        <w:t>use</w:t>
      </w:r>
      <w:r>
        <w:rPr>
          <w:spacing w:val="-57"/>
        </w:rPr>
        <w:t xml:space="preserve"> </w:t>
      </w:r>
      <w:r>
        <w:t>cases that describe user interactions that the software must provide. Software requirements</w:t>
      </w:r>
      <w:r>
        <w:rPr>
          <w:spacing w:val="1"/>
        </w:rPr>
        <w:t xml:space="preserve"> </w:t>
      </w:r>
      <w:r>
        <w:t>specification establishes the basis for an agreement between customers and contractors or</w:t>
      </w:r>
      <w:r>
        <w:rPr>
          <w:spacing w:val="1"/>
        </w:rPr>
        <w:t xml:space="preserve"> </w:t>
      </w:r>
      <w:r>
        <w:t>suppliers</w:t>
      </w:r>
      <w:r>
        <w:rPr>
          <w:spacing w:val="-13"/>
        </w:rPr>
        <w:t xml:space="preserve"> </w:t>
      </w:r>
      <w:r>
        <w:t>on</w:t>
      </w:r>
      <w:r>
        <w:rPr>
          <w:spacing w:val="-12"/>
        </w:rPr>
        <w:t xml:space="preserve"> </w:t>
      </w:r>
      <w:r>
        <w:t>what</w:t>
      </w:r>
      <w:r>
        <w:rPr>
          <w:spacing w:val="-11"/>
        </w:rPr>
        <w:t xml:space="preserve"> </w:t>
      </w:r>
      <w:r>
        <w:t>the</w:t>
      </w:r>
      <w:r>
        <w:rPr>
          <w:spacing w:val="-13"/>
        </w:rPr>
        <w:t xml:space="preserve"> </w:t>
      </w:r>
      <w:r>
        <w:t>software</w:t>
      </w:r>
      <w:r>
        <w:rPr>
          <w:spacing w:val="-13"/>
        </w:rPr>
        <w:t xml:space="preserve"> </w:t>
      </w:r>
      <w:r>
        <w:t>product</w:t>
      </w:r>
      <w:r>
        <w:rPr>
          <w:spacing w:val="-12"/>
        </w:rPr>
        <w:t xml:space="preserve"> </w:t>
      </w:r>
      <w:r>
        <w:t>is</w:t>
      </w:r>
      <w:r>
        <w:rPr>
          <w:spacing w:val="-11"/>
        </w:rPr>
        <w:t xml:space="preserve"> </w:t>
      </w:r>
      <w:r>
        <w:t>to</w:t>
      </w:r>
      <w:r>
        <w:rPr>
          <w:spacing w:val="-12"/>
        </w:rPr>
        <w:t xml:space="preserve"> </w:t>
      </w:r>
      <w:r>
        <w:t>do</w:t>
      </w:r>
      <w:r>
        <w:rPr>
          <w:spacing w:val="-12"/>
        </w:rPr>
        <w:t xml:space="preserve"> </w:t>
      </w:r>
      <w:r>
        <w:t>as</w:t>
      </w:r>
      <w:r>
        <w:rPr>
          <w:spacing w:val="-11"/>
        </w:rPr>
        <w:t xml:space="preserve"> </w:t>
      </w:r>
      <w:r>
        <w:t>well</w:t>
      </w:r>
      <w:r>
        <w:rPr>
          <w:spacing w:val="-12"/>
        </w:rPr>
        <w:t xml:space="preserve"> </w:t>
      </w:r>
      <w:r>
        <w:t>as</w:t>
      </w:r>
      <w:r>
        <w:rPr>
          <w:spacing w:val="-13"/>
        </w:rPr>
        <w:t xml:space="preserve"> </w:t>
      </w:r>
      <w:r>
        <w:t>what</w:t>
      </w:r>
      <w:r>
        <w:rPr>
          <w:spacing w:val="-12"/>
        </w:rPr>
        <w:t xml:space="preserve"> </w:t>
      </w:r>
      <w:r>
        <w:t>it</w:t>
      </w:r>
      <w:r>
        <w:rPr>
          <w:spacing w:val="-13"/>
        </w:rPr>
        <w:t xml:space="preserve"> </w:t>
      </w:r>
      <w:r>
        <w:t>is</w:t>
      </w:r>
      <w:r>
        <w:rPr>
          <w:spacing w:val="-12"/>
        </w:rPr>
        <w:t xml:space="preserve"> </w:t>
      </w:r>
      <w:r>
        <w:t>not</w:t>
      </w:r>
      <w:r>
        <w:rPr>
          <w:spacing w:val="-12"/>
        </w:rPr>
        <w:t xml:space="preserve"> </w:t>
      </w:r>
      <w:r>
        <w:t>expected</w:t>
      </w:r>
      <w:r>
        <w:rPr>
          <w:spacing w:val="-13"/>
        </w:rPr>
        <w:t xml:space="preserve"> </w:t>
      </w:r>
      <w:r>
        <w:t>to</w:t>
      </w:r>
      <w:r>
        <w:rPr>
          <w:spacing w:val="-12"/>
        </w:rPr>
        <w:t xml:space="preserve"> </w:t>
      </w:r>
      <w:r>
        <w:t>do.</w:t>
      </w:r>
      <w:r>
        <w:rPr>
          <w:spacing w:val="-13"/>
        </w:rPr>
        <w:t xml:space="preserve"> </w:t>
      </w:r>
      <w:r>
        <w:t>Software</w:t>
      </w:r>
      <w:r>
        <w:rPr>
          <w:spacing w:val="-57"/>
        </w:rPr>
        <w:t xml:space="preserve"> </w:t>
      </w:r>
      <w:r>
        <w:t>requirements specifications permit a rigorous assessment of requirements before design can</w:t>
      </w:r>
      <w:r>
        <w:rPr>
          <w:spacing w:val="1"/>
        </w:rPr>
        <w:t xml:space="preserve"> </w:t>
      </w:r>
      <w:r>
        <w:t>begin</w:t>
      </w:r>
      <w:r>
        <w:rPr>
          <w:spacing w:val="-1"/>
        </w:rPr>
        <w:t xml:space="preserve"> </w:t>
      </w:r>
      <w:r>
        <w:t>and</w:t>
      </w:r>
      <w:r>
        <w:rPr>
          <w:spacing w:val="-1"/>
        </w:rPr>
        <w:t xml:space="preserve"> </w:t>
      </w:r>
      <w:r>
        <w:t>reduces later redesign.</w:t>
      </w:r>
      <w:r>
        <w:rPr>
          <w:spacing w:val="1"/>
        </w:rPr>
        <w:t xml:space="preserve"> </w:t>
      </w:r>
      <w:r>
        <w:t>It should</w:t>
      </w:r>
      <w:r>
        <w:rPr>
          <w:spacing w:val="-1"/>
        </w:rPr>
        <w:t xml:space="preserve"> </w:t>
      </w:r>
      <w:r>
        <w:t>also</w:t>
      </w:r>
      <w:r>
        <w:rPr>
          <w:spacing w:val="-1"/>
        </w:rPr>
        <w:t xml:space="preserve"> </w:t>
      </w:r>
      <w:r>
        <w:t>provide a</w:t>
      </w:r>
      <w:r>
        <w:rPr>
          <w:spacing w:val="-3"/>
        </w:rPr>
        <w:t xml:space="preserve"> </w:t>
      </w:r>
      <w:r>
        <w:t>realistic</w:t>
      </w:r>
      <w:r>
        <w:rPr>
          <w:spacing w:val="-2"/>
        </w:rPr>
        <w:t xml:space="preserve"> </w:t>
      </w:r>
      <w:r>
        <w:t>basis for estimating product</w:t>
      </w:r>
    </w:p>
    <w:p w14:paraId="59A19746" w14:textId="77777777" w:rsidR="005E563A" w:rsidRDefault="005E563A">
      <w:pPr>
        <w:spacing w:line="360" w:lineRule="auto"/>
        <w:jc w:val="both"/>
        <w:sectPr w:rsidR="005E563A" w:rsidSect="00C65A78">
          <w:headerReference w:type="default" r:id="rId43"/>
          <w:footerReference w:type="default" r:id="rId44"/>
          <w:pgSz w:w="11910" w:h="16840"/>
          <w:pgMar w:top="1361" w:right="482" w:bottom="1123" w:left="482" w:header="0" w:footer="919" w:gutter="0"/>
          <w:pgNumType w:start="23"/>
          <w:cols w:space="720"/>
          <w:docGrid w:linePitch="299"/>
        </w:sectPr>
      </w:pPr>
    </w:p>
    <w:p w14:paraId="2735514A" w14:textId="77777777" w:rsidR="005E563A" w:rsidRDefault="00892739">
      <w:pPr>
        <w:pStyle w:val="BodyText"/>
        <w:spacing w:before="60" w:line="360" w:lineRule="auto"/>
        <w:ind w:left="960" w:right="966"/>
        <w:jc w:val="both"/>
      </w:pPr>
      <w:r>
        <w:lastRenderedPageBreak/>
        <w:t>costs, risks, and schedules. Used appropriately, software requirements specifications can help</w:t>
      </w:r>
      <w:r>
        <w:rPr>
          <w:spacing w:val="-57"/>
        </w:rPr>
        <w:t xml:space="preserve"> </w:t>
      </w:r>
      <w:r>
        <w:t>prevent</w:t>
      </w:r>
      <w:r>
        <w:rPr>
          <w:spacing w:val="-1"/>
        </w:rPr>
        <w:t xml:space="preserve"> </w:t>
      </w:r>
      <w:r>
        <w:t>software</w:t>
      </w:r>
      <w:r>
        <w:rPr>
          <w:spacing w:val="-2"/>
        </w:rPr>
        <w:t xml:space="preserve"> </w:t>
      </w:r>
      <w:r>
        <w:t>project</w:t>
      </w:r>
      <w:r>
        <w:rPr>
          <w:spacing w:val="2"/>
        </w:rPr>
        <w:t xml:space="preserve"> </w:t>
      </w:r>
      <w:r>
        <w:t>failure.</w:t>
      </w:r>
    </w:p>
    <w:p w14:paraId="437C5D33" w14:textId="77777777" w:rsidR="005E563A" w:rsidRDefault="00892739">
      <w:pPr>
        <w:pStyle w:val="ListParagraph"/>
        <w:numPr>
          <w:ilvl w:val="2"/>
          <w:numId w:val="22"/>
        </w:numPr>
        <w:tabs>
          <w:tab w:val="left" w:pos="2385"/>
          <w:tab w:val="left" w:pos="2386"/>
        </w:tabs>
        <w:spacing w:before="202"/>
        <w:rPr>
          <w:rFonts w:ascii="Calibri" w:hAnsi="Calibri"/>
          <w:sz w:val="24"/>
        </w:rPr>
      </w:pPr>
      <w:r w:rsidRPr="78124619">
        <w:rPr>
          <w:rFonts w:ascii="Calibri" w:hAnsi="Calibri"/>
          <w:sz w:val="24"/>
          <w:szCs w:val="24"/>
        </w:rPr>
        <w:t>CPU</w:t>
      </w:r>
      <w:r w:rsidRPr="78124619">
        <w:rPr>
          <w:rFonts w:ascii="Calibri" w:hAnsi="Calibri"/>
          <w:spacing w:val="-1"/>
          <w:sz w:val="24"/>
          <w:szCs w:val="24"/>
        </w:rPr>
        <w:t xml:space="preserve"> </w:t>
      </w:r>
      <w:r w:rsidRPr="78124619">
        <w:rPr>
          <w:sz w:val="24"/>
          <w:szCs w:val="24"/>
        </w:rPr>
        <w:t>&gt;=</w:t>
      </w:r>
      <w:r w:rsidRPr="78124619">
        <w:rPr>
          <w:spacing w:val="-7"/>
          <w:sz w:val="24"/>
          <w:szCs w:val="24"/>
        </w:rPr>
        <w:t xml:space="preserve"> </w:t>
      </w:r>
      <w:r w:rsidRPr="78124619">
        <w:rPr>
          <w:rFonts w:ascii="Calibri" w:hAnsi="Calibri"/>
          <w:sz w:val="24"/>
          <w:szCs w:val="24"/>
        </w:rPr>
        <w:t>Pentium</w:t>
      </w:r>
      <w:r w:rsidRPr="78124619">
        <w:rPr>
          <w:rFonts w:ascii="Calibri" w:hAnsi="Calibri"/>
          <w:spacing w:val="-3"/>
          <w:sz w:val="24"/>
          <w:szCs w:val="24"/>
        </w:rPr>
        <w:t xml:space="preserve"> </w:t>
      </w:r>
      <w:r w:rsidRPr="78124619">
        <w:rPr>
          <w:rFonts w:ascii="Calibri" w:hAnsi="Calibri"/>
          <w:sz w:val="24"/>
          <w:szCs w:val="24"/>
        </w:rPr>
        <w:t>1.5</w:t>
      </w:r>
      <w:r w:rsidRPr="78124619">
        <w:rPr>
          <w:rFonts w:ascii="Calibri" w:hAnsi="Calibri"/>
          <w:spacing w:val="-1"/>
          <w:sz w:val="24"/>
          <w:szCs w:val="24"/>
        </w:rPr>
        <w:t xml:space="preserve"> </w:t>
      </w:r>
      <w:proofErr w:type="spellStart"/>
      <w:r w:rsidRPr="78124619">
        <w:rPr>
          <w:rFonts w:ascii="Calibri" w:hAnsi="Calibri"/>
          <w:sz w:val="24"/>
          <w:szCs w:val="24"/>
        </w:rPr>
        <w:t>Ghz</w:t>
      </w:r>
      <w:proofErr w:type="spellEnd"/>
    </w:p>
    <w:p w14:paraId="29C5D2E5" w14:textId="77777777" w:rsidR="005E563A" w:rsidRDefault="00892739">
      <w:pPr>
        <w:pStyle w:val="ListParagraph"/>
        <w:numPr>
          <w:ilvl w:val="2"/>
          <w:numId w:val="22"/>
        </w:numPr>
        <w:tabs>
          <w:tab w:val="left" w:pos="2385"/>
          <w:tab w:val="left" w:pos="2386"/>
        </w:tabs>
        <w:spacing w:before="136"/>
        <w:rPr>
          <w:sz w:val="24"/>
        </w:rPr>
      </w:pPr>
      <w:r w:rsidRPr="78124619">
        <w:rPr>
          <w:sz w:val="24"/>
          <w:szCs w:val="24"/>
        </w:rPr>
        <w:t>Operating</w:t>
      </w:r>
      <w:r w:rsidRPr="78124619">
        <w:rPr>
          <w:spacing w:val="-1"/>
          <w:sz w:val="24"/>
          <w:szCs w:val="24"/>
        </w:rPr>
        <w:t xml:space="preserve"> </w:t>
      </w:r>
      <w:r w:rsidRPr="78124619">
        <w:rPr>
          <w:sz w:val="24"/>
          <w:szCs w:val="24"/>
        </w:rPr>
        <w:t xml:space="preserve">System </w:t>
      </w:r>
      <w:r w:rsidRPr="78124619">
        <w:rPr>
          <w:b/>
          <w:sz w:val="24"/>
          <w:szCs w:val="24"/>
        </w:rPr>
        <w:t xml:space="preserve">&gt;= </w:t>
      </w:r>
      <w:r w:rsidRPr="78124619">
        <w:rPr>
          <w:sz w:val="24"/>
          <w:szCs w:val="24"/>
        </w:rPr>
        <w:t>Windows</w:t>
      </w:r>
      <w:r w:rsidRPr="78124619">
        <w:rPr>
          <w:spacing w:val="-1"/>
          <w:sz w:val="24"/>
          <w:szCs w:val="24"/>
        </w:rPr>
        <w:t xml:space="preserve"> </w:t>
      </w:r>
      <w:r w:rsidRPr="78124619">
        <w:rPr>
          <w:sz w:val="24"/>
          <w:szCs w:val="24"/>
        </w:rPr>
        <w:t>8/Linux</w:t>
      </w:r>
    </w:p>
    <w:p w14:paraId="253866CC" w14:textId="77777777" w:rsidR="005E563A" w:rsidRDefault="005E563A">
      <w:pPr>
        <w:pStyle w:val="BodyText"/>
        <w:spacing w:before="5"/>
        <w:rPr>
          <w:sz w:val="29"/>
        </w:rPr>
      </w:pPr>
    </w:p>
    <w:p w14:paraId="7FCC5E25" w14:textId="77777777" w:rsidR="005E563A" w:rsidRDefault="00892739">
      <w:pPr>
        <w:pStyle w:val="Heading5"/>
        <w:numPr>
          <w:ilvl w:val="2"/>
          <w:numId w:val="21"/>
        </w:numPr>
        <w:tabs>
          <w:tab w:val="left" w:pos="1592"/>
        </w:tabs>
        <w:ind w:hanging="632"/>
        <w:jc w:val="both"/>
      </w:pPr>
      <w:r>
        <w:t>Functional</w:t>
      </w:r>
      <w:r>
        <w:rPr>
          <w:spacing w:val="-4"/>
        </w:rPr>
        <w:t xml:space="preserve"> </w:t>
      </w:r>
      <w:r>
        <w:t>Requirements</w:t>
      </w:r>
    </w:p>
    <w:p w14:paraId="5E44C0ED" w14:textId="77777777" w:rsidR="005E563A" w:rsidRDefault="005E563A">
      <w:pPr>
        <w:pStyle w:val="BodyText"/>
        <w:spacing w:before="2"/>
        <w:rPr>
          <w:b/>
          <w:sz w:val="31"/>
        </w:rPr>
      </w:pPr>
    </w:p>
    <w:p w14:paraId="0EAA3E4F" w14:textId="77777777" w:rsidR="005E563A" w:rsidRDefault="00892739">
      <w:pPr>
        <w:pStyle w:val="BodyText"/>
        <w:spacing w:line="360" w:lineRule="auto"/>
        <w:ind w:left="946" w:right="970" w:firstLine="719"/>
        <w:jc w:val="both"/>
      </w:pPr>
      <w:r>
        <w:t>Functional</w:t>
      </w:r>
      <w:r>
        <w:rPr>
          <w:spacing w:val="1"/>
        </w:rPr>
        <w:t xml:space="preserve"> </w:t>
      </w:r>
      <w:r>
        <w:t>requirements</w:t>
      </w:r>
      <w:r>
        <w:rPr>
          <w:spacing w:val="1"/>
        </w:rPr>
        <w:t xml:space="preserve"> </w:t>
      </w:r>
      <w:r>
        <w:t>define</w:t>
      </w:r>
      <w:r>
        <w:rPr>
          <w:spacing w:val="1"/>
        </w:rPr>
        <w:t xml:space="preserve"> </w:t>
      </w:r>
      <w:r>
        <w:t>what</w:t>
      </w:r>
      <w:r>
        <w:rPr>
          <w:spacing w:val="1"/>
        </w:rPr>
        <w:t xml:space="preserve"> </w:t>
      </w:r>
      <w:r>
        <w:t>a</w:t>
      </w:r>
      <w:r>
        <w:rPr>
          <w:spacing w:val="1"/>
        </w:rPr>
        <w:t xml:space="preserve"> </w:t>
      </w:r>
      <w:r>
        <w:t>system</w:t>
      </w:r>
      <w:r>
        <w:rPr>
          <w:spacing w:val="1"/>
        </w:rPr>
        <w:t xml:space="preserve"> </w:t>
      </w:r>
      <w:r>
        <w:t>is</w:t>
      </w:r>
      <w:r>
        <w:rPr>
          <w:spacing w:val="1"/>
        </w:rPr>
        <w:t xml:space="preserve"> </w:t>
      </w:r>
      <w:r>
        <w:t>supposed</w:t>
      </w:r>
      <w:r>
        <w:rPr>
          <w:spacing w:val="1"/>
        </w:rPr>
        <w:t xml:space="preserve"> </w:t>
      </w:r>
      <w:r>
        <w:t>to</w:t>
      </w:r>
      <w:r>
        <w:rPr>
          <w:spacing w:val="1"/>
        </w:rPr>
        <w:t xml:space="preserve"> </w:t>
      </w:r>
      <w:r>
        <w:t>do.</w:t>
      </w:r>
      <w:r>
        <w:rPr>
          <w:spacing w:val="1"/>
        </w:rPr>
        <w:t xml:space="preserve"> </w:t>
      </w:r>
      <w:r>
        <w:t>Functional</w:t>
      </w:r>
      <w:r>
        <w:rPr>
          <w:spacing w:val="1"/>
        </w:rPr>
        <w:t xml:space="preserve"> </w:t>
      </w:r>
      <w:r>
        <w:t>requirements are usually in the form of system shall do, an individual action of part of the</w:t>
      </w:r>
      <w:r>
        <w:rPr>
          <w:spacing w:val="1"/>
        </w:rPr>
        <w:t xml:space="preserve"> </w:t>
      </w:r>
      <w:r>
        <w:t>system, perhaps explicitly in the sense of a mathematical function, a black box description</w:t>
      </w:r>
      <w:r>
        <w:rPr>
          <w:spacing w:val="1"/>
        </w:rPr>
        <w:t xml:space="preserve"> </w:t>
      </w:r>
      <w:r>
        <w:t>input,</w:t>
      </w:r>
      <w:r>
        <w:rPr>
          <w:spacing w:val="-1"/>
        </w:rPr>
        <w:t xml:space="preserve"> </w:t>
      </w:r>
      <w:r>
        <w:t>output, process and control functional model.</w:t>
      </w:r>
    </w:p>
    <w:p w14:paraId="744055E6" w14:textId="54CF8CD2" w:rsidR="005E563A" w:rsidRDefault="00892739" w:rsidP="78124619">
      <w:pPr>
        <w:pStyle w:val="ListParagraph"/>
        <w:numPr>
          <w:ilvl w:val="3"/>
          <w:numId w:val="21"/>
        </w:numPr>
        <w:tabs>
          <w:tab w:val="left" w:pos="1681"/>
        </w:tabs>
        <w:spacing w:before="200"/>
        <w:ind w:hanging="361"/>
        <w:jc w:val="both"/>
        <w:rPr>
          <w:sz w:val="24"/>
          <w:szCs w:val="24"/>
        </w:rPr>
      </w:pPr>
      <w:r w:rsidRPr="78124619">
        <w:rPr>
          <w:sz w:val="24"/>
          <w:szCs w:val="24"/>
        </w:rPr>
        <w:t>The</w:t>
      </w:r>
      <w:r w:rsidRPr="78124619">
        <w:rPr>
          <w:spacing w:val="-3"/>
          <w:sz w:val="24"/>
          <w:szCs w:val="24"/>
        </w:rPr>
        <w:t xml:space="preserve"> </w:t>
      </w:r>
      <w:r w:rsidRPr="78124619">
        <w:rPr>
          <w:sz w:val="24"/>
          <w:szCs w:val="24"/>
        </w:rPr>
        <w:t>system</w:t>
      </w:r>
      <w:r w:rsidRPr="78124619">
        <w:rPr>
          <w:spacing w:val="-1"/>
          <w:sz w:val="24"/>
          <w:szCs w:val="24"/>
        </w:rPr>
        <w:t xml:space="preserve"> </w:t>
      </w:r>
      <w:r w:rsidRPr="78124619">
        <w:rPr>
          <w:sz w:val="24"/>
          <w:szCs w:val="24"/>
        </w:rPr>
        <w:t>needs</w:t>
      </w:r>
      <w:r w:rsidRPr="78124619">
        <w:rPr>
          <w:spacing w:val="-1"/>
          <w:sz w:val="24"/>
          <w:szCs w:val="24"/>
        </w:rPr>
        <w:t xml:space="preserve"> </w:t>
      </w:r>
      <w:r w:rsidRPr="78124619">
        <w:rPr>
          <w:sz w:val="24"/>
          <w:szCs w:val="24"/>
        </w:rPr>
        <w:t>a</w:t>
      </w:r>
      <w:r w:rsidRPr="78124619">
        <w:rPr>
          <w:spacing w:val="1"/>
          <w:sz w:val="24"/>
          <w:szCs w:val="24"/>
        </w:rPr>
        <w:t xml:space="preserve"> </w:t>
      </w:r>
      <w:r w:rsidRPr="78124619">
        <w:rPr>
          <w:sz w:val="24"/>
          <w:szCs w:val="24"/>
        </w:rPr>
        <w:t>Data set</w:t>
      </w:r>
      <w:r w:rsidRPr="78124619">
        <w:rPr>
          <w:spacing w:val="-1"/>
          <w:sz w:val="24"/>
          <w:szCs w:val="24"/>
        </w:rPr>
        <w:t xml:space="preserve"> </w:t>
      </w:r>
      <w:r w:rsidRPr="78124619">
        <w:rPr>
          <w:sz w:val="24"/>
          <w:szCs w:val="24"/>
        </w:rPr>
        <w:t>of Telecommunication</w:t>
      </w:r>
      <w:r w:rsidRPr="78124619">
        <w:rPr>
          <w:spacing w:val="-1"/>
          <w:sz w:val="24"/>
          <w:szCs w:val="24"/>
        </w:rPr>
        <w:t xml:space="preserve"> sector</w:t>
      </w:r>
      <w:r w:rsidRPr="5D465C7B">
        <w:rPr>
          <w:spacing w:val="-1"/>
          <w:sz w:val="24"/>
          <w:szCs w:val="24"/>
        </w:rPr>
        <w:t>.</w:t>
      </w:r>
    </w:p>
    <w:p w14:paraId="0E62EF15" w14:textId="77777777" w:rsidR="005E563A" w:rsidRDefault="00892739" w:rsidP="78124619">
      <w:pPr>
        <w:pStyle w:val="ListParagraph"/>
        <w:numPr>
          <w:ilvl w:val="3"/>
          <w:numId w:val="21"/>
        </w:numPr>
        <w:tabs>
          <w:tab w:val="left" w:pos="1681"/>
        </w:tabs>
        <w:spacing w:before="200"/>
        <w:ind w:hanging="361"/>
        <w:jc w:val="both"/>
        <w:rPr>
          <w:sz w:val="24"/>
          <w:szCs w:val="24"/>
        </w:rPr>
      </w:pPr>
      <w:r w:rsidRPr="5D465C7B">
        <w:rPr>
          <w:sz w:val="24"/>
          <w:szCs w:val="24"/>
        </w:rPr>
        <w:t>This model predicts the churners.</w:t>
      </w:r>
    </w:p>
    <w:p w14:paraId="49FC2AF1" w14:textId="2F5BEDB8" w:rsidR="5D465C7B" w:rsidRDefault="5D465C7B" w:rsidP="5D465C7B">
      <w:pPr>
        <w:pStyle w:val="ListParagraph"/>
        <w:numPr>
          <w:ilvl w:val="3"/>
          <w:numId w:val="21"/>
        </w:numPr>
        <w:tabs>
          <w:tab w:val="left" w:pos="1681"/>
        </w:tabs>
        <w:spacing w:before="200"/>
        <w:ind w:hanging="361"/>
        <w:jc w:val="both"/>
        <w:rPr>
          <w:sz w:val="24"/>
          <w:szCs w:val="24"/>
        </w:rPr>
      </w:pPr>
      <w:r w:rsidRPr="5D465C7B">
        <w:rPr>
          <w:sz w:val="24"/>
          <w:szCs w:val="24"/>
        </w:rPr>
        <w:t>Will provide offers to the customers.</w:t>
      </w:r>
    </w:p>
    <w:p w14:paraId="70ADBF0A" w14:textId="77777777" w:rsidR="005E563A" w:rsidRDefault="00892739">
      <w:pPr>
        <w:pStyle w:val="Heading5"/>
        <w:numPr>
          <w:ilvl w:val="2"/>
          <w:numId w:val="21"/>
        </w:numPr>
        <w:tabs>
          <w:tab w:val="left" w:pos="1592"/>
        </w:tabs>
        <w:spacing w:before="140"/>
        <w:ind w:hanging="632"/>
        <w:jc w:val="both"/>
      </w:pPr>
      <w:r>
        <w:t>Non-Functional</w:t>
      </w:r>
      <w:r>
        <w:rPr>
          <w:spacing w:val="-3"/>
        </w:rPr>
        <w:t xml:space="preserve"> </w:t>
      </w:r>
      <w:r>
        <w:t>Requirements</w:t>
      </w:r>
    </w:p>
    <w:p w14:paraId="5486D3C6" w14:textId="31BCEE01" w:rsidR="005E563A" w:rsidRDefault="00892739">
      <w:pPr>
        <w:pStyle w:val="BodyText"/>
        <w:spacing w:before="159" w:line="360" w:lineRule="auto"/>
        <w:ind w:left="960" w:right="971" w:firstLine="719"/>
        <w:jc w:val="both"/>
      </w:pPr>
      <w:r>
        <w:t>Non-functional requirements define how a system is supposed to be. Non-functional</w:t>
      </w:r>
      <w:r>
        <w:rPr>
          <w:spacing w:val="1"/>
        </w:rPr>
        <w:t xml:space="preserve"> </w:t>
      </w:r>
      <w:r>
        <w:t>requirements that specify criteria that can be used to judge the operation of a system, rather</w:t>
      </w:r>
      <w:r>
        <w:rPr>
          <w:spacing w:val="1"/>
        </w:rPr>
        <w:t xml:space="preserve"> </w:t>
      </w:r>
      <w:r>
        <w:t>than specific behavior. Non-functional requirements are in the form of an overall property</w:t>
      </w:r>
      <w:r>
        <w:rPr>
          <w:spacing w:val="1"/>
        </w:rPr>
        <w:t xml:space="preserve"> </w:t>
      </w:r>
      <w:r>
        <w:t>of</w:t>
      </w:r>
      <w:r>
        <w:rPr>
          <w:spacing w:val="-1"/>
        </w:rPr>
        <w:t xml:space="preserve"> </w:t>
      </w:r>
      <w:r>
        <w:t>the</w:t>
      </w:r>
      <w:r>
        <w:rPr>
          <w:spacing w:val="-2"/>
        </w:rPr>
        <w:t xml:space="preserve"> </w:t>
      </w:r>
      <w:r>
        <w:t>system as a</w:t>
      </w:r>
      <w:r>
        <w:rPr>
          <w:spacing w:val="-2"/>
        </w:rPr>
        <w:t xml:space="preserve"> </w:t>
      </w:r>
      <w:r>
        <w:t>whole</w:t>
      </w:r>
      <w:r>
        <w:rPr>
          <w:spacing w:val="1"/>
        </w:rPr>
        <w:t xml:space="preserve"> </w:t>
      </w:r>
      <w:r>
        <w:t>or of</w:t>
      </w:r>
      <w:r>
        <w:rPr>
          <w:spacing w:val="-3"/>
        </w:rPr>
        <w:t xml:space="preserve"> </w:t>
      </w:r>
      <w:r>
        <w:t>a</w:t>
      </w:r>
      <w:r>
        <w:rPr>
          <w:spacing w:val="-1"/>
        </w:rPr>
        <w:t xml:space="preserve"> </w:t>
      </w:r>
      <w:r>
        <w:t>particular aspect and not a specific</w:t>
      </w:r>
      <w:r>
        <w:rPr>
          <w:spacing w:val="-2"/>
        </w:rPr>
        <w:t xml:space="preserve"> </w:t>
      </w:r>
      <w:r>
        <w:t>function.</w:t>
      </w:r>
    </w:p>
    <w:p w14:paraId="210CF4DF" w14:textId="339A6B54" w:rsidR="005E563A" w:rsidRDefault="261640DB">
      <w:pPr>
        <w:pStyle w:val="BodyText"/>
        <w:spacing w:before="200" w:line="360" w:lineRule="auto"/>
        <w:ind w:left="955" w:right="973"/>
        <w:jc w:val="both"/>
      </w:pPr>
      <w:r w:rsidRPr="261640DB">
        <w:rPr>
          <w:b/>
          <w:bCs/>
        </w:rPr>
        <w:t xml:space="preserve">Performance: </w:t>
      </w:r>
      <w:r>
        <w:t>The system efficiently processes the input and predicts the customers.</w:t>
      </w:r>
    </w:p>
    <w:p w14:paraId="5377378F" w14:textId="6B15851C" w:rsidR="005E563A" w:rsidRDefault="00892739">
      <w:pPr>
        <w:pStyle w:val="BodyText"/>
        <w:spacing w:before="200" w:line="360" w:lineRule="auto"/>
        <w:ind w:left="955" w:right="973"/>
        <w:jc w:val="both"/>
      </w:pPr>
      <w:r w:rsidRPr="261640DB">
        <w:rPr>
          <w:b/>
          <w:bCs/>
        </w:rPr>
        <w:t xml:space="preserve">Scalability: </w:t>
      </w:r>
      <w:r>
        <w:t>The system must be able to provide instant recommendations to many</w:t>
      </w:r>
      <w:r>
        <w:rPr>
          <w:spacing w:val="1"/>
        </w:rPr>
        <w:t xml:space="preserve"> </w:t>
      </w:r>
      <w:r>
        <w:t>users</w:t>
      </w:r>
      <w:r>
        <w:rPr>
          <w:spacing w:val="-1"/>
        </w:rPr>
        <w:t xml:space="preserve"> </w:t>
      </w:r>
      <w:r>
        <w:t>at any given time.</w:t>
      </w:r>
    </w:p>
    <w:p w14:paraId="1F9B409E" w14:textId="77777777" w:rsidR="005E563A" w:rsidRDefault="00892739">
      <w:pPr>
        <w:pStyle w:val="BodyText"/>
        <w:spacing w:before="69"/>
        <w:ind w:left="955"/>
        <w:jc w:val="both"/>
      </w:pPr>
      <w:r>
        <w:rPr>
          <w:b/>
        </w:rPr>
        <w:t>Portability:</w:t>
      </w:r>
      <w:r>
        <w:rPr>
          <w:b/>
          <w:spacing w:val="15"/>
        </w:rPr>
        <w:t xml:space="preserve"> </w:t>
      </w:r>
      <w:r>
        <w:t>It</w:t>
      </w:r>
      <w:r>
        <w:rPr>
          <w:spacing w:val="72"/>
        </w:rPr>
        <w:t xml:space="preserve"> </w:t>
      </w:r>
      <w:r>
        <w:t>is</w:t>
      </w:r>
      <w:r>
        <w:rPr>
          <w:spacing w:val="73"/>
        </w:rPr>
        <w:t xml:space="preserve"> </w:t>
      </w:r>
      <w:r>
        <w:t>easily</w:t>
      </w:r>
      <w:r>
        <w:rPr>
          <w:spacing w:val="73"/>
        </w:rPr>
        <w:t xml:space="preserve"> </w:t>
      </w:r>
      <w:r>
        <w:t>portable</w:t>
      </w:r>
      <w:r>
        <w:rPr>
          <w:spacing w:val="72"/>
        </w:rPr>
        <w:t xml:space="preserve"> </w:t>
      </w:r>
      <w:r>
        <w:t>and</w:t>
      </w:r>
      <w:r>
        <w:rPr>
          <w:spacing w:val="75"/>
        </w:rPr>
        <w:t xml:space="preserve"> </w:t>
      </w:r>
      <w:r>
        <w:t>compatible</w:t>
      </w:r>
      <w:r>
        <w:rPr>
          <w:spacing w:val="72"/>
        </w:rPr>
        <w:t xml:space="preserve"> </w:t>
      </w:r>
      <w:r>
        <w:t>with</w:t>
      </w:r>
      <w:r>
        <w:rPr>
          <w:spacing w:val="72"/>
        </w:rPr>
        <w:t xml:space="preserve"> </w:t>
      </w:r>
      <w:r>
        <w:t>all</w:t>
      </w:r>
      <w:r>
        <w:rPr>
          <w:spacing w:val="73"/>
        </w:rPr>
        <w:t xml:space="preserve"> </w:t>
      </w:r>
      <w:r>
        <w:t>operating</w:t>
      </w:r>
      <w:r>
        <w:rPr>
          <w:spacing w:val="75"/>
        </w:rPr>
        <w:t xml:space="preserve"> </w:t>
      </w:r>
      <w:r>
        <w:t>systems.</w:t>
      </w:r>
    </w:p>
    <w:p w14:paraId="220AB4CF" w14:textId="77777777" w:rsidR="005E563A" w:rsidRDefault="00892739">
      <w:pPr>
        <w:spacing w:before="139"/>
        <w:ind w:left="955"/>
        <w:jc w:val="both"/>
        <w:rPr>
          <w:sz w:val="24"/>
        </w:rPr>
      </w:pPr>
      <w:r>
        <w:rPr>
          <w:b/>
          <w:sz w:val="24"/>
        </w:rPr>
        <w:t>Accuracy:</w:t>
      </w:r>
      <w:r>
        <w:rPr>
          <w:b/>
          <w:spacing w:val="-1"/>
          <w:sz w:val="24"/>
        </w:rPr>
        <w:t xml:space="preserve"> </w:t>
      </w:r>
      <w:r>
        <w:rPr>
          <w:b/>
          <w:sz w:val="24"/>
        </w:rPr>
        <w:t>It</w:t>
      </w:r>
      <w:r>
        <w:rPr>
          <w:b/>
          <w:spacing w:val="-2"/>
          <w:sz w:val="24"/>
        </w:rPr>
        <w:t xml:space="preserve"> </w:t>
      </w:r>
      <w:r>
        <w:rPr>
          <w:sz w:val="24"/>
        </w:rPr>
        <w:t>is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Quality.</w:t>
      </w:r>
    </w:p>
    <w:p w14:paraId="0FC720A6" w14:textId="77777777" w:rsidR="005E563A" w:rsidRDefault="005E563A">
      <w:pPr>
        <w:pStyle w:val="BodyText"/>
        <w:spacing w:before="5"/>
        <w:rPr>
          <w:sz w:val="29"/>
        </w:rPr>
      </w:pPr>
    </w:p>
    <w:p w14:paraId="653C43AA" w14:textId="458F0B4E" w:rsidR="005E563A" w:rsidRDefault="00892739">
      <w:pPr>
        <w:pStyle w:val="BodyText"/>
        <w:ind w:left="955"/>
        <w:jc w:val="both"/>
      </w:pPr>
      <w:r w:rsidRPr="261640DB">
        <w:rPr>
          <w:b/>
          <w:bCs/>
        </w:rPr>
        <w:t>Reusability:</w:t>
      </w:r>
      <w:r w:rsidRPr="261640DB">
        <w:rPr>
          <w:b/>
          <w:bCs/>
          <w:spacing w:val="-2"/>
        </w:rPr>
        <w:t xml:space="preserve"> </w:t>
      </w:r>
      <w:r>
        <w:t>It</w:t>
      </w:r>
      <w:r>
        <w:rPr>
          <w:spacing w:val="-1"/>
        </w:rPr>
        <w:t xml:space="preserve"> </w:t>
      </w:r>
      <w:r>
        <w:t>uses some</w:t>
      </w:r>
      <w:r>
        <w:rPr>
          <w:spacing w:val="-2"/>
        </w:rPr>
        <w:t xml:space="preserve"> </w:t>
      </w:r>
      <w:r>
        <w:t>of</w:t>
      </w:r>
      <w:r>
        <w:rPr>
          <w:spacing w:val="-1"/>
        </w:rPr>
        <w:t xml:space="preserve"> </w:t>
      </w:r>
      <w:r>
        <w:t>the</w:t>
      </w:r>
      <w:r>
        <w:rPr>
          <w:spacing w:val="-2"/>
        </w:rPr>
        <w:t xml:space="preserve"> </w:t>
      </w:r>
      <w:r>
        <w:t>pre-existing</w:t>
      </w:r>
      <w:r>
        <w:rPr>
          <w:spacing w:val="-1"/>
        </w:rPr>
        <w:t xml:space="preserve"> </w:t>
      </w:r>
      <w:r>
        <w:t>videos and</w:t>
      </w:r>
      <w:r>
        <w:rPr>
          <w:spacing w:val="-1"/>
        </w:rPr>
        <w:t xml:space="preserve"> </w:t>
      </w:r>
      <w:r>
        <w:t>images</w:t>
      </w:r>
      <w:r>
        <w:rPr>
          <w:spacing w:val="-1"/>
        </w:rPr>
        <w:t xml:space="preserve"> </w:t>
      </w:r>
      <w:r>
        <w:t>from the</w:t>
      </w:r>
      <w:r>
        <w:rPr>
          <w:spacing w:val="-2"/>
        </w:rPr>
        <w:t xml:space="preserve"> </w:t>
      </w:r>
      <w:r>
        <w:t>internet.</w:t>
      </w:r>
    </w:p>
    <w:p w14:paraId="53FCB5E9" w14:textId="77777777" w:rsidR="005E563A" w:rsidRDefault="005E563A">
      <w:pPr>
        <w:jc w:val="both"/>
        <w:sectPr w:rsidR="005E563A" w:rsidSect="00C65A78">
          <w:headerReference w:type="default" r:id="rId45"/>
          <w:footerReference w:type="default" r:id="rId46"/>
          <w:pgSz w:w="11910" w:h="16840"/>
          <w:pgMar w:top="1361" w:right="482" w:bottom="1202" w:left="482" w:header="0" w:footer="919" w:gutter="0"/>
          <w:cols w:space="720"/>
        </w:sectPr>
      </w:pPr>
    </w:p>
    <w:p w14:paraId="20DB8DBA" w14:textId="77777777" w:rsidR="005E563A" w:rsidRDefault="005E563A">
      <w:pPr>
        <w:pStyle w:val="BodyText"/>
        <w:rPr>
          <w:sz w:val="20"/>
        </w:rPr>
      </w:pPr>
    </w:p>
    <w:p w14:paraId="21D8E97F" w14:textId="77777777" w:rsidR="005E563A" w:rsidRDefault="005E563A">
      <w:pPr>
        <w:pStyle w:val="BodyText"/>
        <w:spacing w:before="2"/>
        <w:rPr>
          <w:sz w:val="18"/>
        </w:rPr>
      </w:pPr>
    </w:p>
    <w:p w14:paraId="19826735" w14:textId="77777777" w:rsidR="005E563A" w:rsidRDefault="00892739">
      <w:pPr>
        <w:pStyle w:val="Heading5"/>
        <w:numPr>
          <w:ilvl w:val="1"/>
          <w:numId w:val="22"/>
        </w:numPr>
        <w:tabs>
          <w:tab w:val="left" w:pos="1380"/>
        </w:tabs>
        <w:spacing w:before="89"/>
        <w:ind w:left="1380" w:hanging="420"/>
      </w:pPr>
      <w:r>
        <w:t>Feasibility</w:t>
      </w:r>
      <w:r>
        <w:rPr>
          <w:spacing w:val="-3"/>
        </w:rPr>
        <w:t xml:space="preserve"> </w:t>
      </w:r>
      <w:r>
        <w:t>study</w:t>
      </w:r>
    </w:p>
    <w:p w14:paraId="3ABE2D54" w14:textId="77777777" w:rsidR="005E563A" w:rsidRDefault="005E563A">
      <w:pPr>
        <w:pStyle w:val="BodyText"/>
        <w:rPr>
          <w:b/>
          <w:sz w:val="31"/>
        </w:rPr>
      </w:pPr>
    </w:p>
    <w:p w14:paraId="2CDDB786" w14:textId="77777777" w:rsidR="005E563A" w:rsidRDefault="00892739">
      <w:pPr>
        <w:pStyle w:val="BodyText"/>
        <w:spacing w:line="360" w:lineRule="auto"/>
        <w:ind w:left="960" w:right="955" w:firstLine="719"/>
        <w:jc w:val="both"/>
      </w:pPr>
      <w:r>
        <w:t>The</w:t>
      </w:r>
      <w:r>
        <w:rPr>
          <w:spacing w:val="-12"/>
        </w:rPr>
        <w:t xml:space="preserve"> </w:t>
      </w:r>
      <w:r>
        <w:t>feasibility</w:t>
      </w:r>
      <w:r>
        <w:rPr>
          <w:spacing w:val="-11"/>
        </w:rPr>
        <w:t xml:space="preserve"> </w:t>
      </w:r>
      <w:r>
        <w:t>study</w:t>
      </w:r>
      <w:r>
        <w:rPr>
          <w:spacing w:val="-11"/>
        </w:rPr>
        <w:t xml:space="preserve"> </w:t>
      </w:r>
      <w:r>
        <w:t>is</w:t>
      </w:r>
      <w:r>
        <w:rPr>
          <w:spacing w:val="-9"/>
        </w:rPr>
        <w:t xml:space="preserve"> </w:t>
      </w:r>
      <w:r>
        <w:t>an</w:t>
      </w:r>
      <w:r>
        <w:rPr>
          <w:spacing w:val="-11"/>
        </w:rPr>
        <w:t xml:space="preserve"> </w:t>
      </w:r>
      <w:r>
        <w:t>evaluation</w:t>
      </w:r>
      <w:r>
        <w:rPr>
          <w:spacing w:val="-11"/>
        </w:rPr>
        <w:t xml:space="preserve"> </w:t>
      </w:r>
      <w:r>
        <w:t>and</w:t>
      </w:r>
      <w:r>
        <w:rPr>
          <w:spacing w:val="-10"/>
        </w:rPr>
        <w:t xml:space="preserve"> </w:t>
      </w:r>
      <w:r>
        <w:t>analysis</w:t>
      </w:r>
      <w:r>
        <w:rPr>
          <w:spacing w:val="-11"/>
        </w:rPr>
        <w:t xml:space="preserve"> </w:t>
      </w:r>
      <w:r>
        <w:t>of</w:t>
      </w:r>
      <w:r>
        <w:rPr>
          <w:spacing w:val="-12"/>
        </w:rPr>
        <w:t xml:space="preserve"> </w:t>
      </w:r>
      <w:r>
        <w:t>the</w:t>
      </w:r>
      <w:r>
        <w:rPr>
          <w:spacing w:val="-12"/>
        </w:rPr>
        <w:t xml:space="preserve"> </w:t>
      </w:r>
      <w:r>
        <w:t>potential</w:t>
      </w:r>
      <w:r>
        <w:rPr>
          <w:spacing w:val="-10"/>
        </w:rPr>
        <w:t xml:space="preserve"> </w:t>
      </w:r>
      <w:r>
        <w:t>of</w:t>
      </w:r>
      <w:r>
        <w:rPr>
          <w:spacing w:val="-12"/>
        </w:rPr>
        <w:t xml:space="preserve"> </w:t>
      </w:r>
      <w:r>
        <w:t>a</w:t>
      </w:r>
      <w:r>
        <w:rPr>
          <w:spacing w:val="-12"/>
        </w:rPr>
        <w:t xml:space="preserve"> </w:t>
      </w:r>
      <w:r>
        <w:t>proposed</w:t>
      </w:r>
      <w:r>
        <w:rPr>
          <w:spacing w:val="-10"/>
        </w:rPr>
        <w:t xml:space="preserve"> </w:t>
      </w:r>
      <w:r>
        <w:t>project.</w:t>
      </w:r>
      <w:r>
        <w:rPr>
          <w:spacing w:val="-58"/>
        </w:rPr>
        <w:t xml:space="preserve"> </w:t>
      </w:r>
      <w:r>
        <w:t>It is based on extensive investigation and research to support the process of decision making.</w:t>
      </w:r>
      <w:r>
        <w:rPr>
          <w:spacing w:val="1"/>
        </w:rPr>
        <w:t xml:space="preserve"> </w:t>
      </w:r>
      <w:r>
        <w:t>Feasibility studies aim to objectively and rationally uncover the strengths and weaknesses of</w:t>
      </w:r>
      <w:r>
        <w:rPr>
          <w:spacing w:val="1"/>
        </w:rPr>
        <w:t xml:space="preserve"> </w:t>
      </w:r>
      <w:r>
        <w:t>an existing or proposed system, opportunities and threats present in the environment, the</w:t>
      </w:r>
      <w:r>
        <w:rPr>
          <w:spacing w:val="1"/>
        </w:rPr>
        <w:t xml:space="preserve"> </w:t>
      </w:r>
      <w:r>
        <w:t>resources required to carry through, and ultimately the prospects for success. In its simplest</w:t>
      </w:r>
      <w:r>
        <w:rPr>
          <w:spacing w:val="1"/>
        </w:rPr>
        <w:t xml:space="preserve"> </w:t>
      </w:r>
      <w:r>
        <w:t>terms, the two criteria to judge feasibility are cost required and value to be attained. A well-</w:t>
      </w:r>
      <w:r>
        <w:rPr>
          <w:spacing w:val="1"/>
        </w:rPr>
        <w:t xml:space="preserve"> </w:t>
      </w:r>
      <w:r>
        <w:t>designed feasibility study should provide a historical background of a project, a description of</w:t>
      </w:r>
      <w:r>
        <w:rPr>
          <w:spacing w:val="-57"/>
        </w:rPr>
        <w:t xml:space="preserve"> </w:t>
      </w:r>
      <w:r>
        <w:t>a</w:t>
      </w:r>
      <w:r>
        <w:rPr>
          <w:spacing w:val="1"/>
        </w:rPr>
        <w:t xml:space="preserve"> </w:t>
      </w:r>
      <w:r>
        <w:t>service</w:t>
      </w:r>
      <w:r>
        <w:rPr>
          <w:spacing w:val="1"/>
        </w:rPr>
        <w:t xml:space="preserve"> </w:t>
      </w:r>
      <w:r>
        <w:t>and</w:t>
      </w:r>
      <w:r>
        <w:rPr>
          <w:spacing w:val="1"/>
        </w:rPr>
        <w:t xml:space="preserve"> </w:t>
      </w:r>
      <w:r>
        <w:t>details</w:t>
      </w:r>
      <w:r>
        <w:rPr>
          <w:spacing w:val="1"/>
        </w:rPr>
        <w:t xml:space="preserve"> </w:t>
      </w:r>
      <w:r>
        <w:t>of</w:t>
      </w:r>
      <w:r>
        <w:rPr>
          <w:spacing w:val="1"/>
        </w:rPr>
        <w:t xml:space="preserve"> </w:t>
      </w:r>
      <w:r>
        <w:t>the</w:t>
      </w:r>
      <w:r>
        <w:rPr>
          <w:spacing w:val="1"/>
        </w:rPr>
        <w:t xml:space="preserve"> </w:t>
      </w:r>
      <w:r>
        <w:t>operations.</w:t>
      </w:r>
      <w:r>
        <w:rPr>
          <w:spacing w:val="1"/>
        </w:rPr>
        <w:t xml:space="preserve"> </w:t>
      </w:r>
      <w:r>
        <w:t>Generally,</w:t>
      </w:r>
      <w:r>
        <w:rPr>
          <w:spacing w:val="1"/>
        </w:rPr>
        <w:t xml:space="preserve"> </w:t>
      </w:r>
      <w:r>
        <w:t>feasibility</w:t>
      </w:r>
      <w:r>
        <w:rPr>
          <w:spacing w:val="1"/>
        </w:rPr>
        <w:t xml:space="preserve"> </w:t>
      </w:r>
      <w:r>
        <w:t>studies</w:t>
      </w:r>
      <w:r>
        <w:rPr>
          <w:spacing w:val="1"/>
        </w:rPr>
        <w:t xml:space="preserve"> </w:t>
      </w:r>
      <w:r>
        <w:t>precede</w:t>
      </w:r>
      <w:r>
        <w:rPr>
          <w:spacing w:val="1"/>
        </w:rPr>
        <w:t xml:space="preserve"> </w:t>
      </w:r>
      <w:r>
        <w:t>technical</w:t>
      </w:r>
      <w:r>
        <w:rPr>
          <w:spacing w:val="1"/>
        </w:rPr>
        <w:t xml:space="preserve"> </w:t>
      </w:r>
      <w:r>
        <w:t>development and project implementation. A feasibility study evaluates the project’s potential</w:t>
      </w:r>
      <w:r>
        <w:rPr>
          <w:spacing w:val="1"/>
        </w:rPr>
        <w:t xml:space="preserve"> </w:t>
      </w:r>
      <w:r>
        <w:t>for success. It must therefore be conducted with an objective, unbiased approach to provide</w:t>
      </w:r>
      <w:r>
        <w:rPr>
          <w:spacing w:val="1"/>
        </w:rPr>
        <w:t xml:space="preserve"> </w:t>
      </w:r>
      <w:r>
        <w:t>information</w:t>
      </w:r>
      <w:r>
        <w:rPr>
          <w:spacing w:val="-1"/>
        </w:rPr>
        <w:t xml:space="preserve"> </w:t>
      </w:r>
      <w:r>
        <w:t>upon which</w:t>
      </w:r>
      <w:r>
        <w:rPr>
          <w:spacing w:val="1"/>
        </w:rPr>
        <w:t xml:space="preserve"> </w:t>
      </w:r>
      <w:r>
        <w:t>decisions can be</w:t>
      </w:r>
      <w:r>
        <w:rPr>
          <w:spacing w:val="-1"/>
        </w:rPr>
        <w:t xml:space="preserve"> </w:t>
      </w:r>
      <w:r>
        <w:t>based.</w:t>
      </w:r>
    </w:p>
    <w:p w14:paraId="50D65882" w14:textId="77777777" w:rsidR="005E563A" w:rsidRDefault="00892739">
      <w:pPr>
        <w:pStyle w:val="Heading8"/>
        <w:spacing w:before="117"/>
        <w:ind w:left="955"/>
      </w:pPr>
      <w:r>
        <w:t>Scalability:</w:t>
      </w:r>
    </w:p>
    <w:p w14:paraId="4A0E6258" w14:textId="77777777" w:rsidR="005E563A" w:rsidRDefault="005E563A">
      <w:pPr>
        <w:pStyle w:val="BodyText"/>
        <w:spacing w:before="8"/>
        <w:rPr>
          <w:b/>
          <w:sz w:val="21"/>
        </w:rPr>
      </w:pPr>
    </w:p>
    <w:p w14:paraId="24DFB21F" w14:textId="77777777" w:rsidR="005E563A" w:rsidRDefault="00892739">
      <w:pPr>
        <w:pStyle w:val="BodyText"/>
        <w:spacing w:before="1"/>
        <w:ind w:left="1566" w:right="1602"/>
        <w:jc w:val="center"/>
      </w:pPr>
      <w:r>
        <w:t>Ability</w:t>
      </w:r>
      <w:r>
        <w:rPr>
          <w:spacing w:val="-1"/>
        </w:rPr>
        <w:t xml:space="preserve"> </w:t>
      </w:r>
      <w:r>
        <w:t>to</w:t>
      </w:r>
      <w:r>
        <w:rPr>
          <w:spacing w:val="-1"/>
        </w:rPr>
        <w:t xml:space="preserve"> </w:t>
      </w:r>
      <w:r>
        <w:t>process</w:t>
      </w:r>
      <w:r>
        <w:rPr>
          <w:spacing w:val="-1"/>
        </w:rPr>
        <w:t xml:space="preserve"> </w:t>
      </w:r>
      <w:r>
        <w:t>huge</w:t>
      </w:r>
      <w:r>
        <w:rPr>
          <w:spacing w:val="-1"/>
        </w:rPr>
        <w:t xml:space="preserve"> </w:t>
      </w:r>
      <w:r>
        <w:t>amounts</w:t>
      </w:r>
      <w:r>
        <w:rPr>
          <w:spacing w:val="-1"/>
        </w:rPr>
        <w:t xml:space="preserve"> </w:t>
      </w:r>
      <w:r>
        <w:t>of data</w:t>
      </w:r>
      <w:r>
        <w:rPr>
          <w:spacing w:val="-1"/>
        </w:rPr>
        <w:t xml:space="preserve"> </w:t>
      </w:r>
      <w:r>
        <w:t>and</w:t>
      </w:r>
      <w:r>
        <w:rPr>
          <w:spacing w:val="-1"/>
        </w:rPr>
        <w:t xml:space="preserve"> </w:t>
      </w:r>
      <w:r>
        <w:t>train</w:t>
      </w:r>
      <w:r>
        <w:rPr>
          <w:spacing w:val="1"/>
        </w:rPr>
        <w:t xml:space="preserve"> </w:t>
      </w:r>
      <w:r>
        <w:t>the</w:t>
      </w:r>
      <w:r>
        <w:rPr>
          <w:spacing w:val="-1"/>
        </w:rPr>
        <w:t xml:space="preserve"> </w:t>
      </w:r>
      <w:r>
        <w:t>machine</w:t>
      </w:r>
      <w:r>
        <w:rPr>
          <w:spacing w:val="-1"/>
        </w:rPr>
        <w:t xml:space="preserve"> </w:t>
      </w:r>
      <w:r>
        <w:t>learning</w:t>
      </w:r>
      <w:r>
        <w:rPr>
          <w:spacing w:val="-1"/>
        </w:rPr>
        <w:t xml:space="preserve"> </w:t>
      </w:r>
      <w:r>
        <w:t>model.</w:t>
      </w:r>
    </w:p>
    <w:p w14:paraId="34C1152C" w14:textId="77777777" w:rsidR="005E563A" w:rsidRDefault="005E563A">
      <w:pPr>
        <w:pStyle w:val="BodyText"/>
        <w:rPr>
          <w:sz w:val="26"/>
        </w:rPr>
      </w:pPr>
    </w:p>
    <w:p w14:paraId="6E55FE84" w14:textId="77777777" w:rsidR="005E563A" w:rsidRDefault="005E563A">
      <w:pPr>
        <w:pStyle w:val="BodyText"/>
        <w:rPr>
          <w:sz w:val="26"/>
        </w:rPr>
      </w:pPr>
    </w:p>
    <w:p w14:paraId="7411FD5E" w14:textId="77777777" w:rsidR="005E563A" w:rsidRDefault="00892739">
      <w:pPr>
        <w:pStyle w:val="Heading8"/>
        <w:spacing w:before="177"/>
        <w:ind w:left="946"/>
      </w:pPr>
      <w:r>
        <w:t>Reliability:</w:t>
      </w:r>
    </w:p>
    <w:p w14:paraId="7132033F" w14:textId="77777777" w:rsidR="005E563A" w:rsidRDefault="005E563A">
      <w:pPr>
        <w:pStyle w:val="BodyText"/>
        <w:spacing w:before="8"/>
        <w:rPr>
          <w:b/>
          <w:sz w:val="21"/>
        </w:rPr>
      </w:pPr>
    </w:p>
    <w:p w14:paraId="26B36AB8" w14:textId="77777777" w:rsidR="005E563A" w:rsidRDefault="00892739">
      <w:pPr>
        <w:pStyle w:val="BodyText"/>
        <w:ind w:left="1566" w:right="1596"/>
        <w:jc w:val="center"/>
      </w:pPr>
      <w:r>
        <w:t>It</w:t>
      </w:r>
      <w:r>
        <w:rPr>
          <w:spacing w:val="-2"/>
        </w:rPr>
        <w:t xml:space="preserve"> </w:t>
      </w:r>
      <w:r>
        <w:t>is</w:t>
      </w:r>
      <w:r>
        <w:rPr>
          <w:spacing w:val="-1"/>
        </w:rPr>
        <w:t xml:space="preserve"> </w:t>
      </w:r>
      <w:r>
        <w:t>an</w:t>
      </w:r>
      <w:r>
        <w:rPr>
          <w:spacing w:val="1"/>
        </w:rPr>
        <w:t xml:space="preserve"> </w:t>
      </w:r>
      <w:r>
        <w:t>efficient</w:t>
      </w:r>
      <w:r>
        <w:rPr>
          <w:spacing w:val="-1"/>
        </w:rPr>
        <w:t xml:space="preserve"> </w:t>
      </w:r>
      <w:r>
        <w:t>way</w:t>
      </w:r>
      <w:r>
        <w:rPr>
          <w:spacing w:val="-2"/>
        </w:rPr>
        <w:t xml:space="preserve"> </w:t>
      </w:r>
      <w:r>
        <w:t>of</w:t>
      </w:r>
      <w:r>
        <w:rPr>
          <w:spacing w:val="-1"/>
        </w:rPr>
        <w:t xml:space="preserve"> </w:t>
      </w:r>
      <w:r>
        <w:t>processing</w:t>
      </w:r>
      <w:r>
        <w:rPr>
          <w:spacing w:val="-1"/>
        </w:rPr>
        <w:t xml:space="preserve"> </w:t>
      </w:r>
      <w:r>
        <w:t>data and</w:t>
      </w:r>
      <w:r>
        <w:rPr>
          <w:spacing w:val="-1"/>
        </w:rPr>
        <w:t xml:space="preserve"> </w:t>
      </w:r>
      <w:r>
        <w:t>classifying</w:t>
      </w:r>
      <w:r>
        <w:rPr>
          <w:spacing w:val="-2"/>
        </w:rPr>
        <w:t xml:space="preserve"> </w:t>
      </w:r>
      <w:r>
        <w:t>into</w:t>
      </w:r>
      <w:r>
        <w:rPr>
          <w:spacing w:val="-1"/>
        </w:rPr>
        <w:t xml:space="preserve"> </w:t>
      </w:r>
      <w:r>
        <w:t>a</w:t>
      </w:r>
      <w:r>
        <w:rPr>
          <w:spacing w:val="-1"/>
        </w:rPr>
        <w:t xml:space="preserve"> </w:t>
      </w:r>
      <w:r>
        <w:t>correct</w:t>
      </w:r>
      <w:r>
        <w:rPr>
          <w:spacing w:val="-1"/>
        </w:rPr>
        <w:t xml:space="preserve"> </w:t>
      </w:r>
      <w:r>
        <w:t>category.</w:t>
      </w:r>
    </w:p>
    <w:p w14:paraId="4C11DECC" w14:textId="77777777" w:rsidR="005E563A" w:rsidRDefault="005E563A">
      <w:pPr>
        <w:pStyle w:val="BodyText"/>
        <w:rPr>
          <w:sz w:val="26"/>
        </w:rPr>
      </w:pPr>
    </w:p>
    <w:p w14:paraId="649D1CA9" w14:textId="77777777" w:rsidR="005E563A" w:rsidRDefault="005E563A">
      <w:pPr>
        <w:pStyle w:val="BodyText"/>
        <w:rPr>
          <w:sz w:val="26"/>
        </w:rPr>
      </w:pPr>
    </w:p>
    <w:p w14:paraId="7A617674" w14:textId="77777777" w:rsidR="005E563A" w:rsidRDefault="00892739">
      <w:pPr>
        <w:pStyle w:val="Heading8"/>
        <w:spacing w:before="192"/>
        <w:ind w:left="955"/>
      </w:pPr>
      <w:r>
        <w:t>Technical</w:t>
      </w:r>
      <w:r>
        <w:rPr>
          <w:spacing w:val="-2"/>
        </w:rPr>
        <w:t xml:space="preserve"> </w:t>
      </w:r>
      <w:r>
        <w:t>Feasibility:</w:t>
      </w:r>
    </w:p>
    <w:p w14:paraId="080A3209" w14:textId="77777777" w:rsidR="005E563A" w:rsidRDefault="005E563A">
      <w:pPr>
        <w:pStyle w:val="BodyText"/>
        <w:spacing w:before="8"/>
        <w:rPr>
          <w:b/>
          <w:sz w:val="21"/>
        </w:rPr>
      </w:pPr>
    </w:p>
    <w:p w14:paraId="0A2E3A58" w14:textId="77777777" w:rsidR="005E563A" w:rsidRDefault="00892739">
      <w:pPr>
        <w:pStyle w:val="BodyText"/>
        <w:spacing w:line="360" w:lineRule="auto"/>
        <w:ind w:left="955" w:right="975"/>
        <w:jc w:val="both"/>
      </w:pPr>
      <w:r>
        <w:t>Technical feasibility also involves evaluation of the hardware and the software requirements</w:t>
      </w:r>
      <w:r>
        <w:rPr>
          <w:spacing w:val="1"/>
        </w:rPr>
        <w:t xml:space="preserve"> </w:t>
      </w:r>
      <w:r>
        <w:t>of</w:t>
      </w:r>
      <w:r>
        <w:rPr>
          <w:spacing w:val="-1"/>
        </w:rPr>
        <w:t xml:space="preserve"> </w:t>
      </w:r>
      <w:r>
        <w:t>the</w:t>
      </w:r>
      <w:r>
        <w:rPr>
          <w:spacing w:val="-2"/>
        </w:rPr>
        <w:t xml:space="preserve"> </w:t>
      </w:r>
      <w:r>
        <w:t>proposed system.</w:t>
      </w:r>
    </w:p>
    <w:p w14:paraId="2A8108DA" w14:textId="77777777" w:rsidR="005E563A" w:rsidRDefault="005E563A">
      <w:pPr>
        <w:pStyle w:val="BodyText"/>
        <w:rPr>
          <w:sz w:val="26"/>
        </w:rPr>
      </w:pPr>
    </w:p>
    <w:p w14:paraId="333D6697" w14:textId="77777777" w:rsidR="005E563A" w:rsidRDefault="005E563A">
      <w:pPr>
        <w:pStyle w:val="BodyText"/>
        <w:spacing w:before="5"/>
        <w:rPr>
          <w:sz w:val="27"/>
        </w:rPr>
      </w:pPr>
    </w:p>
    <w:p w14:paraId="55958F10" w14:textId="77777777" w:rsidR="005E563A" w:rsidRDefault="00892739">
      <w:pPr>
        <w:pStyle w:val="Heading8"/>
        <w:ind w:left="955"/>
      </w:pPr>
      <w:r>
        <w:t>Economic</w:t>
      </w:r>
      <w:r>
        <w:rPr>
          <w:spacing w:val="-2"/>
        </w:rPr>
        <w:t xml:space="preserve"> </w:t>
      </w:r>
      <w:r>
        <w:t>Feasibility:</w:t>
      </w:r>
    </w:p>
    <w:p w14:paraId="659E3B57" w14:textId="77777777" w:rsidR="005E563A" w:rsidRDefault="005E563A">
      <w:pPr>
        <w:pStyle w:val="BodyText"/>
        <w:spacing w:before="9"/>
        <w:rPr>
          <w:b/>
          <w:sz w:val="21"/>
        </w:rPr>
      </w:pPr>
    </w:p>
    <w:p w14:paraId="02577358" w14:textId="74E24616" w:rsidR="005E563A" w:rsidRDefault="00892739">
      <w:pPr>
        <w:pStyle w:val="BodyText"/>
        <w:spacing w:line="360" w:lineRule="auto"/>
        <w:ind w:left="955" w:right="974" w:firstLine="60"/>
        <w:jc w:val="both"/>
      </w:pPr>
      <w:r>
        <w:t>It serves as an independent project assessment and enhances project credibility. Economic</w:t>
      </w:r>
      <w:r>
        <w:rPr>
          <w:spacing w:val="1"/>
        </w:rPr>
        <w:t xml:space="preserve"> </w:t>
      </w:r>
      <w:r>
        <w:t>feasibility is an assessment which typically involves cost/ benefits from the analysis of the</w:t>
      </w:r>
      <w:r>
        <w:rPr>
          <w:spacing w:val="1"/>
        </w:rPr>
        <w:t xml:space="preserve"> </w:t>
      </w:r>
      <w:r>
        <w:t>project.</w:t>
      </w:r>
    </w:p>
    <w:p w14:paraId="6FF0984F" w14:textId="77777777" w:rsidR="005E563A" w:rsidRDefault="005E563A">
      <w:pPr>
        <w:spacing w:line="360" w:lineRule="auto"/>
        <w:jc w:val="both"/>
        <w:sectPr w:rsidR="005E563A" w:rsidSect="00C65A78">
          <w:headerReference w:type="default" r:id="rId47"/>
          <w:footerReference w:type="default" r:id="rId48"/>
          <w:pgSz w:w="11910" w:h="16840"/>
          <w:pgMar w:top="1580" w:right="480" w:bottom="1200" w:left="480" w:header="0" w:footer="920" w:gutter="0"/>
          <w:cols w:space="720"/>
        </w:sectPr>
      </w:pPr>
    </w:p>
    <w:p w14:paraId="7C100862" w14:textId="77777777" w:rsidR="005E563A" w:rsidRDefault="005E563A">
      <w:pPr>
        <w:pStyle w:val="BodyText"/>
      </w:pPr>
    </w:p>
    <w:p w14:paraId="0E1E87EC" w14:textId="77777777" w:rsidR="005E563A" w:rsidRDefault="00892739">
      <w:pPr>
        <w:pStyle w:val="Heading8"/>
        <w:spacing w:before="90"/>
        <w:ind w:left="955"/>
        <w:jc w:val="both"/>
      </w:pPr>
      <w:r>
        <w:t>Operational</w:t>
      </w:r>
      <w:r>
        <w:rPr>
          <w:spacing w:val="-1"/>
        </w:rPr>
        <w:t xml:space="preserve"> </w:t>
      </w:r>
      <w:r>
        <w:t>Feasibility:</w:t>
      </w:r>
    </w:p>
    <w:p w14:paraId="44512700" w14:textId="77777777" w:rsidR="005E563A" w:rsidRDefault="005E563A">
      <w:pPr>
        <w:pStyle w:val="BodyText"/>
        <w:spacing w:before="8"/>
        <w:rPr>
          <w:b/>
          <w:sz w:val="21"/>
        </w:rPr>
      </w:pPr>
    </w:p>
    <w:p w14:paraId="785202AA" w14:textId="199ECECD" w:rsidR="005E563A" w:rsidRDefault="00892739">
      <w:pPr>
        <w:pStyle w:val="BodyText"/>
        <w:spacing w:before="1" w:line="360" w:lineRule="auto"/>
        <w:ind w:left="946" w:right="968" w:firstLine="719"/>
        <w:jc w:val="both"/>
      </w:pPr>
      <w:r>
        <w:t>It measures how well the proposed system solves problems and takes advantage of the</w:t>
      </w:r>
      <w:r>
        <w:rPr>
          <w:spacing w:val="-57"/>
        </w:rPr>
        <w:t xml:space="preserve"> </w:t>
      </w:r>
      <w:r>
        <w:rPr>
          <w:spacing w:val="-1"/>
        </w:rPr>
        <w:t>opportunities</w:t>
      </w:r>
      <w:r>
        <w:rPr>
          <w:spacing w:val="-13"/>
        </w:rPr>
        <w:t xml:space="preserve"> </w:t>
      </w:r>
      <w:r>
        <w:t>identified</w:t>
      </w:r>
      <w:r>
        <w:rPr>
          <w:spacing w:val="-12"/>
        </w:rPr>
        <w:t xml:space="preserve"> </w:t>
      </w:r>
      <w:r>
        <w:t>during</w:t>
      </w:r>
      <w:r>
        <w:rPr>
          <w:spacing w:val="-13"/>
        </w:rPr>
        <w:t xml:space="preserve"> </w:t>
      </w:r>
      <w:r>
        <w:t>scope</w:t>
      </w:r>
      <w:r>
        <w:rPr>
          <w:spacing w:val="-13"/>
        </w:rPr>
        <w:t xml:space="preserve"> </w:t>
      </w:r>
      <w:r>
        <w:t>definition.</w:t>
      </w:r>
      <w:r>
        <w:rPr>
          <w:spacing w:val="-13"/>
        </w:rPr>
        <w:t xml:space="preserve"> </w:t>
      </w:r>
      <w:r>
        <w:t>Operational</w:t>
      </w:r>
      <w:r>
        <w:rPr>
          <w:spacing w:val="-12"/>
        </w:rPr>
        <w:t xml:space="preserve"> </w:t>
      </w:r>
      <w:r>
        <w:t>feasibility</w:t>
      </w:r>
      <w:r>
        <w:rPr>
          <w:spacing w:val="-12"/>
        </w:rPr>
        <w:t xml:space="preserve"> </w:t>
      </w:r>
      <w:r>
        <w:t>studies</w:t>
      </w:r>
      <w:r>
        <w:rPr>
          <w:spacing w:val="-13"/>
        </w:rPr>
        <w:t xml:space="preserve"> </w:t>
      </w:r>
      <w:r>
        <w:t>analyze</w:t>
      </w:r>
      <w:r>
        <w:rPr>
          <w:spacing w:val="-14"/>
        </w:rPr>
        <w:t xml:space="preserve"> </w:t>
      </w:r>
      <w:r>
        <w:t>how</w:t>
      </w:r>
      <w:r>
        <w:rPr>
          <w:spacing w:val="-14"/>
        </w:rPr>
        <w:t xml:space="preserve"> </w:t>
      </w:r>
      <w:r>
        <w:t>the</w:t>
      </w:r>
      <w:r>
        <w:rPr>
          <w:spacing w:val="-57"/>
        </w:rPr>
        <w:t xml:space="preserve"> </w:t>
      </w:r>
      <w:r>
        <w:t>project plan satisfies the requirements identified in the requirements analysis phase of system</w:t>
      </w:r>
      <w:r>
        <w:rPr>
          <w:spacing w:val="1"/>
        </w:rPr>
        <w:t xml:space="preserve"> </w:t>
      </w:r>
      <w:r>
        <w:t>development. To ensure success, desired operational outcomes must inform and guide design</w:t>
      </w:r>
      <w:r>
        <w:rPr>
          <w:spacing w:val="1"/>
        </w:rPr>
        <w:t xml:space="preserve"> </w:t>
      </w:r>
      <w:r>
        <w:t>and</w:t>
      </w:r>
      <w:r>
        <w:rPr>
          <w:spacing w:val="1"/>
        </w:rPr>
        <w:t xml:space="preserve"> </w:t>
      </w:r>
      <w:r>
        <w:t>development.</w:t>
      </w:r>
      <w:r>
        <w:rPr>
          <w:spacing w:val="1"/>
        </w:rPr>
        <w:t xml:space="preserve"> </w:t>
      </w:r>
      <w:r>
        <w:t>These</w:t>
      </w:r>
      <w:r>
        <w:rPr>
          <w:spacing w:val="1"/>
        </w:rPr>
        <w:t xml:space="preserve"> </w:t>
      </w:r>
      <w:r>
        <w:t>include</w:t>
      </w:r>
      <w:r>
        <w:rPr>
          <w:spacing w:val="1"/>
        </w:rPr>
        <w:t xml:space="preserve"> </w:t>
      </w:r>
      <w:r>
        <w:t>design-dependent</w:t>
      </w:r>
      <w:r>
        <w:rPr>
          <w:spacing w:val="1"/>
        </w:rPr>
        <w:t xml:space="preserve"> </w:t>
      </w:r>
      <w:r>
        <w:t>parameters</w:t>
      </w:r>
      <w:r>
        <w:rPr>
          <w:spacing w:val="1"/>
        </w:rPr>
        <w:t xml:space="preserve"> </w:t>
      </w:r>
      <w:r>
        <w:t>such</w:t>
      </w:r>
      <w:r>
        <w:rPr>
          <w:spacing w:val="1"/>
        </w:rPr>
        <w:t xml:space="preserve"> </w:t>
      </w:r>
      <w:r>
        <w:t>as</w:t>
      </w:r>
      <w:r>
        <w:rPr>
          <w:spacing w:val="1"/>
        </w:rPr>
        <w:t xml:space="preserve"> </w:t>
      </w:r>
      <w:r>
        <w:t>reliability,</w:t>
      </w:r>
      <w:r>
        <w:rPr>
          <w:spacing w:val="1"/>
        </w:rPr>
        <w:t xml:space="preserve"> </w:t>
      </w:r>
      <w:r>
        <w:t>maintainability,</w:t>
      </w:r>
      <w:r>
        <w:rPr>
          <w:spacing w:val="-3"/>
        </w:rPr>
        <w:t xml:space="preserve"> </w:t>
      </w:r>
      <w:r>
        <w:t>supportability,</w:t>
      </w:r>
      <w:r>
        <w:rPr>
          <w:spacing w:val="-2"/>
        </w:rPr>
        <w:t xml:space="preserve"> </w:t>
      </w:r>
      <w:r>
        <w:t>usability,</w:t>
      </w:r>
      <w:r>
        <w:rPr>
          <w:spacing w:val="-2"/>
        </w:rPr>
        <w:t xml:space="preserve"> </w:t>
      </w:r>
      <w:r>
        <w:t>disposability,</w:t>
      </w:r>
      <w:r>
        <w:rPr>
          <w:spacing w:val="-2"/>
        </w:rPr>
        <w:t xml:space="preserve"> </w:t>
      </w:r>
      <w:r>
        <w:t>sustainability,</w:t>
      </w:r>
      <w:r>
        <w:rPr>
          <w:spacing w:val="-2"/>
        </w:rPr>
        <w:t xml:space="preserve"> </w:t>
      </w:r>
      <w:r>
        <w:t>affordability</w:t>
      </w:r>
      <w:r>
        <w:rPr>
          <w:spacing w:val="-2"/>
        </w:rPr>
        <w:t xml:space="preserve"> </w:t>
      </w:r>
      <w:r>
        <w:t>and</w:t>
      </w:r>
      <w:r>
        <w:rPr>
          <w:spacing w:val="-2"/>
        </w:rPr>
        <w:t xml:space="preserve"> </w:t>
      </w:r>
      <w:r>
        <w:t>others.</w:t>
      </w:r>
    </w:p>
    <w:p w14:paraId="7D3D2186" w14:textId="77777777" w:rsidR="005E563A" w:rsidRDefault="00892739">
      <w:pPr>
        <w:pStyle w:val="Heading5"/>
        <w:numPr>
          <w:ilvl w:val="2"/>
          <w:numId w:val="20"/>
        </w:numPr>
        <w:tabs>
          <w:tab w:val="left" w:pos="1592"/>
        </w:tabs>
        <w:spacing w:before="202"/>
        <w:ind w:hanging="632"/>
        <w:jc w:val="both"/>
      </w:pPr>
      <w:r>
        <w:t>Benefits</w:t>
      </w:r>
      <w:r>
        <w:rPr>
          <w:spacing w:val="-2"/>
        </w:rPr>
        <w:t xml:space="preserve"> </w:t>
      </w:r>
      <w:r>
        <w:t>of</w:t>
      </w:r>
      <w:r>
        <w:rPr>
          <w:spacing w:val="-5"/>
        </w:rPr>
        <w:t xml:space="preserve"> </w:t>
      </w:r>
      <w:r>
        <w:t>Conducting</w:t>
      </w:r>
      <w:r>
        <w:rPr>
          <w:spacing w:val="-5"/>
        </w:rPr>
        <w:t xml:space="preserve"> </w:t>
      </w:r>
      <w:r>
        <w:t>a</w:t>
      </w:r>
      <w:r>
        <w:rPr>
          <w:spacing w:val="-2"/>
        </w:rPr>
        <w:t xml:space="preserve"> </w:t>
      </w:r>
      <w:r>
        <w:t>Feasibility</w:t>
      </w:r>
      <w:r>
        <w:rPr>
          <w:spacing w:val="-3"/>
        </w:rPr>
        <w:t xml:space="preserve"> </w:t>
      </w:r>
      <w:r>
        <w:t>Study:</w:t>
      </w:r>
    </w:p>
    <w:p w14:paraId="2D3C15EE" w14:textId="77777777" w:rsidR="005E563A" w:rsidRDefault="005E563A">
      <w:pPr>
        <w:pStyle w:val="BodyText"/>
        <w:spacing w:before="6"/>
        <w:rPr>
          <w:b/>
          <w:sz w:val="23"/>
        </w:rPr>
      </w:pPr>
    </w:p>
    <w:p w14:paraId="752215DD" w14:textId="77777777" w:rsidR="005E563A" w:rsidRDefault="00892739">
      <w:pPr>
        <w:pStyle w:val="BodyText"/>
        <w:spacing w:line="360" w:lineRule="auto"/>
        <w:ind w:left="1411" w:right="974" w:firstLine="719"/>
        <w:jc w:val="both"/>
      </w:pPr>
      <w:r>
        <w:t>Conducting a feasibility study is always beneficial to the project as it gives you</w:t>
      </w:r>
      <w:r>
        <w:rPr>
          <w:spacing w:val="1"/>
        </w:rPr>
        <w:t xml:space="preserve"> </w:t>
      </w:r>
      <w:r>
        <w:t>and</w:t>
      </w:r>
      <w:r>
        <w:rPr>
          <w:spacing w:val="57"/>
        </w:rPr>
        <w:t xml:space="preserve"> </w:t>
      </w:r>
      <w:r>
        <w:t>other</w:t>
      </w:r>
      <w:r>
        <w:rPr>
          <w:spacing w:val="57"/>
        </w:rPr>
        <w:t xml:space="preserve"> </w:t>
      </w:r>
      <w:r>
        <w:t>stakeholders</w:t>
      </w:r>
      <w:r>
        <w:rPr>
          <w:spacing w:val="59"/>
        </w:rPr>
        <w:t xml:space="preserve"> </w:t>
      </w:r>
      <w:r>
        <w:t>a</w:t>
      </w:r>
      <w:r>
        <w:rPr>
          <w:spacing w:val="57"/>
        </w:rPr>
        <w:t xml:space="preserve"> </w:t>
      </w:r>
      <w:r>
        <w:t>clear</w:t>
      </w:r>
      <w:r>
        <w:rPr>
          <w:spacing w:val="58"/>
        </w:rPr>
        <w:t xml:space="preserve"> </w:t>
      </w:r>
      <w:r>
        <w:t>picture</w:t>
      </w:r>
      <w:r>
        <w:rPr>
          <w:spacing w:val="57"/>
        </w:rPr>
        <w:t xml:space="preserve"> </w:t>
      </w:r>
      <w:r>
        <w:t>of</w:t>
      </w:r>
      <w:r>
        <w:rPr>
          <w:spacing w:val="58"/>
        </w:rPr>
        <w:t xml:space="preserve"> </w:t>
      </w:r>
      <w:r>
        <w:t>your</w:t>
      </w:r>
      <w:r>
        <w:rPr>
          <w:spacing w:val="59"/>
        </w:rPr>
        <w:t xml:space="preserve"> </w:t>
      </w:r>
      <w:r>
        <w:t>idea.</w:t>
      </w:r>
      <w:r>
        <w:rPr>
          <w:spacing w:val="58"/>
        </w:rPr>
        <w:t xml:space="preserve"> </w:t>
      </w:r>
      <w:r>
        <w:t>Below</w:t>
      </w:r>
      <w:r>
        <w:rPr>
          <w:spacing w:val="58"/>
        </w:rPr>
        <w:t xml:space="preserve"> </w:t>
      </w:r>
      <w:r>
        <w:t>are</w:t>
      </w:r>
      <w:r>
        <w:rPr>
          <w:spacing w:val="57"/>
        </w:rPr>
        <w:t xml:space="preserve"> </w:t>
      </w:r>
      <w:r>
        <w:t>the</w:t>
      </w:r>
      <w:r>
        <w:rPr>
          <w:spacing w:val="58"/>
        </w:rPr>
        <w:t xml:space="preserve"> </w:t>
      </w:r>
      <w:r>
        <w:t>key</w:t>
      </w:r>
      <w:r>
        <w:rPr>
          <w:spacing w:val="58"/>
        </w:rPr>
        <w:t xml:space="preserve"> </w:t>
      </w:r>
      <w:r>
        <w:t>benefits</w:t>
      </w:r>
      <w:r>
        <w:rPr>
          <w:spacing w:val="59"/>
        </w:rPr>
        <w:t xml:space="preserve"> </w:t>
      </w:r>
      <w:r>
        <w:t>of</w:t>
      </w:r>
      <w:r>
        <w:rPr>
          <w:spacing w:val="-58"/>
        </w:rPr>
        <w:t xml:space="preserve"> </w:t>
      </w:r>
      <w:r>
        <w:t>conducting</w:t>
      </w:r>
      <w:r>
        <w:rPr>
          <w:spacing w:val="-1"/>
        </w:rPr>
        <w:t xml:space="preserve"> </w:t>
      </w:r>
      <w:r>
        <w:t>a</w:t>
      </w:r>
      <w:r>
        <w:rPr>
          <w:spacing w:val="-1"/>
        </w:rPr>
        <w:t xml:space="preserve"> </w:t>
      </w:r>
      <w:r>
        <w:t>feasibility study:</w:t>
      </w:r>
    </w:p>
    <w:p w14:paraId="37ADA749" w14:textId="376B9B04" w:rsidR="005E563A" w:rsidRDefault="00892739" w:rsidP="261640DB">
      <w:pPr>
        <w:pStyle w:val="ListParagraph"/>
        <w:numPr>
          <w:ilvl w:val="3"/>
          <w:numId w:val="20"/>
        </w:numPr>
        <w:tabs>
          <w:tab w:val="left" w:pos="1772"/>
        </w:tabs>
        <w:spacing w:before="202"/>
        <w:ind w:hanging="361"/>
        <w:jc w:val="both"/>
        <w:rPr>
          <w:sz w:val="24"/>
          <w:szCs w:val="24"/>
        </w:rPr>
      </w:pPr>
      <w:r w:rsidRPr="261640DB">
        <w:rPr>
          <w:sz w:val="24"/>
          <w:szCs w:val="24"/>
        </w:rPr>
        <w:t>Gives</w:t>
      </w:r>
      <w:r w:rsidRPr="261640DB">
        <w:rPr>
          <w:spacing w:val="-1"/>
          <w:sz w:val="24"/>
          <w:szCs w:val="24"/>
        </w:rPr>
        <w:t xml:space="preserve"> </w:t>
      </w:r>
      <w:r w:rsidRPr="261640DB">
        <w:rPr>
          <w:sz w:val="24"/>
          <w:szCs w:val="24"/>
        </w:rPr>
        <w:t>project</w:t>
      </w:r>
      <w:r w:rsidRPr="261640DB">
        <w:rPr>
          <w:spacing w:val="-1"/>
          <w:sz w:val="24"/>
          <w:szCs w:val="24"/>
        </w:rPr>
        <w:t xml:space="preserve"> </w:t>
      </w:r>
      <w:r w:rsidRPr="261640DB">
        <w:rPr>
          <w:sz w:val="24"/>
          <w:szCs w:val="24"/>
        </w:rPr>
        <w:t>teams</w:t>
      </w:r>
      <w:r w:rsidRPr="261640DB">
        <w:rPr>
          <w:spacing w:val="-1"/>
          <w:sz w:val="24"/>
          <w:szCs w:val="24"/>
        </w:rPr>
        <w:t xml:space="preserve"> </w:t>
      </w:r>
      <w:r w:rsidRPr="261640DB">
        <w:rPr>
          <w:sz w:val="24"/>
          <w:szCs w:val="24"/>
        </w:rPr>
        <w:t>more</w:t>
      </w:r>
      <w:r w:rsidRPr="261640DB">
        <w:rPr>
          <w:spacing w:val="-3"/>
          <w:sz w:val="24"/>
          <w:szCs w:val="24"/>
        </w:rPr>
        <w:t xml:space="preserve"> </w:t>
      </w:r>
      <w:r w:rsidRPr="261640DB">
        <w:rPr>
          <w:sz w:val="24"/>
          <w:szCs w:val="24"/>
        </w:rPr>
        <w:t>focus</w:t>
      </w:r>
      <w:r w:rsidRPr="261640DB">
        <w:rPr>
          <w:spacing w:val="-1"/>
          <w:sz w:val="24"/>
          <w:szCs w:val="24"/>
        </w:rPr>
        <w:t xml:space="preserve"> </w:t>
      </w:r>
      <w:r w:rsidRPr="261640DB">
        <w:rPr>
          <w:sz w:val="24"/>
          <w:szCs w:val="24"/>
        </w:rPr>
        <w:t>and</w:t>
      </w:r>
      <w:r w:rsidRPr="261640DB">
        <w:rPr>
          <w:spacing w:val="-1"/>
          <w:sz w:val="24"/>
          <w:szCs w:val="24"/>
        </w:rPr>
        <w:t xml:space="preserve"> </w:t>
      </w:r>
      <w:r w:rsidRPr="261640DB">
        <w:rPr>
          <w:sz w:val="24"/>
          <w:szCs w:val="24"/>
        </w:rPr>
        <w:t>provides</w:t>
      </w:r>
      <w:r w:rsidRPr="261640DB">
        <w:rPr>
          <w:spacing w:val="-3"/>
          <w:sz w:val="24"/>
          <w:szCs w:val="24"/>
        </w:rPr>
        <w:t xml:space="preserve"> </w:t>
      </w:r>
      <w:r w:rsidRPr="261640DB">
        <w:rPr>
          <w:sz w:val="24"/>
          <w:szCs w:val="24"/>
        </w:rPr>
        <w:t>an</w:t>
      </w:r>
      <w:r w:rsidRPr="261640DB">
        <w:rPr>
          <w:spacing w:val="1"/>
          <w:sz w:val="24"/>
          <w:szCs w:val="24"/>
        </w:rPr>
        <w:t xml:space="preserve"> </w:t>
      </w:r>
      <w:r w:rsidRPr="261640DB">
        <w:rPr>
          <w:sz w:val="24"/>
          <w:szCs w:val="24"/>
        </w:rPr>
        <w:t>alternative</w:t>
      </w:r>
      <w:r w:rsidRPr="261640DB">
        <w:rPr>
          <w:spacing w:val="-1"/>
          <w:sz w:val="24"/>
          <w:szCs w:val="24"/>
        </w:rPr>
        <w:t xml:space="preserve"> </w:t>
      </w:r>
      <w:r w:rsidRPr="261640DB">
        <w:rPr>
          <w:sz w:val="24"/>
          <w:szCs w:val="24"/>
        </w:rPr>
        <w:t>outline.</w:t>
      </w:r>
    </w:p>
    <w:p w14:paraId="1BF779DB" w14:textId="77777777" w:rsidR="005E563A" w:rsidRDefault="00892739">
      <w:pPr>
        <w:pStyle w:val="ListParagraph"/>
        <w:numPr>
          <w:ilvl w:val="3"/>
          <w:numId w:val="20"/>
        </w:numPr>
        <w:tabs>
          <w:tab w:val="left" w:pos="1772"/>
        </w:tabs>
        <w:spacing w:before="232"/>
        <w:ind w:hanging="361"/>
        <w:jc w:val="both"/>
        <w:rPr>
          <w:sz w:val="24"/>
        </w:rPr>
      </w:pPr>
      <w:r>
        <w:rPr>
          <w:sz w:val="24"/>
        </w:rPr>
        <w:t>Narrows</w:t>
      </w:r>
      <w:r>
        <w:rPr>
          <w:spacing w:val="-2"/>
          <w:sz w:val="24"/>
        </w:rPr>
        <w:t xml:space="preserve"> </w:t>
      </w:r>
      <w:r>
        <w:rPr>
          <w:sz w:val="24"/>
        </w:rPr>
        <w:t>the</w:t>
      </w:r>
      <w:r>
        <w:rPr>
          <w:spacing w:val="-3"/>
          <w:sz w:val="24"/>
        </w:rPr>
        <w:t xml:space="preserve"> </w:t>
      </w:r>
      <w:r>
        <w:rPr>
          <w:sz w:val="24"/>
        </w:rPr>
        <w:t>business</w:t>
      </w:r>
      <w:r>
        <w:rPr>
          <w:spacing w:val="-1"/>
          <w:sz w:val="24"/>
        </w:rPr>
        <w:t xml:space="preserve"> </w:t>
      </w:r>
      <w:r>
        <w:rPr>
          <w:sz w:val="24"/>
        </w:rPr>
        <w:t>alternatives.</w:t>
      </w:r>
    </w:p>
    <w:p w14:paraId="000A9457" w14:textId="77777777" w:rsidR="005E563A" w:rsidRDefault="00892739">
      <w:pPr>
        <w:pStyle w:val="ListParagraph"/>
        <w:numPr>
          <w:ilvl w:val="3"/>
          <w:numId w:val="20"/>
        </w:numPr>
        <w:tabs>
          <w:tab w:val="left" w:pos="1772"/>
        </w:tabs>
        <w:spacing w:before="232"/>
        <w:ind w:hanging="361"/>
        <w:jc w:val="both"/>
        <w:rPr>
          <w:sz w:val="24"/>
        </w:rPr>
      </w:pPr>
      <w:r>
        <w:rPr>
          <w:sz w:val="24"/>
        </w:rPr>
        <w:t>Identifies</w:t>
      </w:r>
      <w:r>
        <w:rPr>
          <w:spacing w:val="-2"/>
          <w:sz w:val="24"/>
        </w:rPr>
        <w:t xml:space="preserve"> </w:t>
      </w:r>
      <w:r>
        <w:rPr>
          <w:sz w:val="24"/>
        </w:rPr>
        <w:t>a</w:t>
      </w:r>
      <w:r>
        <w:rPr>
          <w:spacing w:val="-2"/>
          <w:sz w:val="24"/>
        </w:rPr>
        <w:t xml:space="preserve"> </w:t>
      </w:r>
      <w:r>
        <w:rPr>
          <w:sz w:val="24"/>
        </w:rPr>
        <w:t>valid</w:t>
      </w:r>
      <w:r>
        <w:rPr>
          <w:spacing w:val="-1"/>
          <w:sz w:val="24"/>
        </w:rPr>
        <w:t xml:space="preserve"> </w:t>
      </w:r>
      <w:r>
        <w:rPr>
          <w:sz w:val="24"/>
        </w:rPr>
        <w:t>reason</w:t>
      </w:r>
      <w:r>
        <w:rPr>
          <w:spacing w:val="-1"/>
          <w:sz w:val="24"/>
        </w:rPr>
        <w:t xml:space="preserve"> </w:t>
      </w:r>
      <w:r>
        <w:rPr>
          <w:sz w:val="24"/>
        </w:rPr>
        <w:t>to</w:t>
      </w:r>
      <w:r>
        <w:rPr>
          <w:spacing w:val="-2"/>
          <w:sz w:val="24"/>
        </w:rPr>
        <w:t xml:space="preserve"> </w:t>
      </w:r>
      <w:r>
        <w:rPr>
          <w:sz w:val="24"/>
        </w:rPr>
        <w:t>undertake</w:t>
      </w:r>
      <w:r>
        <w:rPr>
          <w:spacing w:val="-2"/>
          <w:sz w:val="24"/>
        </w:rPr>
        <w:t xml:space="preserve"> </w:t>
      </w:r>
      <w:r>
        <w:rPr>
          <w:sz w:val="24"/>
        </w:rPr>
        <w:t>the</w:t>
      </w:r>
      <w:r>
        <w:rPr>
          <w:spacing w:val="-1"/>
          <w:sz w:val="24"/>
        </w:rPr>
        <w:t xml:space="preserve"> </w:t>
      </w:r>
      <w:r>
        <w:rPr>
          <w:sz w:val="24"/>
        </w:rPr>
        <w:t>project</w:t>
      </w:r>
    </w:p>
    <w:p w14:paraId="30E96F8D" w14:textId="77777777" w:rsidR="005E563A" w:rsidRDefault="00892739">
      <w:pPr>
        <w:pStyle w:val="ListParagraph"/>
        <w:numPr>
          <w:ilvl w:val="3"/>
          <w:numId w:val="20"/>
        </w:numPr>
        <w:tabs>
          <w:tab w:val="left" w:pos="1772"/>
        </w:tabs>
        <w:spacing w:before="224"/>
        <w:ind w:hanging="361"/>
        <w:jc w:val="both"/>
        <w:rPr>
          <w:sz w:val="24"/>
        </w:rPr>
      </w:pPr>
      <w:r>
        <w:rPr>
          <w:sz w:val="24"/>
        </w:rPr>
        <w:t>Enhances</w:t>
      </w:r>
      <w:r>
        <w:rPr>
          <w:spacing w:val="-2"/>
          <w:sz w:val="24"/>
        </w:rPr>
        <w:t xml:space="preserve"> </w:t>
      </w:r>
      <w:r>
        <w:rPr>
          <w:sz w:val="24"/>
        </w:rPr>
        <w:t>the</w:t>
      </w:r>
      <w:r>
        <w:rPr>
          <w:spacing w:val="-1"/>
          <w:sz w:val="24"/>
        </w:rPr>
        <w:t xml:space="preserve"> </w:t>
      </w:r>
      <w:r>
        <w:rPr>
          <w:sz w:val="24"/>
        </w:rPr>
        <w:t>success</w:t>
      </w:r>
      <w:r>
        <w:rPr>
          <w:spacing w:val="1"/>
          <w:sz w:val="24"/>
        </w:rPr>
        <w:t xml:space="preserve"> </w:t>
      </w:r>
      <w:r>
        <w:rPr>
          <w:sz w:val="24"/>
        </w:rPr>
        <w:t>rate</w:t>
      </w:r>
      <w:r>
        <w:rPr>
          <w:spacing w:val="-2"/>
          <w:sz w:val="24"/>
        </w:rPr>
        <w:t xml:space="preserve"> </w:t>
      </w:r>
      <w:r>
        <w:rPr>
          <w:sz w:val="24"/>
        </w:rPr>
        <w:t>by</w:t>
      </w:r>
      <w:r>
        <w:rPr>
          <w:spacing w:val="-1"/>
          <w:sz w:val="24"/>
        </w:rPr>
        <w:t xml:space="preserve"> </w:t>
      </w:r>
      <w:r>
        <w:rPr>
          <w:sz w:val="24"/>
        </w:rPr>
        <w:t>evaluating</w:t>
      </w:r>
      <w:r>
        <w:rPr>
          <w:spacing w:val="-1"/>
          <w:sz w:val="24"/>
        </w:rPr>
        <w:t xml:space="preserve"> </w:t>
      </w:r>
      <w:r>
        <w:rPr>
          <w:sz w:val="24"/>
        </w:rPr>
        <w:t>multiple</w:t>
      </w:r>
      <w:r>
        <w:rPr>
          <w:spacing w:val="-2"/>
          <w:sz w:val="24"/>
        </w:rPr>
        <w:t xml:space="preserve"> </w:t>
      </w:r>
      <w:r>
        <w:rPr>
          <w:sz w:val="24"/>
        </w:rPr>
        <w:t>parameters.</w:t>
      </w:r>
    </w:p>
    <w:p w14:paraId="06693291" w14:textId="77777777" w:rsidR="005E563A" w:rsidRDefault="00892739">
      <w:pPr>
        <w:pStyle w:val="ListParagraph"/>
        <w:numPr>
          <w:ilvl w:val="3"/>
          <w:numId w:val="20"/>
        </w:numPr>
        <w:tabs>
          <w:tab w:val="left" w:pos="1772"/>
        </w:tabs>
        <w:spacing w:before="232"/>
        <w:ind w:hanging="361"/>
        <w:jc w:val="both"/>
        <w:rPr>
          <w:sz w:val="24"/>
        </w:rPr>
      </w:pPr>
      <w:r>
        <w:rPr>
          <w:sz w:val="24"/>
        </w:rPr>
        <w:t>Aids</w:t>
      </w:r>
      <w:r>
        <w:rPr>
          <w:spacing w:val="-2"/>
          <w:sz w:val="24"/>
        </w:rPr>
        <w:t xml:space="preserve"> </w:t>
      </w:r>
      <w:r>
        <w:rPr>
          <w:sz w:val="24"/>
        </w:rPr>
        <w:t>decision-making</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project.</w:t>
      </w:r>
    </w:p>
    <w:p w14:paraId="0CC5AA96" w14:textId="77777777" w:rsidR="005E563A" w:rsidRDefault="005E563A">
      <w:pPr>
        <w:pStyle w:val="BodyText"/>
        <w:rPr>
          <w:sz w:val="26"/>
        </w:rPr>
      </w:pPr>
    </w:p>
    <w:p w14:paraId="162E0207" w14:textId="77777777" w:rsidR="005E563A" w:rsidRDefault="005E563A">
      <w:pPr>
        <w:pStyle w:val="BodyText"/>
        <w:spacing w:before="3"/>
        <w:rPr>
          <w:sz w:val="34"/>
        </w:rPr>
      </w:pPr>
    </w:p>
    <w:p w14:paraId="7E108F98" w14:textId="77777777" w:rsidR="005E563A" w:rsidRDefault="00892739">
      <w:pPr>
        <w:pStyle w:val="Heading5"/>
        <w:numPr>
          <w:ilvl w:val="1"/>
          <w:numId w:val="19"/>
        </w:numPr>
        <w:tabs>
          <w:tab w:val="left" w:pos="1523"/>
        </w:tabs>
        <w:jc w:val="both"/>
      </w:pPr>
      <w:r>
        <w:t>System</w:t>
      </w:r>
      <w:r>
        <w:rPr>
          <w:spacing w:val="-6"/>
        </w:rPr>
        <w:t xml:space="preserve"> </w:t>
      </w:r>
      <w:r>
        <w:t>Requirements</w:t>
      </w:r>
    </w:p>
    <w:p w14:paraId="5C61BE3E" w14:textId="780E03A7" w:rsidR="005E563A" w:rsidRDefault="00892739">
      <w:pPr>
        <w:pStyle w:val="BodyText"/>
        <w:spacing w:before="270" w:line="360" w:lineRule="auto"/>
        <w:ind w:left="955" w:right="975" w:firstLine="60"/>
        <w:jc w:val="both"/>
      </w:pPr>
      <w:r>
        <w:t>System requirements specification is a detailed statement of the effects that a system is</w:t>
      </w:r>
      <w:r>
        <w:rPr>
          <w:spacing w:val="1"/>
        </w:rPr>
        <w:t xml:space="preserve"> </w:t>
      </w:r>
      <w:r>
        <w:t>required</w:t>
      </w:r>
      <w:r>
        <w:rPr>
          <w:spacing w:val="-2"/>
        </w:rPr>
        <w:t xml:space="preserve"> </w:t>
      </w:r>
      <w:r>
        <w:t>to</w:t>
      </w:r>
      <w:r>
        <w:rPr>
          <w:spacing w:val="-2"/>
        </w:rPr>
        <w:t xml:space="preserve"> </w:t>
      </w:r>
      <w:r>
        <w:t>achieve.</w:t>
      </w:r>
      <w:r>
        <w:rPr>
          <w:spacing w:val="-1"/>
        </w:rPr>
        <w:t xml:space="preserve"> </w:t>
      </w:r>
      <w:r>
        <w:t>A</w:t>
      </w:r>
      <w:r>
        <w:rPr>
          <w:spacing w:val="-4"/>
        </w:rPr>
        <w:t xml:space="preserve"> </w:t>
      </w:r>
      <w:r>
        <w:t>good</w:t>
      </w:r>
      <w:r>
        <w:rPr>
          <w:spacing w:val="-3"/>
        </w:rPr>
        <w:t xml:space="preserve"> </w:t>
      </w:r>
      <w:r>
        <w:t>specification</w:t>
      </w:r>
      <w:r>
        <w:rPr>
          <w:spacing w:val="-3"/>
        </w:rPr>
        <w:t xml:space="preserve"> </w:t>
      </w:r>
      <w:r>
        <w:t>gives a</w:t>
      </w:r>
      <w:r>
        <w:rPr>
          <w:spacing w:val="-5"/>
        </w:rPr>
        <w:t xml:space="preserve"> </w:t>
      </w:r>
      <w:r>
        <w:t>complete</w:t>
      </w:r>
      <w:r>
        <w:rPr>
          <w:spacing w:val="-3"/>
        </w:rPr>
        <w:t xml:space="preserve"> </w:t>
      </w:r>
      <w:r>
        <w:t>statement</w:t>
      </w:r>
      <w:r>
        <w:rPr>
          <w:spacing w:val="-3"/>
        </w:rPr>
        <w:t xml:space="preserve"> </w:t>
      </w:r>
      <w:r>
        <w:t>of</w:t>
      </w:r>
      <w:r>
        <w:rPr>
          <w:spacing w:val="-5"/>
        </w:rPr>
        <w:t xml:space="preserve"> </w:t>
      </w:r>
      <w:r>
        <w:t>what</w:t>
      </w:r>
      <w:r>
        <w:rPr>
          <w:spacing w:val="-2"/>
        </w:rPr>
        <w:t xml:space="preserve"> </w:t>
      </w:r>
      <w:r>
        <w:t>the</w:t>
      </w:r>
      <w:r>
        <w:rPr>
          <w:spacing w:val="-3"/>
        </w:rPr>
        <w:t xml:space="preserve"> </w:t>
      </w:r>
      <w:r>
        <w:t>system</w:t>
      </w:r>
      <w:r>
        <w:rPr>
          <w:spacing w:val="-2"/>
        </w:rPr>
        <w:t xml:space="preserve"> </w:t>
      </w:r>
      <w:r>
        <w:t>is</w:t>
      </w:r>
      <w:r>
        <w:rPr>
          <w:spacing w:val="-3"/>
        </w:rPr>
        <w:t xml:space="preserve"> </w:t>
      </w:r>
      <w:r>
        <w:t>to</w:t>
      </w:r>
      <w:r>
        <w:rPr>
          <w:spacing w:val="-57"/>
        </w:rPr>
        <w:t xml:space="preserve"> </w:t>
      </w:r>
      <w:r>
        <w:t>do,</w:t>
      </w:r>
      <w:r>
        <w:rPr>
          <w:spacing w:val="-1"/>
        </w:rPr>
        <w:t xml:space="preserve"> </w:t>
      </w:r>
      <w:r>
        <w:t>without making any commitment as to how the</w:t>
      </w:r>
      <w:r>
        <w:rPr>
          <w:spacing w:val="-1"/>
        </w:rPr>
        <w:t xml:space="preserve"> </w:t>
      </w:r>
      <w:r>
        <w:t>system is to do</w:t>
      </w:r>
      <w:r>
        <w:rPr>
          <w:spacing w:val="-1"/>
        </w:rPr>
        <w:t xml:space="preserve"> </w:t>
      </w:r>
      <w:r>
        <w:t>it.</w:t>
      </w:r>
    </w:p>
    <w:p w14:paraId="2CCC2C76" w14:textId="4930068A" w:rsidR="005E563A" w:rsidRDefault="00892739">
      <w:pPr>
        <w:pStyle w:val="BodyText"/>
        <w:spacing w:before="200" w:line="360" w:lineRule="auto"/>
        <w:ind w:left="960" w:right="973"/>
        <w:jc w:val="both"/>
      </w:pPr>
      <w:r>
        <w:t>A system requirements specification is normally produced in response to a user requirements</w:t>
      </w:r>
      <w:r>
        <w:rPr>
          <w:spacing w:val="1"/>
        </w:rPr>
        <w:t xml:space="preserve"> </w:t>
      </w:r>
      <w:r>
        <w:t>specification or other expression of requirements and is then used as the basis for system</w:t>
      </w:r>
      <w:r>
        <w:rPr>
          <w:spacing w:val="1"/>
        </w:rPr>
        <w:t xml:space="preserve"> </w:t>
      </w:r>
      <w:r>
        <w:t>design.</w:t>
      </w:r>
      <w:r>
        <w:rPr>
          <w:spacing w:val="1"/>
        </w:rPr>
        <w:t xml:space="preserve"> </w:t>
      </w:r>
      <w:r>
        <w:t>The</w:t>
      </w:r>
      <w:r>
        <w:rPr>
          <w:spacing w:val="1"/>
        </w:rPr>
        <w:t xml:space="preserve"> </w:t>
      </w:r>
      <w:r>
        <w:t>system</w:t>
      </w:r>
      <w:r>
        <w:rPr>
          <w:spacing w:val="1"/>
        </w:rPr>
        <w:t xml:space="preserve"> </w:t>
      </w:r>
      <w:r>
        <w:t>requirements</w:t>
      </w:r>
      <w:r>
        <w:rPr>
          <w:spacing w:val="1"/>
        </w:rPr>
        <w:t xml:space="preserve"> </w:t>
      </w:r>
      <w:r>
        <w:t>specification</w:t>
      </w:r>
      <w:r>
        <w:rPr>
          <w:spacing w:val="1"/>
        </w:rPr>
        <w:t xml:space="preserve"> </w:t>
      </w:r>
      <w:r>
        <w:t>typically</w:t>
      </w:r>
      <w:r>
        <w:rPr>
          <w:spacing w:val="1"/>
        </w:rPr>
        <w:t xml:space="preserve"> </w:t>
      </w:r>
      <w:r>
        <w:t>differs</w:t>
      </w:r>
      <w:r>
        <w:rPr>
          <w:spacing w:val="1"/>
        </w:rPr>
        <w:t xml:space="preserve"> </w:t>
      </w:r>
      <w:r>
        <w:t>from</w:t>
      </w:r>
      <w:r>
        <w:rPr>
          <w:spacing w:val="1"/>
        </w:rPr>
        <w:t xml:space="preserve"> </w:t>
      </w:r>
      <w:r>
        <w:t>expression</w:t>
      </w:r>
      <w:r>
        <w:rPr>
          <w:spacing w:val="1"/>
        </w:rPr>
        <w:t xml:space="preserve"> </w:t>
      </w:r>
      <w:r>
        <w:t>of</w:t>
      </w:r>
      <w:r>
        <w:rPr>
          <w:spacing w:val="-57"/>
        </w:rPr>
        <w:t xml:space="preserve"> </w:t>
      </w:r>
      <w:r>
        <w:t>requirements in both scope and precision. The latter may cover both the envisaged system and</w:t>
      </w:r>
      <w:r>
        <w:rPr>
          <w:spacing w:val="1"/>
        </w:rPr>
        <w:t xml:space="preserve"> </w:t>
      </w:r>
      <w:r>
        <w:t>the</w:t>
      </w:r>
      <w:r>
        <w:rPr>
          <w:spacing w:val="-1"/>
        </w:rPr>
        <w:t xml:space="preserve"> </w:t>
      </w:r>
      <w:r>
        <w:t>environment in</w:t>
      </w:r>
      <w:r>
        <w:rPr>
          <w:spacing w:val="-1"/>
        </w:rPr>
        <w:t xml:space="preserve"> </w:t>
      </w:r>
      <w:r>
        <w:t>which it</w:t>
      </w:r>
      <w:r>
        <w:rPr>
          <w:spacing w:val="-1"/>
        </w:rPr>
        <w:t xml:space="preserve"> </w:t>
      </w:r>
      <w:r>
        <w:t>will operate but may</w:t>
      </w:r>
      <w:r>
        <w:rPr>
          <w:spacing w:val="-1"/>
        </w:rPr>
        <w:t xml:space="preserve"> </w:t>
      </w:r>
      <w:r>
        <w:t>leave</w:t>
      </w:r>
      <w:r>
        <w:rPr>
          <w:spacing w:val="-1"/>
        </w:rPr>
        <w:t xml:space="preserve"> </w:t>
      </w:r>
      <w:r>
        <w:t>many</w:t>
      </w:r>
      <w:r>
        <w:rPr>
          <w:spacing w:val="-1"/>
        </w:rPr>
        <w:t xml:space="preserve"> </w:t>
      </w:r>
      <w:r>
        <w:t>broad concepts</w:t>
      </w:r>
      <w:r>
        <w:rPr>
          <w:spacing w:val="-1"/>
        </w:rPr>
        <w:t xml:space="preserve"> </w:t>
      </w:r>
      <w:r>
        <w:t>unrefined.</w:t>
      </w:r>
    </w:p>
    <w:p w14:paraId="2FD27FD6" w14:textId="77777777" w:rsidR="005E563A" w:rsidRDefault="005E563A">
      <w:pPr>
        <w:spacing w:line="360" w:lineRule="auto"/>
        <w:jc w:val="both"/>
        <w:sectPr w:rsidR="005E563A" w:rsidSect="00C65A78">
          <w:headerReference w:type="default" r:id="rId49"/>
          <w:footerReference w:type="default" r:id="rId50"/>
          <w:pgSz w:w="11910" w:h="16840"/>
          <w:pgMar w:top="1580" w:right="480" w:bottom="1200" w:left="480" w:header="0" w:footer="920" w:gutter="0"/>
          <w:cols w:space="720"/>
        </w:sectPr>
      </w:pPr>
    </w:p>
    <w:p w14:paraId="397F0DD5" w14:textId="77777777" w:rsidR="005E563A" w:rsidRDefault="005E563A">
      <w:pPr>
        <w:pStyle w:val="BodyText"/>
        <w:rPr>
          <w:sz w:val="20"/>
        </w:rPr>
      </w:pPr>
    </w:p>
    <w:p w14:paraId="5A427D18" w14:textId="77777777" w:rsidR="005E563A" w:rsidRDefault="00892739">
      <w:pPr>
        <w:pStyle w:val="Heading5"/>
        <w:numPr>
          <w:ilvl w:val="2"/>
          <w:numId w:val="19"/>
        </w:numPr>
        <w:tabs>
          <w:tab w:val="left" w:pos="1592"/>
        </w:tabs>
        <w:spacing w:before="229"/>
        <w:ind w:hanging="632"/>
      </w:pPr>
      <w:r>
        <w:t>Software</w:t>
      </w:r>
      <w:r>
        <w:rPr>
          <w:spacing w:val="-5"/>
        </w:rPr>
        <w:t xml:space="preserve"> </w:t>
      </w:r>
      <w:r>
        <w:t>Requirements</w:t>
      </w:r>
    </w:p>
    <w:p w14:paraId="43C5DDF5" w14:textId="77777777" w:rsidR="005E563A" w:rsidRDefault="005E563A">
      <w:pPr>
        <w:pStyle w:val="BodyText"/>
        <w:rPr>
          <w:b/>
          <w:sz w:val="31"/>
        </w:rPr>
      </w:pPr>
    </w:p>
    <w:p w14:paraId="18E0CA7C" w14:textId="77777777" w:rsidR="005E563A" w:rsidRDefault="00892739">
      <w:pPr>
        <w:pStyle w:val="BodyText"/>
        <w:spacing w:line="525" w:lineRule="auto"/>
        <w:ind w:left="960" w:right="7142"/>
        <w:rPr>
          <w:rFonts w:ascii="Calibri"/>
        </w:rPr>
      </w:pPr>
      <w:r>
        <w:rPr>
          <w:rFonts w:ascii="Calibri"/>
        </w:rPr>
        <w:t>CPU</w:t>
      </w:r>
      <w:r>
        <w:rPr>
          <w:rFonts w:ascii="Calibri"/>
          <w:spacing w:val="6"/>
        </w:rPr>
        <w:t xml:space="preserve"> </w:t>
      </w:r>
      <w:r>
        <w:rPr>
          <w:b/>
        </w:rPr>
        <w:t xml:space="preserve">&gt;= </w:t>
      </w:r>
      <w:r>
        <w:rPr>
          <w:rFonts w:ascii="Calibri"/>
        </w:rPr>
        <w:t>Pentium</w:t>
      </w:r>
      <w:r>
        <w:rPr>
          <w:rFonts w:ascii="Calibri"/>
          <w:spacing w:val="4"/>
        </w:rPr>
        <w:t xml:space="preserve"> </w:t>
      </w:r>
      <w:r>
        <w:rPr>
          <w:rFonts w:ascii="Calibri"/>
        </w:rPr>
        <w:t>1.5</w:t>
      </w:r>
      <w:r>
        <w:rPr>
          <w:rFonts w:ascii="Calibri"/>
          <w:spacing w:val="7"/>
        </w:rPr>
        <w:t xml:space="preserve"> </w:t>
      </w:r>
      <w:proofErr w:type="spellStart"/>
      <w:r>
        <w:rPr>
          <w:rFonts w:ascii="Calibri"/>
        </w:rPr>
        <w:t>Ghz</w:t>
      </w:r>
      <w:proofErr w:type="spellEnd"/>
      <w:r>
        <w:rPr>
          <w:rFonts w:ascii="Calibri"/>
          <w:spacing w:val="1"/>
        </w:rPr>
        <w:t xml:space="preserve"> </w:t>
      </w:r>
      <w:r>
        <w:rPr>
          <w:rFonts w:ascii="Calibri"/>
        </w:rPr>
        <w:t>GPU</w:t>
      </w:r>
      <w:r>
        <w:rPr>
          <w:rFonts w:ascii="Calibri"/>
          <w:spacing w:val="-4"/>
        </w:rPr>
        <w:t xml:space="preserve"> </w:t>
      </w:r>
      <w:r>
        <w:rPr>
          <w:b/>
        </w:rPr>
        <w:t>&gt;=</w:t>
      </w:r>
      <w:r>
        <w:rPr>
          <w:b/>
          <w:spacing w:val="-9"/>
        </w:rPr>
        <w:t xml:space="preserve"> </w:t>
      </w:r>
      <w:r>
        <w:rPr>
          <w:rFonts w:ascii="Calibri"/>
        </w:rPr>
        <w:t>And</w:t>
      </w:r>
      <w:r>
        <w:rPr>
          <w:rFonts w:ascii="Calibri"/>
          <w:spacing w:val="-4"/>
        </w:rPr>
        <w:t xml:space="preserve"> </w:t>
      </w:r>
      <w:r>
        <w:rPr>
          <w:rFonts w:ascii="Calibri"/>
        </w:rPr>
        <w:t>R5/Nvidia</w:t>
      </w:r>
      <w:r>
        <w:rPr>
          <w:rFonts w:ascii="Calibri"/>
          <w:spacing w:val="-3"/>
        </w:rPr>
        <w:t xml:space="preserve"> </w:t>
      </w:r>
      <w:r>
        <w:rPr>
          <w:rFonts w:ascii="Calibri"/>
        </w:rPr>
        <w:t>980M</w:t>
      </w:r>
    </w:p>
    <w:p w14:paraId="02C4BFA8" w14:textId="77777777" w:rsidR="005E563A" w:rsidRDefault="00892739">
      <w:pPr>
        <w:pStyle w:val="BodyText"/>
        <w:spacing w:line="289" w:lineRule="exact"/>
        <w:ind w:left="960"/>
        <w:rPr>
          <w:rFonts w:ascii="Calibri"/>
        </w:rPr>
      </w:pPr>
      <w:r>
        <w:rPr>
          <w:rFonts w:ascii="Calibri"/>
        </w:rPr>
        <w:t>Operating</w:t>
      </w:r>
      <w:r>
        <w:rPr>
          <w:rFonts w:ascii="Calibri"/>
          <w:spacing w:val="-4"/>
        </w:rPr>
        <w:t xml:space="preserve"> </w:t>
      </w:r>
      <w:r>
        <w:rPr>
          <w:rFonts w:ascii="Calibri"/>
        </w:rPr>
        <w:t>System</w:t>
      </w:r>
      <w:r>
        <w:rPr>
          <w:rFonts w:ascii="Calibri"/>
          <w:spacing w:val="-1"/>
        </w:rPr>
        <w:t xml:space="preserve"> </w:t>
      </w:r>
      <w:r>
        <w:rPr>
          <w:b/>
        </w:rPr>
        <w:t>&gt;=</w:t>
      </w:r>
      <w:r>
        <w:rPr>
          <w:b/>
          <w:spacing w:val="-4"/>
        </w:rPr>
        <w:t xml:space="preserve"> </w:t>
      </w:r>
      <w:r>
        <w:rPr>
          <w:rFonts w:ascii="Calibri"/>
        </w:rPr>
        <w:t>Windows</w:t>
      </w:r>
      <w:r>
        <w:rPr>
          <w:rFonts w:ascii="Calibri"/>
          <w:spacing w:val="-3"/>
        </w:rPr>
        <w:t xml:space="preserve"> </w:t>
      </w:r>
      <w:r>
        <w:rPr>
          <w:rFonts w:ascii="Calibri"/>
        </w:rPr>
        <w:t>8/Linux</w:t>
      </w:r>
    </w:p>
    <w:p w14:paraId="50F943E2" w14:textId="77777777" w:rsidR="005E563A" w:rsidRDefault="005E563A">
      <w:pPr>
        <w:pStyle w:val="BodyText"/>
        <w:spacing w:before="9"/>
        <w:rPr>
          <w:rFonts w:ascii="Calibri"/>
          <w:sz w:val="28"/>
        </w:rPr>
      </w:pPr>
    </w:p>
    <w:p w14:paraId="05AE0342" w14:textId="77777777" w:rsidR="005E563A" w:rsidRDefault="00892739">
      <w:pPr>
        <w:pStyle w:val="Heading5"/>
        <w:numPr>
          <w:ilvl w:val="2"/>
          <w:numId w:val="19"/>
        </w:numPr>
        <w:tabs>
          <w:tab w:val="left" w:pos="1592"/>
        </w:tabs>
        <w:ind w:hanging="632"/>
      </w:pPr>
      <w:r>
        <w:t>Hardware</w:t>
      </w:r>
      <w:r>
        <w:rPr>
          <w:spacing w:val="-3"/>
        </w:rPr>
        <w:t xml:space="preserve"> </w:t>
      </w:r>
      <w:r>
        <w:t>Requirements</w:t>
      </w:r>
    </w:p>
    <w:p w14:paraId="7FBFB066" w14:textId="77777777" w:rsidR="005E563A" w:rsidRDefault="005E563A">
      <w:pPr>
        <w:pStyle w:val="BodyText"/>
        <w:spacing w:before="1"/>
        <w:rPr>
          <w:b/>
          <w:sz w:val="31"/>
        </w:rPr>
      </w:pPr>
    </w:p>
    <w:p w14:paraId="77DF2672" w14:textId="77777777" w:rsidR="005E563A" w:rsidRDefault="00892739">
      <w:pPr>
        <w:pStyle w:val="ListParagraph"/>
        <w:numPr>
          <w:ilvl w:val="3"/>
          <w:numId w:val="19"/>
        </w:numPr>
        <w:tabs>
          <w:tab w:val="left" w:pos="1680"/>
          <w:tab w:val="left" w:pos="1681"/>
          <w:tab w:val="left" w:pos="3120"/>
        </w:tabs>
        <w:ind w:hanging="361"/>
        <w:rPr>
          <w:sz w:val="24"/>
        </w:rPr>
      </w:pPr>
      <w:r>
        <w:rPr>
          <w:sz w:val="24"/>
        </w:rPr>
        <w:t>Memory</w:t>
      </w:r>
      <w:r>
        <w:rPr>
          <w:sz w:val="24"/>
        </w:rPr>
        <w:tab/>
        <w:t>: 4GB</w:t>
      </w:r>
    </w:p>
    <w:p w14:paraId="46D2EB1C" w14:textId="77777777" w:rsidR="005E563A" w:rsidRDefault="00892739">
      <w:pPr>
        <w:pStyle w:val="ListParagraph"/>
        <w:numPr>
          <w:ilvl w:val="3"/>
          <w:numId w:val="19"/>
        </w:numPr>
        <w:tabs>
          <w:tab w:val="left" w:pos="1680"/>
          <w:tab w:val="left" w:pos="1681"/>
          <w:tab w:val="left" w:pos="3120"/>
        </w:tabs>
        <w:spacing w:before="232"/>
        <w:ind w:hanging="361"/>
        <w:rPr>
          <w:sz w:val="24"/>
        </w:rPr>
      </w:pPr>
      <w:r>
        <w:rPr>
          <w:sz w:val="24"/>
        </w:rPr>
        <w:t>Processor</w:t>
      </w:r>
      <w:r>
        <w:rPr>
          <w:sz w:val="24"/>
        </w:rPr>
        <w:tab/>
        <w:t>:</w:t>
      </w:r>
      <w:r>
        <w:rPr>
          <w:spacing w:val="-1"/>
          <w:sz w:val="24"/>
        </w:rPr>
        <w:t xml:space="preserve"> </w:t>
      </w:r>
      <w:r>
        <w:rPr>
          <w:sz w:val="24"/>
        </w:rPr>
        <w:t>Dual Core</w:t>
      </w:r>
    </w:p>
    <w:p w14:paraId="24926937" w14:textId="77777777" w:rsidR="005E563A" w:rsidRDefault="005E563A">
      <w:pPr>
        <w:pStyle w:val="BodyText"/>
        <w:spacing w:before="9"/>
        <w:rPr>
          <w:sz w:val="20"/>
        </w:rPr>
      </w:pPr>
    </w:p>
    <w:p w14:paraId="1FDB26DE" w14:textId="77777777" w:rsidR="005E563A" w:rsidRDefault="00892739" w:rsidP="07FB729A">
      <w:pPr>
        <w:pStyle w:val="ListParagraph"/>
        <w:numPr>
          <w:ilvl w:val="3"/>
          <w:numId w:val="19"/>
        </w:numPr>
        <w:tabs>
          <w:tab w:val="left" w:pos="1680"/>
          <w:tab w:val="left" w:pos="1681"/>
          <w:tab w:val="left" w:pos="3120"/>
        </w:tabs>
        <w:ind w:hanging="361"/>
        <w:rPr>
          <w:sz w:val="24"/>
          <w:szCs w:val="24"/>
        </w:rPr>
      </w:pPr>
      <w:r w:rsidRPr="07FB729A">
        <w:rPr>
          <w:sz w:val="24"/>
          <w:szCs w:val="24"/>
        </w:rPr>
        <w:t>Network</w:t>
      </w:r>
      <w:r>
        <w:rPr>
          <w:sz w:val="24"/>
        </w:rPr>
        <w:tab/>
      </w:r>
      <w:r w:rsidRPr="07FB729A">
        <w:rPr>
          <w:sz w:val="24"/>
          <w:szCs w:val="24"/>
        </w:rPr>
        <w:t>:</w:t>
      </w:r>
      <w:r w:rsidRPr="07FB729A">
        <w:rPr>
          <w:spacing w:val="-1"/>
          <w:sz w:val="24"/>
          <w:szCs w:val="24"/>
        </w:rPr>
        <w:t xml:space="preserve"> </w:t>
      </w:r>
      <w:r w:rsidRPr="07FB729A">
        <w:rPr>
          <w:sz w:val="24"/>
          <w:szCs w:val="24"/>
        </w:rPr>
        <w:t>1GB</w:t>
      </w:r>
      <w:r w:rsidRPr="07FB729A">
        <w:rPr>
          <w:spacing w:val="-1"/>
          <w:sz w:val="24"/>
          <w:szCs w:val="24"/>
        </w:rPr>
        <w:t xml:space="preserve"> </w:t>
      </w:r>
      <w:r w:rsidRPr="07FB729A">
        <w:rPr>
          <w:sz w:val="24"/>
          <w:szCs w:val="24"/>
        </w:rPr>
        <w:t>Ethernet</w:t>
      </w:r>
    </w:p>
    <w:p w14:paraId="111754EF" w14:textId="37C8FB83" w:rsidR="07FB729A" w:rsidRDefault="07FB729A" w:rsidP="07FB729A">
      <w:pPr>
        <w:tabs>
          <w:tab w:val="left" w:pos="1680"/>
          <w:tab w:val="left" w:pos="1681"/>
          <w:tab w:val="left" w:pos="3120"/>
        </w:tabs>
        <w:rPr>
          <w:sz w:val="24"/>
          <w:szCs w:val="24"/>
        </w:rPr>
      </w:pPr>
    </w:p>
    <w:p w14:paraId="787D8D7E" w14:textId="23ABFAAC" w:rsidR="07FB729A" w:rsidRDefault="07FB729A" w:rsidP="07FB729A">
      <w:pPr>
        <w:tabs>
          <w:tab w:val="left" w:pos="1680"/>
          <w:tab w:val="left" w:pos="1681"/>
          <w:tab w:val="left" w:pos="3120"/>
        </w:tabs>
        <w:rPr>
          <w:sz w:val="24"/>
          <w:szCs w:val="24"/>
        </w:rPr>
      </w:pPr>
    </w:p>
    <w:p w14:paraId="11A900A2" w14:textId="6E2DB479" w:rsidR="07FB729A" w:rsidRDefault="07FB729A" w:rsidP="07FB729A">
      <w:pPr>
        <w:tabs>
          <w:tab w:val="left" w:pos="1680"/>
          <w:tab w:val="left" w:pos="1681"/>
          <w:tab w:val="left" w:pos="3120"/>
        </w:tabs>
        <w:rPr>
          <w:sz w:val="24"/>
          <w:szCs w:val="24"/>
        </w:rPr>
      </w:pPr>
    </w:p>
    <w:p w14:paraId="034912EF" w14:textId="035BE07D" w:rsidR="07FB729A" w:rsidRDefault="07FB729A" w:rsidP="07FB729A">
      <w:pPr>
        <w:tabs>
          <w:tab w:val="left" w:pos="1680"/>
          <w:tab w:val="left" w:pos="1681"/>
          <w:tab w:val="left" w:pos="3120"/>
        </w:tabs>
        <w:rPr>
          <w:sz w:val="24"/>
          <w:szCs w:val="24"/>
        </w:rPr>
      </w:pPr>
    </w:p>
    <w:p w14:paraId="637D6EBF" w14:textId="0C881C7B" w:rsidR="07FB729A" w:rsidRDefault="07FB729A" w:rsidP="07FB729A">
      <w:pPr>
        <w:tabs>
          <w:tab w:val="left" w:pos="1680"/>
          <w:tab w:val="left" w:pos="1681"/>
          <w:tab w:val="left" w:pos="3120"/>
        </w:tabs>
        <w:rPr>
          <w:sz w:val="24"/>
          <w:szCs w:val="24"/>
        </w:rPr>
      </w:pPr>
    </w:p>
    <w:p w14:paraId="5287DAEF" w14:textId="3057E0A9" w:rsidR="07FB729A" w:rsidRDefault="07FB729A" w:rsidP="07FB729A">
      <w:pPr>
        <w:tabs>
          <w:tab w:val="left" w:pos="1680"/>
          <w:tab w:val="left" w:pos="1681"/>
          <w:tab w:val="left" w:pos="3120"/>
        </w:tabs>
        <w:rPr>
          <w:sz w:val="24"/>
          <w:szCs w:val="24"/>
        </w:rPr>
      </w:pPr>
    </w:p>
    <w:p w14:paraId="23353A89" w14:textId="1045DF62" w:rsidR="07FB729A" w:rsidRDefault="07FB729A" w:rsidP="07FB729A">
      <w:pPr>
        <w:tabs>
          <w:tab w:val="left" w:pos="1680"/>
          <w:tab w:val="left" w:pos="1681"/>
          <w:tab w:val="left" w:pos="3120"/>
        </w:tabs>
        <w:rPr>
          <w:sz w:val="24"/>
          <w:szCs w:val="24"/>
        </w:rPr>
      </w:pPr>
    </w:p>
    <w:p w14:paraId="060D8137" w14:textId="3AB097AD" w:rsidR="07FB729A" w:rsidRDefault="07FB729A" w:rsidP="07FB729A">
      <w:pPr>
        <w:tabs>
          <w:tab w:val="left" w:pos="1680"/>
          <w:tab w:val="left" w:pos="1681"/>
          <w:tab w:val="left" w:pos="3120"/>
        </w:tabs>
        <w:rPr>
          <w:sz w:val="24"/>
          <w:szCs w:val="24"/>
        </w:rPr>
      </w:pPr>
    </w:p>
    <w:p w14:paraId="3D75655A" w14:textId="1EEBF914" w:rsidR="07FB729A" w:rsidRDefault="07FB729A" w:rsidP="07FB729A">
      <w:pPr>
        <w:tabs>
          <w:tab w:val="left" w:pos="1680"/>
          <w:tab w:val="left" w:pos="1681"/>
          <w:tab w:val="left" w:pos="3120"/>
        </w:tabs>
        <w:rPr>
          <w:sz w:val="24"/>
          <w:szCs w:val="24"/>
        </w:rPr>
      </w:pPr>
    </w:p>
    <w:p w14:paraId="2BEB5CE9" w14:textId="6DD6FDC5" w:rsidR="07FB729A" w:rsidRDefault="07FB729A" w:rsidP="07FB729A">
      <w:pPr>
        <w:tabs>
          <w:tab w:val="left" w:pos="1680"/>
          <w:tab w:val="left" w:pos="1681"/>
          <w:tab w:val="left" w:pos="3120"/>
        </w:tabs>
        <w:rPr>
          <w:sz w:val="24"/>
          <w:szCs w:val="24"/>
        </w:rPr>
      </w:pPr>
    </w:p>
    <w:p w14:paraId="356EDBDB" w14:textId="77777777" w:rsidR="005E563A" w:rsidRDefault="005E563A">
      <w:pPr>
        <w:rPr>
          <w:sz w:val="24"/>
        </w:rPr>
        <w:sectPr w:rsidR="005E563A" w:rsidSect="00C65A78">
          <w:headerReference w:type="default" r:id="rId51"/>
          <w:footerReference w:type="default" r:id="rId52"/>
          <w:pgSz w:w="11910" w:h="16840"/>
          <w:pgMar w:top="1580" w:right="480" w:bottom="1200" w:left="480" w:header="0" w:footer="920" w:gutter="0"/>
          <w:cols w:space="720"/>
        </w:sectPr>
      </w:pPr>
    </w:p>
    <w:p w14:paraId="78F525CA" w14:textId="77777777" w:rsidR="005E563A" w:rsidRDefault="005E563A">
      <w:pPr>
        <w:pStyle w:val="BodyText"/>
        <w:rPr>
          <w:sz w:val="20"/>
        </w:rPr>
      </w:pPr>
    </w:p>
    <w:p w14:paraId="6FB7B04A" w14:textId="77777777" w:rsidR="005E563A" w:rsidRDefault="005E563A">
      <w:pPr>
        <w:pStyle w:val="BodyText"/>
        <w:rPr>
          <w:sz w:val="20"/>
        </w:rPr>
      </w:pPr>
    </w:p>
    <w:p w14:paraId="74F2F519" w14:textId="77777777" w:rsidR="005E563A" w:rsidRDefault="005E563A">
      <w:pPr>
        <w:pStyle w:val="BodyText"/>
        <w:rPr>
          <w:sz w:val="20"/>
        </w:rPr>
      </w:pPr>
    </w:p>
    <w:p w14:paraId="27B1C7C7" w14:textId="77777777" w:rsidR="005E563A" w:rsidRDefault="005E563A">
      <w:pPr>
        <w:pStyle w:val="BodyText"/>
        <w:rPr>
          <w:sz w:val="20"/>
        </w:rPr>
      </w:pPr>
    </w:p>
    <w:p w14:paraId="6A49F555" w14:textId="77777777" w:rsidR="005E563A" w:rsidRDefault="005E563A">
      <w:pPr>
        <w:pStyle w:val="BodyText"/>
        <w:rPr>
          <w:sz w:val="20"/>
        </w:rPr>
      </w:pPr>
    </w:p>
    <w:p w14:paraId="3255A821" w14:textId="77777777" w:rsidR="005E563A" w:rsidRDefault="005E563A">
      <w:pPr>
        <w:pStyle w:val="BodyText"/>
        <w:rPr>
          <w:sz w:val="20"/>
        </w:rPr>
      </w:pPr>
    </w:p>
    <w:p w14:paraId="1B1FC332" w14:textId="77777777" w:rsidR="005E563A" w:rsidRDefault="005E563A">
      <w:pPr>
        <w:pStyle w:val="BodyText"/>
        <w:rPr>
          <w:sz w:val="20"/>
        </w:rPr>
      </w:pPr>
    </w:p>
    <w:p w14:paraId="5678E0ED" w14:textId="1BA7A2E7" w:rsidR="07FB729A" w:rsidRDefault="07FB729A" w:rsidP="07FB729A">
      <w:pPr>
        <w:pStyle w:val="Heading1"/>
        <w:ind w:right="1564"/>
        <w:rPr>
          <w:sz w:val="20"/>
          <w:szCs w:val="20"/>
        </w:rPr>
      </w:pPr>
    </w:p>
    <w:p w14:paraId="306EF622" w14:textId="77777777" w:rsidR="007235B4" w:rsidRDefault="07FB729A" w:rsidP="07FB729A">
      <w:pPr>
        <w:pStyle w:val="Heading1"/>
        <w:ind w:right="1564"/>
        <w:rPr>
          <w:sz w:val="20"/>
          <w:szCs w:val="20"/>
        </w:rPr>
      </w:pPr>
      <w:r w:rsidRPr="007235B4">
        <w:rPr>
          <w:sz w:val="20"/>
          <w:szCs w:val="20"/>
        </w:rPr>
        <w:t xml:space="preserve"> </w:t>
      </w:r>
    </w:p>
    <w:p w14:paraId="13068A3B" w14:textId="77777777" w:rsidR="007235B4" w:rsidRDefault="007235B4" w:rsidP="07FB729A">
      <w:pPr>
        <w:pStyle w:val="Heading1"/>
        <w:ind w:right="1564"/>
        <w:rPr>
          <w:sz w:val="20"/>
          <w:szCs w:val="20"/>
        </w:rPr>
      </w:pPr>
    </w:p>
    <w:p w14:paraId="614EF81D" w14:textId="77777777" w:rsidR="007235B4" w:rsidRDefault="007235B4" w:rsidP="07FB729A">
      <w:pPr>
        <w:pStyle w:val="Heading1"/>
        <w:ind w:right="1564"/>
        <w:rPr>
          <w:sz w:val="20"/>
          <w:szCs w:val="20"/>
        </w:rPr>
      </w:pPr>
    </w:p>
    <w:p w14:paraId="3B438683" w14:textId="77777777" w:rsidR="007235B4" w:rsidRDefault="007235B4" w:rsidP="07FB729A">
      <w:pPr>
        <w:pStyle w:val="Heading1"/>
        <w:ind w:right="1564"/>
        <w:rPr>
          <w:sz w:val="20"/>
          <w:szCs w:val="20"/>
        </w:rPr>
      </w:pPr>
    </w:p>
    <w:p w14:paraId="2235889F" w14:textId="77777777" w:rsidR="007235B4" w:rsidRDefault="007235B4" w:rsidP="07FB729A">
      <w:pPr>
        <w:pStyle w:val="Heading1"/>
        <w:ind w:right="1564"/>
        <w:rPr>
          <w:sz w:val="20"/>
          <w:szCs w:val="20"/>
        </w:rPr>
      </w:pPr>
    </w:p>
    <w:p w14:paraId="3E44B847" w14:textId="77777777" w:rsidR="007235B4" w:rsidRDefault="007235B4" w:rsidP="07FB729A">
      <w:pPr>
        <w:pStyle w:val="Heading1"/>
        <w:ind w:right="1564"/>
        <w:rPr>
          <w:sz w:val="20"/>
          <w:szCs w:val="20"/>
        </w:rPr>
      </w:pPr>
    </w:p>
    <w:p w14:paraId="586C697C" w14:textId="77777777" w:rsidR="007235B4" w:rsidRDefault="007235B4" w:rsidP="07FB729A">
      <w:pPr>
        <w:pStyle w:val="Heading1"/>
        <w:ind w:right="1564"/>
        <w:rPr>
          <w:sz w:val="20"/>
          <w:szCs w:val="20"/>
        </w:rPr>
      </w:pPr>
    </w:p>
    <w:p w14:paraId="716E10A5" w14:textId="77777777" w:rsidR="007235B4" w:rsidRDefault="007235B4" w:rsidP="07FB729A">
      <w:pPr>
        <w:pStyle w:val="Heading1"/>
        <w:ind w:right="1564"/>
        <w:rPr>
          <w:sz w:val="20"/>
          <w:szCs w:val="20"/>
        </w:rPr>
      </w:pPr>
    </w:p>
    <w:p w14:paraId="52D13CDC" w14:textId="77777777" w:rsidR="007235B4" w:rsidRDefault="007235B4" w:rsidP="07FB729A">
      <w:pPr>
        <w:pStyle w:val="Heading1"/>
        <w:ind w:right="1564"/>
        <w:rPr>
          <w:sz w:val="20"/>
          <w:szCs w:val="20"/>
        </w:rPr>
      </w:pPr>
    </w:p>
    <w:p w14:paraId="0CC4E3DE" w14:textId="77777777" w:rsidR="007235B4" w:rsidRDefault="007235B4" w:rsidP="07FB729A">
      <w:pPr>
        <w:pStyle w:val="Heading1"/>
        <w:ind w:right="1564"/>
        <w:rPr>
          <w:sz w:val="20"/>
          <w:szCs w:val="20"/>
        </w:rPr>
      </w:pPr>
    </w:p>
    <w:p w14:paraId="0CB390F2" w14:textId="77777777" w:rsidR="007235B4" w:rsidRDefault="007235B4" w:rsidP="07FB729A">
      <w:pPr>
        <w:pStyle w:val="Heading1"/>
        <w:ind w:right="1564"/>
        <w:rPr>
          <w:sz w:val="20"/>
          <w:szCs w:val="20"/>
        </w:rPr>
      </w:pPr>
    </w:p>
    <w:p w14:paraId="3DE3B615" w14:textId="77777777" w:rsidR="007235B4" w:rsidRDefault="007235B4" w:rsidP="07FB729A">
      <w:pPr>
        <w:pStyle w:val="Heading1"/>
        <w:ind w:right="1564"/>
        <w:rPr>
          <w:sz w:val="20"/>
          <w:szCs w:val="20"/>
        </w:rPr>
      </w:pPr>
    </w:p>
    <w:p w14:paraId="4ED9574D" w14:textId="77777777" w:rsidR="007235B4" w:rsidRDefault="007235B4" w:rsidP="07FB729A">
      <w:pPr>
        <w:pStyle w:val="Heading1"/>
        <w:ind w:right="1564"/>
        <w:rPr>
          <w:sz w:val="20"/>
          <w:szCs w:val="20"/>
        </w:rPr>
      </w:pPr>
    </w:p>
    <w:p w14:paraId="1762240E" w14:textId="63CD1CDE" w:rsidR="005E563A" w:rsidRPr="006F60A6" w:rsidRDefault="07FB729A" w:rsidP="07FB729A">
      <w:pPr>
        <w:pStyle w:val="Heading1"/>
        <w:ind w:right="1564"/>
        <w:rPr>
          <w:sz w:val="48"/>
          <w:szCs w:val="48"/>
        </w:rPr>
      </w:pPr>
      <w:r w:rsidRPr="007235B4">
        <w:rPr>
          <w:sz w:val="20"/>
          <w:szCs w:val="20"/>
        </w:rPr>
        <w:t xml:space="preserve"> </w:t>
      </w:r>
      <w:r w:rsidRPr="006F60A6">
        <w:rPr>
          <w:sz w:val="48"/>
          <w:szCs w:val="48"/>
        </w:rPr>
        <w:t>CHAPTER 5</w:t>
      </w:r>
    </w:p>
    <w:p w14:paraId="40F23234" w14:textId="2BD074EF" w:rsidR="005E563A" w:rsidRPr="006F60A6" w:rsidRDefault="07FB729A" w:rsidP="07FB729A">
      <w:pPr>
        <w:pStyle w:val="Heading4"/>
        <w:ind w:left="0"/>
        <w:rPr>
          <w:sz w:val="56"/>
          <w:szCs w:val="56"/>
        </w:rPr>
      </w:pPr>
      <w:r w:rsidRPr="006F60A6">
        <w:rPr>
          <w:sz w:val="56"/>
          <w:szCs w:val="56"/>
        </w:rPr>
        <w:t>SYSTEM DESIGN</w:t>
      </w:r>
    </w:p>
    <w:p w14:paraId="5DB974D5" w14:textId="77777777" w:rsidR="005E563A" w:rsidRDefault="005E563A" w:rsidP="07FB729A"/>
    <w:p w14:paraId="2C901A66" w14:textId="31F964A4" w:rsidR="005E563A" w:rsidRDefault="005E563A" w:rsidP="07FB729A">
      <w:pPr>
        <w:pStyle w:val="BodyText"/>
        <w:rPr>
          <w:sz w:val="20"/>
          <w:szCs w:val="20"/>
        </w:rPr>
      </w:pPr>
    </w:p>
    <w:p w14:paraId="2F518E9A" w14:textId="77777777" w:rsidR="005E563A" w:rsidRDefault="005E563A">
      <w:pPr>
        <w:pStyle w:val="BodyText"/>
        <w:rPr>
          <w:sz w:val="20"/>
        </w:rPr>
      </w:pPr>
    </w:p>
    <w:p w14:paraId="66D871B9" w14:textId="77777777" w:rsidR="005E563A" w:rsidRDefault="005E563A">
      <w:pPr>
        <w:pStyle w:val="BodyText"/>
        <w:rPr>
          <w:sz w:val="20"/>
        </w:rPr>
      </w:pPr>
    </w:p>
    <w:p w14:paraId="188FC6DD" w14:textId="77777777" w:rsidR="005E563A" w:rsidRDefault="005E563A">
      <w:pPr>
        <w:pStyle w:val="BodyText"/>
        <w:rPr>
          <w:sz w:val="20"/>
        </w:rPr>
      </w:pPr>
    </w:p>
    <w:p w14:paraId="5ECCBB0A" w14:textId="77777777" w:rsidR="005E563A" w:rsidRDefault="005E563A">
      <w:pPr>
        <w:pStyle w:val="BodyText"/>
        <w:rPr>
          <w:sz w:val="20"/>
        </w:rPr>
      </w:pPr>
    </w:p>
    <w:p w14:paraId="6F3055A8" w14:textId="77777777" w:rsidR="005E563A" w:rsidRDefault="005E563A">
      <w:pPr>
        <w:pStyle w:val="BodyText"/>
        <w:rPr>
          <w:sz w:val="20"/>
        </w:rPr>
      </w:pPr>
    </w:p>
    <w:p w14:paraId="2C5304DE" w14:textId="77777777" w:rsidR="005E563A" w:rsidRDefault="005E563A">
      <w:pPr>
        <w:pStyle w:val="BodyText"/>
        <w:rPr>
          <w:sz w:val="20"/>
        </w:rPr>
      </w:pPr>
    </w:p>
    <w:p w14:paraId="07EE95CA" w14:textId="77777777" w:rsidR="005E563A" w:rsidRDefault="005E563A">
      <w:pPr>
        <w:pStyle w:val="BodyText"/>
        <w:rPr>
          <w:sz w:val="20"/>
        </w:rPr>
      </w:pPr>
    </w:p>
    <w:p w14:paraId="66F51164" w14:textId="77777777" w:rsidR="005E563A" w:rsidRDefault="005E563A">
      <w:pPr>
        <w:pStyle w:val="BodyText"/>
        <w:rPr>
          <w:sz w:val="20"/>
        </w:rPr>
      </w:pPr>
    </w:p>
    <w:p w14:paraId="62A90D35" w14:textId="77777777" w:rsidR="005E563A" w:rsidRDefault="005E563A">
      <w:pPr>
        <w:pStyle w:val="BodyText"/>
        <w:rPr>
          <w:sz w:val="20"/>
        </w:rPr>
      </w:pPr>
    </w:p>
    <w:p w14:paraId="0A6C88F8" w14:textId="77777777" w:rsidR="005E563A" w:rsidRDefault="005E563A">
      <w:pPr>
        <w:pStyle w:val="BodyText"/>
        <w:rPr>
          <w:sz w:val="20"/>
        </w:rPr>
      </w:pPr>
    </w:p>
    <w:p w14:paraId="00CF35FD" w14:textId="77777777" w:rsidR="005E563A" w:rsidRDefault="005E563A">
      <w:pPr>
        <w:pStyle w:val="BodyText"/>
        <w:rPr>
          <w:sz w:val="20"/>
        </w:rPr>
      </w:pPr>
    </w:p>
    <w:p w14:paraId="2856DE9D" w14:textId="77777777" w:rsidR="005E563A" w:rsidRDefault="005E563A">
      <w:pPr>
        <w:pStyle w:val="BodyText"/>
        <w:rPr>
          <w:sz w:val="20"/>
        </w:rPr>
      </w:pPr>
    </w:p>
    <w:p w14:paraId="27A6ED40" w14:textId="77777777" w:rsidR="005E563A" w:rsidRDefault="005E563A">
      <w:pPr>
        <w:pStyle w:val="BodyText"/>
        <w:rPr>
          <w:sz w:val="20"/>
        </w:rPr>
      </w:pPr>
    </w:p>
    <w:p w14:paraId="49E888C7" w14:textId="77777777" w:rsidR="005E563A" w:rsidRDefault="005E563A">
      <w:pPr>
        <w:pStyle w:val="BodyText"/>
        <w:rPr>
          <w:sz w:val="20"/>
        </w:rPr>
      </w:pPr>
    </w:p>
    <w:p w14:paraId="78D4184A" w14:textId="77777777" w:rsidR="005E563A" w:rsidRDefault="005E563A">
      <w:pPr>
        <w:pStyle w:val="BodyText"/>
        <w:rPr>
          <w:sz w:val="20"/>
        </w:rPr>
      </w:pPr>
    </w:p>
    <w:p w14:paraId="7BB4B6E1" w14:textId="77777777" w:rsidR="005E563A" w:rsidRDefault="005E563A">
      <w:pPr>
        <w:pStyle w:val="BodyText"/>
        <w:rPr>
          <w:sz w:val="20"/>
        </w:rPr>
      </w:pPr>
    </w:p>
    <w:p w14:paraId="5ED8DA6F" w14:textId="77777777" w:rsidR="005E563A" w:rsidRDefault="005E563A">
      <w:pPr>
        <w:pStyle w:val="BodyText"/>
        <w:rPr>
          <w:sz w:val="27"/>
        </w:rPr>
        <w:sectPr w:rsidR="005E563A" w:rsidSect="00BD2998">
          <w:headerReference w:type="default" r:id="rId53"/>
          <w:footerReference w:type="default" r:id="rId54"/>
          <w:pgSz w:w="11910" w:h="16840"/>
          <w:pgMar w:top="1582" w:right="482" w:bottom="278" w:left="482" w:header="0" w:footer="0" w:gutter="0"/>
          <w:cols w:space="720"/>
        </w:sectPr>
      </w:pPr>
    </w:p>
    <w:p w14:paraId="029D86E1" w14:textId="77777777" w:rsidR="005E563A" w:rsidRDefault="00892739">
      <w:pPr>
        <w:pStyle w:val="ListParagraph"/>
        <w:numPr>
          <w:ilvl w:val="1"/>
          <w:numId w:val="28"/>
        </w:numPr>
        <w:tabs>
          <w:tab w:val="left" w:pos="4350"/>
        </w:tabs>
        <w:spacing w:before="63"/>
        <w:ind w:left="4349" w:hanging="320"/>
        <w:jc w:val="left"/>
        <w:rPr>
          <w:b/>
          <w:sz w:val="32"/>
        </w:rPr>
      </w:pPr>
      <w:r w:rsidRPr="07FB729A">
        <w:rPr>
          <w:b/>
          <w:bCs/>
          <w:sz w:val="32"/>
          <w:szCs w:val="32"/>
        </w:rPr>
        <w:lastRenderedPageBreak/>
        <w:t>SYSTEM</w:t>
      </w:r>
      <w:r w:rsidRPr="07FB729A">
        <w:rPr>
          <w:b/>
          <w:bCs/>
          <w:spacing w:val="-2"/>
          <w:sz w:val="32"/>
          <w:szCs w:val="32"/>
        </w:rPr>
        <w:t xml:space="preserve"> </w:t>
      </w:r>
      <w:r w:rsidRPr="07FB729A">
        <w:rPr>
          <w:b/>
          <w:bCs/>
          <w:sz w:val="32"/>
          <w:szCs w:val="32"/>
        </w:rPr>
        <w:t>DESIGN</w:t>
      </w:r>
    </w:p>
    <w:p w14:paraId="704C08F4" w14:textId="77777777" w:rsidR="005E563A" w:rsidRDefault="005E563A">
      <w:pPr>
        <w:pStyle w:val="BodyText"/>
        <w:rPr>
          <w:b/>
          <w:sz w:val="20"/>
        </w:rPr>
      </w:pPr>
    </w:p>
    <w:p w14:paraId="300060B8" w14:textId="77777777" w:rsidR="005E563A" w:rsidRDefault="005E563A">
      <w:pPr>
        <w:pStyle w:val="BodyText"/>
        <w:rPr>
          <w:b/>
          <w:sz w:val="28"/>
        </w:rPr>
      </w:pPr>
    </w:p>
    <w:p w14:paraId="198B48CA" w14:textId="77777777" w:rsidR="005E563A" w:rsidRDefault="00892739">
      <w:pPr>
        <w:pStyle w:val="Heading5"/>
        <w:numPr>
          <w:ilvl w:val="1"/>
          <w:numId w:val="18"/>
        </w:numPr>
        <w:tabs>
          <w:tab w:val="left" w:pos="1380"/>
        </w:tabs>
        <w:spacing w:before="89"/>
      </w:pPr>
      <w:r>
        <w:t>Introduction</w:t>
      </w:r>
    </w:p>
    <w:p w14:paraId="0F742DF9" w14:textId="77777777" w:rsidR="005E563A" w:rsidRDefault="005E563A">
      <w:pPr>
        <w:pStyle w:val="BodyText"/>
        <w:rPr>
          <w:b/>
          <w:sz w:val="30"/>
        </w:rPr>
      </w:pPr>
    </w:p>
    <w:p w14:paraId="771472F5" w14:textId="77777777" w:rsidR="005E563A" w:rsidRDefault="005E563A">
      <w:pPr>
        <w:pStyle w:val="BodyText"/>
        <w:spacing w:before="10"/>
        <w:rPr>
          <w:b/>
          <w:sz w:val="40"/>
        </w:rPr>
      </w:pPr>
    </w:p>
    <w:p w14:paraId="668B2879" w14:textId="77777777" w:rsidR="005E563A" w:rsidRDefault="00892739">
      <w:pPr>
        <w:pStyle w:val="BodyText"/>
        <w:spacing w:line="360" w:lineRule="auto"/>
        <w:ind w:left="955" w:right="1308"/>
        <w:jc w:val="both"/>
      </w:pPr>
      <w:r>
        <w:t>System design is the process of defining the elements of a system such as the architecture,</w:t>
      </w:r>
      <w:r>
        <w:rPr>
          <w:spacing w:val="-57"/>
        </w:rPr>
        <w:t xml:space="preserve"> </w:t>
      </w:r>
      <w:r>
        <w:t>modules and components, the different interfaces of those components and the data that</w:t>
      </w:r>
      <w:r>
        <w:rPr>
          <w:spacing w:val="1"/>
        </w:rPr>
        <w:t xml:space="preserve"> </w:t>
      </w:r>
      <w:r>
        <w:rPr>
          <w:spacing w:val="-1"/>
        </w:rPr>
        <w:t>goes</w:t>
      </w:r>
      <w:r>
        <w:rPr>
          <w:spacing w:val="-15"/>
        </w:rPr>
        <w:t xml:space="preserve"> </w:t>
      </w:r>
      <w:r>
        <w:rPr>
          <w:spacing w:val="-1"/>
        </w:rPr>
        <w:t>through</w:t>
      </w:r>
      <w:r>
        <w:rPr>
          <w:spacing w:val="-15"/>
        </w:rPr>
        <w:t xml:space="preserve"> </w:t>
      </w:r>
      <w:r>
        <w:t>that</w:t>
      </w:r>
      <w:r>
        <w:rPr>
          <w:spacing w:val="-15"/>
        </w:rPr>
        <w:t xml:space="preserve"> </w:t>
      </w:r>
      <w:r>
        <w:t>system.</w:t>
      </w:r>
      <w:r>
        <w:rPr>
          <w:spacing w:val="-12"/>
        </w:rPr>
        <w:t xml:space="preserve"> </w:t>
      </w:r>
      <w:r>
        <w:t>It</w:t>
      </w:r>
      <w:r>
        <w:rPr>
          <w:spacing w:val="-13"/>
        </w:rPr>
        <w:t xml:space="preserve"> </w:t>
      </w:r>
      <w:r>
        <w:t>is</w:t>
      </w:r>
      <w:r>
        <w:rPr>
          <w:spacing w:val="-14"/>
        </w:rPr>
        <w:t xml:space="preserve"> </w:t>
      </w:r>
      <w:r>
        <w:t>meant</w:t>
      </w:r>
      <w:r>
        <w:rPr>
          <w:spacing w:val="-14"/>
        </w:rPr>
        <w:t xml:space="preserve"> </w:t>
      </w:r>
      <w:r>
        <w:t>to</w:t>
      </w:r>
      <w:r>
        <w:rPr>
          <w:spacing w:val="-14"/>
        </w:rPr>
        <w:t xml:space="preserve"> </w:t>
      </w:r>
      <w:r>
        <w:t>satisfy</w:t>
      </w:r>
      <w:r>
        <w:rPr>
          <w:spacing w:val="-14"/>
        </w:rPr>
        <w:t xml:space="preserve"> </w:t>
      </w:r>
      <w:r>
        <w:t>specific</w:t>
      </w:r>
      <w:r>
        <w:rPr>
          <w:spacing w:val="-16"/>
        </w:rPr>
        <w:t xml:space="preserve"> </w:t>
      </w:r>
      <w:r>
        <w:t>needs</w:t>
      </w:r>
      <w:r>
        <w:rPr>
          <w:spacing w:val="-12"/>
        </w:rPr>
        <w:t xml:space="preserve"> </w:t>
      </w:r>
      <w:r>
        <w:t>and</w:t>
      </w:r>
      <w:r>
        <w:rPr>
          <w:spacing w:val="-15"/>
        </w:rPr>
        <w:t xml:space="preserve"> </w:t>
      </w:r>
      <w:r>
        <w:t>requirements</w:t>
      </w:r>
      <w:r>
        <w:rPr>
          <w:spacing w:val="-13"/>
        </w:rPr>
        <w:t xml:space="preserve"> </w:t>
      </w:r>
      <w:r>
        <w:t>of</w:t>
      </w:r>
      <w:r>
        <w:rPr>
          <w:spacing w:val="-16"/>
        </w:rPr>
        <w:t xml:space="preserve"> </w:t>
      </w:r>
      <w:r>
        <w:t>a</w:t>
      </w:r>
      <w:r>
        <w:rPr>
          <w:spacing w:val="-16"/>
        </w:rPr>
        <w:t xml:space="preserve"> </w:t>
      </w:r>
      <w:r>
        <w:t>business</w:t>
      </w:r>
      <w:r>
        <w:rPr>
          <w:spacing w:val="-58"/>
        </w:rPr>
        <w:t xml:space="preserve"> </w:t>
      </w:r>
      <w:r>
        <w:t>or</w:t>
      </w:r>
      <w:r>
        <w:rPr>
          <w:spacing w:val="-1"/>
        </w:rPr>
        <w:t xml:space="preserve"> </w:t>
      </w:r>
      <w:r>
        <w:t>organization through the</w:t>
      </w:r>
      <w:r>
        <w:rPr>
          <w:spacing w:val="-1"/>
        </w:rPr>
        <w:t xml:space="preserve"> </w:t>
      </w:r>
      <w:r>
        <w:t>engineering of</w:t>
      </w:r>
      <w:r>
        <w:rPr>
          <w:spacing w:val="-2"/>
        </w:rPr>
        <w:t xml:space="preserve"> </w:t>
      </w:r>
      <w:r>
        <w:t>a</w:t>
      </w:r>
      <w:r>
        <w:rPr>
          <w:spacing w:val="1"/>
        </w:rPr>
        <w:t xml:space="preserve"> </w:t>
      </w:r>
      <w:r>
        <w:t>coherent and well-running system.</w:t>
      </w:r>
    </w:p>
    <w:p w14:paraId="039C9363" w14:textId="77777777" w:rsidR="005E563A" w:rsidRDefault="005E563A">
      <w:pPr>
        <w:pStyle w:val="BodyText"/>
        <w:rPr>
          <w:sz w:val="26"/>
        </w:rPr>
      </w:pPr>
    </w:p>
    <w:p w14:paraId="28CEDFE2" w14:textId="77777777" w:rsidR="005E563A" w:rsidRDefault="005E563A">
      <w:pPr>
        <w:pStyle w:val="BodyText"/>
        <w:spacing w:before="3"/>
        <w:rPr>
          <w:sz w:val="37"/>
        </w:rPr>
      </w:pPr>
    </w:p>
    <w:p w14:paraId="236FAD4E" w14:textId="77777777" w:rsidR="005E563A" w:rsidRDefault="00892739">
      <w:pPr>
        <w:pStyle w:val="BodyText"/>
        <w:spacing w:before="1" w:line="360" w:lineRule="auto"/>
        <w:ind w:left="955" w:right="1318" w:firstLine="60"/>
        <w:jc w:val="both"/>
      </w:pPr>
      <w:r>
        <w:t>System design mainly concentrates on defining the architecture, components, modules,</w:t>
      </w:r>
      <w:r>
        <w:rPr>
          <w:spacing w:val="1"/>
        </w:rPr>
        <w:t xml:space="preserve"> </w:t>
      </w:r>
      <w:r>
        <w:t>interfaces,</w:t>
      </w:r>
      <w:r>
        <w:rPr>
          <w:spacing w:val="-8"/>
        </w:rPr>
        <w:t xml:space="preserve"> </w:t>
      </w:r>
      <w:r>
        <w:t>and</w:t>
      </w:r>
      <w:r>
        <w:rPr>
          <w:spacing w:val="-7"/>
        </w:rPr>
        <w:t xml:space="preserve"> </w:t>
      </w:r>
      <w:r>
        <w:t>data</w:t>
      </w:r>
      <w:r>
        <w:rPr>
          <w:spacing w:val="-6"/>
        </w:rPr>
        <w:t xml:space="preserve"> </w:t>
      </w:r>
      <w:r>
        <w:t>for</w:t>
      </w:r>
      <w:r>
        <w:rPr>
          <w:spacing w:val="-8"/>
        </w:rPr>
        <w:t xml:space="preserve"> </w:t>
      </w:r>
      <w:r>
        <w:t>a</w:t>
      </w:r>
      <w:r>
        <w:rPr>
          <w:spacing w:val="-4"/>
        </w:rPr>
        <w:t xml:space="preserve"> </w:t>
      </w:r>
      <w:r>
        <w:t>system</w:t>
      </w:r>
      <w:r>
        <w:rPr>
          <w:spacing w:val="-8"/>
        </w:rPr>
        <w:t xml:space="preserve"> </w:t>
      </w:r>
      <w:r>
        <w:t>to</w:t>
      </w:r>
      <w:r>
        <w:rPr>
          <w:spacing w:val="-7"/>
        </w:rPr>
        <w:t xml:space="preserve"> </w:t>
      </w:r>
      <w:r>
        <w:t>satisfy</w:t>
      </w:r>
      <w:r>
        <w:rPr>
          <w:spacing w:val="-9"/>
        </w:rPr>
        <w:t xml:space="preserve"> </w:t>
      </w:r>
      <w:r>
        <w:t>specified</w:t>
      </w:r>
      <w:r>
        <w:rPr>
          <w:spacing w:val="-8"/>
        </w:rPr>
        <w:t xml:space="preserve"> </w:t>
      </w:r>
      <w:r>
        <w:t>requirements.</w:t>
      </w:r>
      <w:r>
        <w:rPr>
          <w:spacing w:val="-8"/>
        </w:rPr>
        <w:t xml:space="preserve"> </w:t>
      </w:r>
      <w:r>
        <w:t>Systems</w:t>
      </w:r>
      <w:r>
        <w:rPr>
          <w:spacing w:val="-6"/>
        </w:rPr>
        <w:t xml:space="preserve"> </w:t>
      </w:r>
      <w:r>
        <w:t>design</w:t>
      </w:r>
      <w:r>
        <w:rPr>
          <w:spacing w:val="-7"/>
        </w:rPr>
        <w:t xml:space="preserve"> </w:t>
      </w:r>
      <w:r>
        <w:t>could</w:t>
      </w:r>
      <w:r>
        <w:rPr>
          <w:spacing w:val="-8"/>
        </w:rPr>
        <w:t xml:space="preserve"> </w:t>
      </w:r>
      <w:r>
        <w:t>be</w:t>
      </w:r>
      <w:r>
        <w:rPr>
          <w:spacing w:val="-57"/>
        </w:rPr>
        <w:t xml:space="preserve"> </w:t>
      </w:r>
      <w:r>
        <w:t>seen</w:t>
      </w:r>
      <w:r>
        <w:rPr>
          <w:spacing w:val="-1"/>
        </w:rPr>
        <w:t xml:space="preserve"> </w:t>
      </w:r>
      <w:r>
        <w:t>as the</w:t>
      </w:r>
      <w:r>
        <w:rPr>
          <w:spacing w:val="1"/>
        </w:rPr>
        <w:t xml:space="preserve"> </w:t>
      </w:r>
      <w:r>
        <w:t>application</w:t>
      </w:r>
      <w:r>
        <w:rPr>
          <w:spacing w:val="-1"/>
        </w:rPr>
        <w:t xml:space="preserve"> </w:t>
      </w:r>
      <w:r>
        <w:t>of</w:t>
      </w:r>
      <w:r>
        <w:rPr>
          <w:spacing w:val="1"/>
        </w:rPr>
        <w:t xml:space="preserve"> </w:t>
      </w:r>
      <w:r>
        <w:t>systems theory to</w:t>
      </w:r>
      <w:r>
        <w:rPr>
          <w:spacing w:val="-1"/>
        </w:rPr>
        <w:t xml:space="preserve"> </w:t>
      </w:r>
      <w:r>
        <w:t>product development.</w:t>
      </w:r>
    </w:p>
    <w:p w14:paraId="0E5858C3" w14:textId="77777777" w:rsidR="005E563A" w:rsidRDefault="005E563A">
      <w:pPr>
        <w:pStyle w:val="BodyText"/>
        <w:rPr>
          <w:sz w:val="26"/>
        </w:rPr>
      </w:pPr>
    </w:p>
    <w:p w14:paraId="6E51F8FE" w14:textId="77777777" w:rsidR="005E563A" w:rsidRDefault="005E563A">
      <w:pPr>
        <w:pStyle w:val="BodyText"/>
        <w:spacing w:before="1"/>
        <w:rPr>
          <w:sz w:val="37"/>
        </w:rPr>
      </w:pPr>
    </w:p>
    <w:p w14:paraId="59CA2567" w14:textId="1145D95D" w:rsidR="005E563A" w:rsidRDefault="00892739">
      <w:pPr>
        <w:pStyle w:val="BodyText"/>
        <w:spacing w:line="360" w:lineRule="auto"/>
        <w:ind w:left="955" w:right="1305" w:firstLine="60"/>
        <w:jc w:val="both"/>
      </w:pPr>
      <w:r>
        <w:t>System design implies a systematic approach to the design of a system. It may take a</w:t>
      </w:r>
      <w:r>
        <w:rPr>
          <w:spacing w:val="1"/>
        </w:rPr>
        <w:t xml:space="preserve"> </w:t>
      </w:r>
      <w:r>
        <w:t>bottom-up or top-down approach, but either way the process is systematic wherein it considers</w:t>
      </w:r>
      <w:r>
        <w:rPr>
          <w:spacing w:val="1"/>
        </w:rPr>
        <w:t xml:space="preserve"> </w:t>
      </w:r>
      <w:r>
        <w:t>all</w:t>
      </w:r>
      <w:r>
        <w:rPr>
          <w:spacing w:val="1"/>
        </w:rPr>
        <w:t xml:space="preserve"> </w:t>
      </w:r>
      <w:r>
        <w:t>related</w:t>
      </w:r>
      <w:r>
        <w:rPr>
          <w:spacing w:val="1"/>
        </w:rPr>
        <w:t xml:space="preserve"> </w:t>
      </w:r>
      <w:r>
        <w:t>variables</w:t>
      </w:r>
      <w:r>
        <w:rPr>
          <w:spacing w:val="1"/>
        </w:rPr>
        <w:t xml:space="preserve"> </w:t>
      </w:r>
      <w:r>
        <w:t>of</w:t>
      </w:r>
      <w:r>
        <w:rPr>
          <w:spacing w:val="1"/>
        </w:rPr>
        <w:t xml:space="preserve"> </w:t>
      </w:r>
      <w:r>
        <w:t>the</w:t>
      </w:r>
      <w:r>
        <w:rPr>
          <w:spacing w:val="1"/>
        </w:rPr>
        <w:t xml:space="preserve"> </w:t>
      </w:r>
      <w:r>
        <w:t>system</w:t>
      </w:r>
      <w:r>
        <w:rPr>
          <w:spacing w:val="1"/>
        </w:rPr>
        <w:t xml:space="preserve"> </w:t>
      </w:r>
      <w:r>
        <w:t>that</w:t>
      </w:r>
      <w:r>
        <w:rPr>
          <w:spacing w:val="1"/>
        </w:rPr>
        <w:t xml:space="preserve"> </w:t>
      </w:r>
      <w:r>
        <w:t>needs</w:t>
      </w:r>
      <w:r>
        <w:rPr>
          <w:spacing w:val="1"/>
        </w:rPr>
        <w:t xml:space="preserve"> </w:t>
      </w:r>
      <w:r>
        <w:t>to</w:t>
      </w:r>
      <w:r>
        <w:rPr>
          <w:spacing w:val="1"/>
        </w:rPr>
        <w:t xml:space="preserve"> </w:t>
      </w:r>
      <w:r>
        <w:t>be</w:t>
      </w:r>
      <w:r>
        <w:rPr>
          <w:spacing w:val="1"/>
        </w:rPr>
        <w:t xml:space="preserve"> </w:t>
      </w:r>
      <w:r>
        <w:t>created—from the architecture</w:t>
      </w:r>
      <w:r>
        <w:rPr>
          <w:spacing w:val="-15"/>
        </w:rPr>
        <w:t xml:space="preserve"> </w:t>
      </w:r>
      <w:r>
        <w:t>to</w:t>
      </w:r>
      <w:r>
        <w:rPr>
          <w:spacing w:val="-14"/>
        </w:rPr>
        <w:t xml:space="preserve"> </w:t>
      </w:r>
      <w:r>
        <w:t>the</w:t>
      </w:r>
      <w:r>
        <w:rPr>
          <w:spacing w:val="-15"/>
        </w:rPr>
        <w:t xml:space="preserve"> </w:t>
      </w:r>
      <w:r>
        <w:t>required</w:t>
      </w:r>
      <w:r>
        <w:rPr>
          <w:spacing w:val="-15"/>
        </w:rPr>
        <w:t xml:space="preserve"> </w:t>
      </w:r>
      <w:r>
        <w:t>hardware</w:t>
      </w:r>
      <w:r>
        <w:rPr>
          <w:spacing w:val="-14"/>
        </w:rPr>
        <w:t xml:space="preserve"> </w:t>
      </w:r>
      <w:r>
        <w:t>and</w:t>
      </w:r>
      <w:r>
        <w:rPr>
          <w:spacing w:val="-15"/>
        </w:rPr>
        <w:t xml:space="preserve"> </w:t>
      </w:r>
      <w:r>
        <w:t>software,</w:t>
      </w:r>
      <w:r>
        <w:rPr>
          <w:spacing w:val="-15"/>
        </w:rPr>
        <w:t xml:space="preserve"> </w:t>
      </w:r>
      <w:r>
        <w:t>right</w:t>
      </w:r>
      <w:r>
        <w:rPr>
          <w:spacing w:val="-15"/>
        </w:rPr>
        <w:t xml:space="preserve"> </w:t>
      </w:r>
      <w:r>
        <w:t>down</w:t>
      </w:r>
      <w:r>
        <w:rPr>
          <w:spacing w:val="-14"/>
        </w:rPr>
        <w:t xml:space="preserve"> </w:t>
      </w:r>
      <w:r>
        <w:t>to</w:t>
      </w:r>
      <w:r>
        <w:rPr>
          <w:spacing w:val="-14"/>
        </w:rPr>
        <w:t xml:space="preserve"> </w:t>
      </w:r>
      <w:r>
        <w:t>the</w:t>
      </w:r>
      <w:r>
        <w:rPr>
          <w:spacing w:val="-15"/>
        </w:rPr>
        <w:t xml:space="preserve"> </w:t>
      </w:r>
      <w:r>
        <w:t>data</w:t>
      </w:r>
      <w:r>
        <w:rPr>
          <w:spacing w:val="-15"/>
        </w:rPr>
        <w:t xml:space="preserve"> </w:t>
      </w:r>
      <w:r>
        <w:t>and</w:t>
      </w:r>
      <w:r>
        <w:rPr>
          <w:spacing w:val="-15"/>
        </w:rPr>
        <w:t xml:space="preserve"> </w:t>
      </w:r>
      <w:r>
        <w:t>how</w:t>
      </w:r>
      <w:r>
        <w:rPr>
          <w:spacing w:val="-15"/>
        </w:rPr>
        <w:t xml:space="preserve"> </w:t>
      </w:r>
      <w:r>
        <w:t>it</w:t>
      </w:r>
      <w:r>
        <w:rPr>
          <w:spacing w:val="-14"/>
        </w:rPr>
        <w:t xml:space="preserve"> </w:t>
      </w:r>
      <w:r>
        <w:t>travels</w:t>
      </w:r>
      <w:r>
        <w:rPr>
          <w:spacing w:val="-57"/>
        </w:rPr>
        <w:t xml:space="preserve"> </w:t>
      </w:r>
      <w:r>
        <w:t>and transforms throughout its travel through the system. System design then overlaps with</w:t>
      </w:r>
      <w:r>
        <w:rPr>
          <w:spacing w:val="-57"/>
        </w:rPr>
        <w:t xml:space="preserve"> </w:t>
      </w:r>
      <w:r>
        <w:t>systems</w:t>
      </w:r>
      <w:r>
        <w:rPr>
          <w:spacing w:val="-1"/>
        </w:rPr>
        <w:t xml:space="preserve"> </w:t>
      </w:r>
      <w:r>
        <w:t>analysis, systems engineering</w:t>
      </w:r>
      <w:r>
        <w:rPr>
          <w:spacing w:val="-1"/>
        </w:rPr>
        <w:t xml:space="preserve"> </w:t>
      </w:r>
      <w:r>
        <w:t>and systems architecture.</w:t>
      </w:r>
    </w:p>
    <w:p w14:paraId="3B09C772" w14:textId="77777777" w:rsidR="005E563A" w:rsidRDefault="005E563A">
      <w:pPr>
        <w:pStyle w:val="BodyText"/>
        <w:rPr>
          <w:sz w:val="26"/>
        </w:rPr>
      </w:pPr>
    </w:p>
    <w:p w14:paraId="013530E4" w14:textId="77777777" w:rsidR="005E563A" w:rsidRDefault="005E563A">
      <w:pPr>
        <w:pStyle w:val="BodyText"/>
        <w:spacing w:before="6"/>
        <w:rPr>
          <w:sz w:val="37"/>
        </w:rPr>
      </w:pPr>
    </w:p>
    <w:p w14:paraId="70A15173" w14:textId="77777777" w:rsidR="005E563A" w:rsidRDefault="00892739">
      <w:pPr>
        <w:pStyle w:val="BodyText"/>
        <w:spacing w:line="360" w:lineRule="auto"/>
        <w:ind w:left="955" w:right="1310" w:firstLine="60"/>
        <w:jc w:val="both"/>
      </w:pPr>
      <w:r>
        <w:rPr>
          <w:spacing w:val="-1"/>
        </w:rPr>
        <w:t>The</w:t>
      </w:r>
      <w:r>
        <w:rPr>
          <w:spacing w:val="-16"/>
        </w:rPr>
        <w:t xml:space="preserve"> </w:t>
      </w:r>
      <w:r>
        <w:rPr>
          <w:spacing w:val="-1"/>
        </w:rPr>
        <w:t>system</w:t>
      </w:r>
      <w:r>
        <w:rPr>
          <w:spacing w:val="-14"/>
        </w:rPr>
        <w:t xml:space="preserve"> </w:t>
      </w:r>
      <w:r>
        <w:rPr>
          <w:spacing w:val="-1"/>
        </w:rPr>
        <w:t>design</w:t>
      </w:r>
      <w:r>
        <w:rPr>
          <w:spacing w:val="-11"/>
        </w:rPr>
        <w:t xml:space="preserve"> </w:t>
      </w:r>
      <w:r>
        <w:rPr>
          <w:spacing w:val="-1"/>
        </w:rPr>
        <w:t>approach</w:t>
      </w:r>
      <w:r>
        <w:rPr>
          <w:spacing w:val="-15"/>
        </w:rPr>
        <w:t xml:space="preserve"> </w:t>
      </w:r>
      <w:r>
        <w:t>first</w:t>
      </w:r>
      <w:r>
        <w:rPr>
          <w:spacing w:val="-12"/>
        </w:rPr>
        <w:t xml:space="preserve"> </w:t>
      </w:r>
      <w:r>
        <w:t>appeared</w:t>
      </w:r>
      <w:r>
        <w:rPr>
          <w:spacing w:val="-12"/>
        </w:rPr>
        <w:t xml:space="preserve"> </w:t>
      </w:r>
      <w:r>
        <w:t>right</w:t>
      </w:r>
      <w:r>
        <w:rPr>
          <w:spacing w:val="-15"/>
        </w:rPr>
        <w:t xml:space="preserve"> </w:t>
      </w:r>
      <w:r>
        <w:t>before</w:t>
      </w:r>
      <w:r>
        <w:rPr>
          <w:spacing w:val="-13"/>
        </w:rPr>
        <w:t xml:space="preserve"> </w:t>
      </w:r>
      <w:r>
        <w:t>World</w:t>
      </w:r>
      <w:r>
        <w:rPr>
          <w:spacing w:val="-14"/>
        </w:rPr>
        <w:t xml:space="preserve"> </w:t>
      </w:r>
      <w:r>
        <w:t>War</w:t>
      </w:r>
      <w:r>
        <w:rPr>
          <w:spacing w:val="-13"/>
        </w:rPr>
        <w:t xml:space="preserve"> </w:t>
      </w:r>
      <w:r>
        <w:t>II,</w:t>
      </w:r>
      <w:r>
        <w:rPr>
          <w:spacing w:val="-12"/>
        </w:rPr>
        <w:t xml:space="preserve"> </w:t>
      </w:r>
      <w:r>
        <w:t>when</w:t>
      </w:r>
      <w:r>
        <w:rPr>
          <w:spacing w:val="-11"/>
        </w:rPr>
        <w:t xml:space="preserve"> </w:t>
      </w:r>
      <w:r>
        <w:t>engineers</w:t>
      </w:r>
      <w:r>
        <w:rPr>
          <w:spacing w:val="-13"/>
        </w:rPr>
        <w:t xml:space="preserve"> </w:t>
      </w:r>
      <w:r>
        <w:t>were</w:t>
      </w:r>
      <w:r>
        <w:rPr>
          <w:spacing w:val="-57"/>
        </w:rPr>
        <w:t xml:space="preserve"> </w:t>
      </w:r>
      <w:r>
        <w:t>trying to solve complex control and communications problems. They needed to be able to</w:t>
      </w:r>
      <w:r>
        <w:rPr>
          <w:spacing w:val="1"/>
        </w:rPr>
        <w:t xml:space="preserve"> </w:t>
      </w:r>
      <w:r>
        <w:t>standardize their work into a formal discipline with proper methods, especially for new</w:t>
      </w:r>
      <w:r>
        <w:rPr>
          <w:spacing w:val="1"/>
        </w:rPr>
        <w:t xml:space="preserve"> </w:t>
      </w:r>
      <w:r>
        <w:t>fields</w:t>
      </w:r>
      <w:r>
        <w:rPr>
          <w:spacing w:val="-1"/>
        </w:rPr>
        <w:t xml:space="preserve"> </w:t>
      </w:r>
      <w:r>
        <w:t>like</w:t>
      </w:r>
      <w:r>
        <w:rPr>
          <w:spacing w:val="-1"/>
        </w:rPr>
        <w:t xml:space="preserve"> </w:t>
      </w:r>
      <w:r>
        <w:t>information</w:t>
      </w:r>
      <w:r>
        <w:rPr>
          <w:spacing w:val="-1"/>
        </w:rPr>
        <w:t xml:space="preserve"> </w:t>
      </w:r>
      <w:r>
        <w:t>theory,</w:t>
      </w:r>
      <w:r>
        <w:rPr>
          <w:spacing w:val="-1"/>
        </w:rPr>
        <w:t xml:space="preserve"> </w:t>
      </w:r>
      <w:r>
        <w:t>operations</w:t>
      </w:r>
      <w:r>
        <w:rPr>
          <w:spacing w:val="-1"/>
        </w:rPr>
        <w:t xml:space="preserve"> </w:t>
      </w:r>
      <w:r>
        <w:t>research</w:t>
      </w:r>
      <w:r>
        <w:rPr>
          <w:spacing w:val="1"/>
        </w:rPr>
        <w:t xml:space="preserve"> </w:t>
      </w:r>
      <w:r>
        <w:t>and</w:t>
      </w:r>
      <w:r>
        <w:rPr>
          <w:spacing w:val="-1"/>
        </w:rPr>
        <w:t xml:space="preserve"> </w:t>
      </w:r>
      <w:r>
        <w:t>computer</w:t>
      </w:r>
      <w:r>
        <w:rPr>
          <w:spacing w:val="-1"/>
        </w:rPr>
        <w:t xml:space="preserve"> </w:t>
      </w:r>
      <w:r>
        <w:t>science</w:t>
      </w:r>
      <w:r>
        <w:rPr>
          <w:spacing w:val="-2"/>
        </w:rPr>
        <w:t xml:space="preserve"> </w:t>
      </w:r>
      <w:r>
        <w:t>in</w:t>
      </w:r>
      <w:r>
        <w:rPr>
          <w:spacing w:val="1"/>
        </w:rPr>
        <w:t xml:space="preserve"> </w:t>
      </w:r>
      <w:r>
        <w:t>general.</w:t>
      </w:r>
    </w:p>
    <w:p w14:paraId="77BE9293" w14:textId="77777777" w:rsidR="005E563A" w:rsidRDefault="005E563A">
      <w:pPr>
        <w:spacing w:line="360" w:lineRule="auto"/>
        <w:jc w:val="both"/>
        <w:sectPr w:rsidR="005E563A" w:rsidSect="00C65A78">
          <w:headerReference w:type="default" r:id="rId55"/>
          <w:footerReference w:type="default" r:id="rId56"/>
          <w:pgSz w:w="11910" w:h="16840"/>
          <w:pgMar w:top="1360" w:right="480" w:bottom="1200" w:left="480" w:header="0" w:footer="0" w:gutter="0"/>
          <w:cols w:space="720"/>
        </w:sectPr>
      </w:pPr>
    </w:p>
    <w:p w14:paraId="47B811DF" w14:textId="26E29D36" w:rsidR="005E563A" w:rsidRDefault="00892739" w:rsidP="261640DB">
      <w:pPr>
        <w:pStyle w:val="ListParagraph"/>
        <w:numPr>
          <w:ilvl w:val="0"/>
          <w:numId w:val="17"/>
        </w:numPr>
        <w:tabs>
          <w:tab w:val="left" w:pos="1680"/>
          <w:tab w:val="left" w:pos="1681"/>
        </w:tabs>
        <w:spacing w:before="231" w:line="357" w:lineRule="auto"/>
        <w:ind w:right="980"/>
        <w:rPr>
          <w:rFonts w:ascii="Arial MT" w:hAnsi="Arial MT"/>
          <w:sz w:val="24"/>
          <w:szCs w:val="24"/>
        </w:rPr>
      </w:pPr>
      <w:r>
        <w:rPr>
          <w:noProof/>
        </w:rPr>
        <w:lastRenderedPageBreak/>
        <mc:AlternateContent>
          <mc:Choice Requires="wps">
            <w:drawing>
              <wp:inline distT="0" distB="0" distL="114300" distR="114300" wp14:anchorId="767851BB" wp14:editId="279D36D8">
                <wp:extent cx="6002448" cy="2520246"/>
                <wp:effectExtent l="0" t="0" r="0" b="0"/>
                <wp:docPr id="1396910423" name="object 2"/>
                <wp:cNvGraphicFramePr/>
                <a:graphic xmlns:a="http://schemas.openxmlformats.org/drawingml/2006/main">
                  <a:graphicData uri="http://schemas.microsoft.com/office/word/2010/wordprocessingShape">
                    <wps:wsp>
                      <wps:cNvSpPr/>
                      <wps:spPr>
                        <a:xfrm>
                          <a:off x="0" y="0"/>
                          <a:ext cx="6002448" cy="2520246"/>
                        </a:xfrm>
                        <a:prstGeom prst="rect">
                          <a:avLst/>
                        </a:prstGeom>
                        <a:blipFill>
                          <a:blip r:embed="rId57" cstate="print"/>
                          <a:stretch>
                            <a:fillRect/>
                          </a:stretch>
                        </a:blipFill>
                      </wps:spPr>
                      <wps:bodyPr wrap="square" lIns="0" tIns="0" rIns="0" bIns="0" rtlCol="0"/>
                    </wps:wsp>
                  </a:graphicData>
                </a:graphic>
              </wp:inline>
            </w:drawing>
          </mc:Choice>
          <mc:Fallback>
            <w:pict>
              <v:rect w14:anchorId="16882EAA" id="object 2" o:spid="_x0000_s1026" style="width:472.65pt;height:198.45pt;visibility:visible;mso-wrap-style:square;mso-left-percent:-10001;mso-top-percent:-10001;mso-position-horizontal:absolute;mso-position-horizontal-relative:char;mso-position-vertical:absolute;mso-position-vertical-relative:line;mso-left-percent:-10001;mso-top-percent:-10001;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" stroked="f">
                <v:fill r:id="rId58" o:title="" recolor="t" rotate="t" type="frame"/>
                <v:textbox inset="0,0,0,0"/>
                <w10:anchorlock/>
              </v:rect>
            </w:pict>
          </mc:Fallback>
        </mc:AlternateContent>
      </w:r>
    </w:p>
    <w:p w14:paraId="6272BD69" w14:textId="63236325" w:rsidR="005E563A" w:rsidRDefault="07FB729A" w:rsidP="07FB729A">
      <w:pPr>
        <w:ind w:left="1440" w:right="1518"/>
        <w:jc w:val="center"/>
        <w:rPr>
          <w:b/>
          <w:bCs/>
          <w:sz w:val="28"/>
          <w:szCs w:val="28"/>
        </w:rPr>
      </w:pPr>
      <w:r w:rsidRPr="07FB729A">
        <w:rPr>
          <w:sz w:val="26"/>
          <w:szCs w:val="26"/>
        </w:rPr>
        <w:t xml:space="preserve">            </w:t>
      </w:r>
      <w:r w:rsidRPr="07FB729A">
        <w:rPr>
          <w:b/>
          <w:bCs/>
          <w:sz w:val="24"/>
          <w:szCs w:val="24"/>
        </w:rPr>
        <w:t>FIG: 5.1.3A SYSTEM ARCHITECTURE DIAGRAM</w:t>
      </w:r>
    </w:p>
    <w:p w14:paraId="7B928268" w14:textId="53D21597" w:rsidR="005E563A" w:rsidRDefault="005E563A" w:rsidP="07FB729A">
      <w:pPr>
        <w:pStyle w:val="BodyText"/>
        <w:rPr>
          <w:sz w:val="26"/>
          <w:szCs w:val="26"/>
        </w:rPr>
      </w:pPr>
    </w:p>
    <w:p w14:paraId="3EA1CD49" w14:textId="77777777" w:rsidR="005E563A" w:rsidRDefault="005E563A">
      <w:pPr>
        <w:pStyle w:val="BodyText"/>
        <w:spacing w:before="2"/>
        <w:rPr>
          <w:sz w:val="26"/>
        </w:rPr>
      </w:pPr>
    </w:p>
    <w:p w14:paraId="604D4CF3" w14:textId="77777777" w:rsidR="005E563A" w:rsidRDefault="00892739" w:rsidP="07FB729A">
      <w:pPr>
        <w:pStyle w:val="Heading6"/>
        <w:spacing w:before="0"/>
        <w:jc w:val="both"/>
        <w:rPr>
          <w:b/>
          <w:bCs/>
        </w:rPr>
      </w:pPr>
      <w:r w:rsidRPr="07FB729A">
        <w:rPr>
          <w:b/>
          <w:bCs/>
        </w:rPr>
        <w:t>UML</w:t>
      </w:r>
      <w:r w:rsidRPr="07FB729A">
        <w:rPr>
          <w:b/>
          <w:bCs/>
          <w:spacing w:val="-2"/>
        </w:rPr>
        <w:t xml:space="preserve"> </w:t>
      </w:r>
      <w:r w:rsidRPr="07FB729A">
        <w:rPr>
          <w:b/>
          <w:bCs/>
        </w:rPr>
        <w:t>Diagrams</w:t>
      </w:r>
    </w:p>
    <w:p w14:paraId="108DE18B" w14:textId="77777777" w:rsidR="005E563A" w:rsidRDefault="005E563A">
      <w:pPr>
        <w:pStyle w:val="BodyText"/>
        <w:rPr>
          <w:sz w:val="30"/>
        </w:rPr>
      </w:pPr>
    </w:p>
    <w:p w14:paraId="2E124E1D" w14:textId="77777777" w:rsidR="005E563A" w:rsidRDefault="005E563A">
      <w:pPr>
        <w:pStyle w:val="BodyText"/>
        <w:spacing w:before="5"/>
        <w:rPr>
          <w:sz w:val="27"/>
        </w:rPr>
      </w:pPr>
    </w:p>
    <w:p w14:paraId="5F6E0009" w14:textId="13EFDA5D" w:rsidR="005E563A" w:rsidRDefault="00892739">
      <w:pPr>
        <w:pStyle w:val="BodyText"/>
        <w:spacing w:line="360" w:lineRule="auto"/>
        <w:ind w:left="946" w:right="1308" w:firstLine="719"/>
        <w:jc w:val="both"/>
      </w:pPr>
      <w:r>
        <w:t>UML</w:t>
      </w:r>
      <w:r>
        <w:rPr>
          <w:spacing w:val="1"/>
        </w:rPr>
        <w:t xml:space="preserve"> </w:t>
      </w:r>
      <w:r>
        <w:t>is</w:t>
      </w:r>
      <w:r>
        <w:rPr>
          <w:spacing w:val="1"/>
        </w:rPr>
        <w:t xml:space="preserve"> </w:t>
      </w:r>
      <w:r>
        <w:t>a</w:t>
      </w:r>
      <w:r>
        <w:rPr>
          <w:spacing w:val="1"/>
        </w:rPr>
        <w:t xml:space="preserve"> </w:t>
      </w:r>
      <w:r>
        <w:t>standard</w:t>
      </w:r>
      <w:r>
        <w:rPr>
          <w:spacing w:val="1"/>
        </w:rPr>
        <w:t xml:space="preserve"> </w:t>
      </w:r>
      <w:r>
        <w:t>language</w:t>
      </w:r>
      <w:r>
        <w:rPr>
          <w:spacing w:val="1"/>
        </w:rPr>
        <w:t xml:space="preserve"> </w:t>
      </w:r>
      <w:r>
        <w:t>for</w:t>
      </w:r>
      <w:r>
        <w:rPr>
          <w:spacing w:val="1"/>
        </w:rPr>
        <w:t xml:space="preserve"> </w:t>
      </w:r>
      <w:r>
        <w:t>specifying,</w:t>
      </w:r>
      <w:r>
        <w:rPr>
          <w:spacing w:val="1"/>
        </w:rPr>
        <w:t xml:space="preserve"> </w:t>
      </w:r>
      <w:r>
        <w:t>visualizing,</w:t>
      </w:r>
      <w:r>
        <w:rPr>
          <w:spacing w:val="1"/>
        </w:rPr>
        <w:t xml:space="preserve"> </w:t>
      </w:r>
      <w:r>
        <w:t>constructing</w:t>
      </w:r>
      <w:r>
        <w:rPr>
          <w:spacing w:val="1"/>
        </w:rPr>
        <w:t xml:space="preserve"> </w:t>
      </w:r>
      <w:r>
        <w:t>and</w:t>
      </w:r>
      <w:r>
        <w:rPr>
          <w:spacing w:val="1"/>
        </w:rPr>
        <w:t xml:space="preserve"> </w:t>
      </w:r>
      <w:r>
        <w:t>documenting the Artifacts of software systems. The UML user mostly graphical notations</w:t>
      </w:r>
      <w:r>
        <w:rPr>
          <w:spacing w:val="1"/>
        </w:rPr>
        <w:t xml:space="preserve"> </w:t>
      </w:r>
      <w:r>
        <w:t>to express the design of software project. It is a very important part of developing object-oriented</w:t>
      </w:r>
      <w:r>
        <w:rPr>
          <w:spacing w:val="-1"/>
        </w:rPr>
        <w:t xml:space="preserve"> </w:t>
      </w:r>
      <w:r>
        <w:t>software</w:t>
      </w:r>
      <w:r>
        <w:rPr>
          <w:spacing w:val="-2"/>
        </w:rPr>
        <w:t xml:space="preserve"> </w:t>
      </w:r>
      <w:r>
        <w:t>and the software</w:t>
      </w:r>
      <w:r>
        <w:rPr>
          <w:spacing w:val="-2"/>
        </w:rPr>
        <w:t xml:space="preserve"> </w:t>
      </w:r>
      <w:r>
        <w:t>development process. UML includes a set of graphic notation techniques to create visual models of object-oriented</w:t>
      </w:r>
      <w:r>
        <w:rPr>
          <w:spacing w:val="1"/>
        </w:rPr>
        <w:t xml:space="preserve"> </w:t>
      </w:r>
      <w:r>
        <w:t>software-intensive</w:t>
      </w:r>
      <w:r>
        <w:rPr>
          <w:spacing w:val="-1"/>
        </w:rPr>
        <w:t xml:space="preserve"> </w:t>
      </w:r>
      <w:r>
        <w:t>systems.</w:t>
      </w:r>
    </w:p>
    <w:p w14:paraId="1A045534" w14:textId="77777777" w:rsidR="005E563A" w:rsidRDefault="005E563A">
      <w:pPr>
        <w:spacing w:line="360" w:lineRule="auto"/>
        <w:jc w:val="both"/>
        <w:sectPr w:rsidR="005E563A" w:rsidSect="00C65A78">
          <w:headerReference w:type="default" r:id="rId59"/>
          <w:footerReference w:type="default" r:id="rId60"/>
          <w:pgSz w:w="11910" w:h="16840"/>
          <w:pgMar w:top="1360" w:right="480" w:bottom="1200" w:left="480" w:header="0" w:footer="0" w:gutter="0"/>
          <w:cols w:space="720"/>
        </w:sectPr>
      </w:pPr>
    </w:p>
    <w:p w14:paraId="33457000" w14:textId="77777777" w:rsidR="005E563A" w:rsidRDefault="005E563A">
      <w:pPr>
        <w:pStyle w:val="BodyText"/>
        <w:spacing w:before="10"/>
      </w:pPr>
    </w:p>
    <w:p w14:paraId="09E68E1D" w14:textId="77777777" w:rsidR="005E563A" w:rsidRDefault="00892739">
      <w:pPr>
        <w:pStyle w:val="Heading5"/>
        <w:numPr>
          <w:ilvl w:val="2"/>
          <w:numId w:val="18"/>
        </w:numPr>
        <w:tabs>
          <w:tab w:val="left" w:pos="1592"/>
        </w:tabs>
        <w:spacing w:before="89"/>
        <w:ind w:hanging="632"/>
      </w:pPr>
      <w:r>
        <w:t>Use</w:t>
      </w:r>
      <w:r>
        <w:rPr>
          <w:spacing w:val="-5"/>
        </w:rPr>
        <w:t xml:space="preserve"> </w:t>
      </w:r>
      <w:r>
        <w:t>Case</w:t>
      </w:r>
      <w:r>
        <w:rPr>
          <w:spacing w:val="-4"/>
        </w:rPr>
        <w:t xml:space="preserve"> </w:t>
      </w:r>
      <w:r>
        <w:t>Diagrams</w:t>
      </w:r>
    </w:p>
    <w:p w14:paraId="6CE6A767" w14:textId="697DAC91" w:rsidR="005E563A" w:rsidRDefault="00892739">
      <w:pPr>
        <w:pStyle w:val="BodyText"/>
        <w:spacing w:before="243" w:line="360" w:lineRule="auto"/>
        <w:ind w:left="955" w:right="1312"/>
        <w:jc w:val="both"/>
      </w:pPr>
      <w:r>
        <w:t>Use case diagrams are usually referred to as behavior diagrams used to describe a set of</w:t>
      </w:r>
      <w:r>
        <w:rPr>
          <w:spacing w:val="1"/>
        </w:rPr>
        <w:t xml:space="preserve"> </w:t>
      </w:r>
      <w:r>
        <w:t>actions</w:t>
      </w:r>
      <w:r>
        <w:rPr>
          <w:spacing w:val="-8"/>
        </w:rPr>
        <w:t xml:space="preserve"> </w:t>
      </w:r>
      <w:r>
        <w:t>that</w:t>
      </w:r>
      <w:r>
        <w:rPr>
          <w:spacing w:val="-9"/>
        </w:rPr>
        <w:t xml:space="preserve"> </w:t>
      </w:r>
      <w:r>
        <w:t>some</w:t>
      </w:r>
      <w:r>
        <w:rPr>
          <w:spacing w:val="-9"/>
        </w:rPr>
        <w:t xml:space="preserve"> </w:t>
      </w:r>
      <w:r>
        <w:t>systems</w:t>
      </w:r>
      <w:r>
        <w:rPr>
          <w:spacing w:val="-8"/>
        </w:rPr>
        <w:t xml:space="preserve"> </w:t>
      </w:r>
      <w:r>
        <w:t>should</w:t>
      </w:r>
      <w:r>
        <w:rPr>
          <w:spacing w:val="-9"/>
        </w:rPr>
        <w:t xml:space="preserve"> </w:t>
      </w:r>
      <w:r>
        <w:t>or</w:t>
      </w:r>
      <w:r>
        <w:rPr>
          <w:spacing w:val="-9"/>
        </w:rPr>
        <w:t xml:space="preserve"> </w:t>
      </w:r>
      <w:r>
        <w:t>can</w:t>
      </w:r>
      <w:r>
        <w:rPr>
          <w:spacing w:val="-8"/>
        </w:rPr>
        <w:t xml:space="preserve"> </w:t>
      </w:r>
      <w:r>
        <w:t>perform</w:t>
      </w:r>
      <w:r>
        <w:rPr>
          <w:spacing w:val="-9"/>
        </w:rPr>
        <w:t xml:space="preserve"> </w:t>
      </w:r>
      <w:r>
        <w:t>in</w:t>
      </w:r>
      <w:r>
        <w:rPr>
          <w:spacing w:val="-9"/>
        </w:rPr>
        <w:t xml:space="preserve"> </w:t>
      </w:r>
      <w:r>
        <w:t>collaboration</w:t>
      </w:r>
      <w:r>
        <w:rPr>
          <w:spacing w:val="-9"/>
        </w:rPr>
        <w:t xml:space="preserve"> </w:t>
      </w:r>
      <w:r>
        <w:t>with</w:t>
      </w:r>
      <w:r>
        <w:rPr>
          <w:spacing w:val="-8"/>
        </w:rPr>
        <w:t xml:space="preserve"> </w:t>
      </w:r>
      <w:r>
        <w:t>one</w:t>
      </w:r>
      <w:r>
        <w:rPr>
          <w:spacing w:val="-10"/>
        </w:rPr>
        <w:t xml:space="preserve"> </w:t>
      </w:r>
      <w:r>
        <w:t>or</w:t>
      </w:r>
      <w:r>
        <w:rPr>
          <w:spacing w:val="-8"/>
        </w:rPr>
        <w:t xml:space="preserve"> </w:t>
      </w:r>
      <w:r>
        <w:t>more</w:t>
      </w:r>
      <w:r>
        <w:rPr>
          <w:spacing w:val="-10"/>
        </w:rPr>
        <w:t xml:space="preserve"> </w:t>
      </w:r>
      <w:r>
        <w:t>external</w:t>
      </w:r>
      <w:r>
        <w:rPr>
          <w:spacing w:val="-58"/>
        </w:rPr>
        <w:t xml:space="preserve"> </w:t>
      </w:r>
      <w:r>
        <w:t>users of the system (actors). Each use case should provide some observable and valuable</w:t>
      </w:r>
      <w:r>
        <w:rPr>
          <w:spacing w:val="1"/>
        </w:rPr>
        <w:t xml:space="preserve"> </w:t>
      </w:r>
      <w:r>
        <w:t>result</w:t>
      </w:r>
      <w:r>
        <w:rPr>
          <w:spacing w:val="-1"/>
        </w:rPr>
        <w:t xml:space="preserve"> </w:t>
      </w:r>
      <w:r>
        <w:t>to the</w:t>
      </w:r>
      <w:r>
        <w:rPr>
          <w:spacing w:val="-1"/>
        </w:rPr>
        <w:t xml:space="preserve"> </w:t>
      </w:r>
      <w:r>
        <w:t>actors or</w:t>
      </w:r>
      <w:r>
        <w:rPr>
          <w:spacing w:val="-1"/>
        </w:rPr>
        <w:t xml:space="preserve"> </w:t>
      </w:r>
      <w:r>
        <w:t>other stakeholders of</w:t>
      </w:r>
      <w:r>
        <w:rPr>
          <w:spacing w:val="-2"/>
        </w:rPr>
        <w:t xml:space="preserve"> </w:t>
      </w:r>
      <w:r>
        <w:t>the system.</w:t>
      </w:r>
    </w:p>
    <w:p w14:paraId="67B11573" w14:textId="77777777" w:rsidR="005E563A" w:rsidRDefault="005E563A">
      <w:pPr>
        <w:pStyle w:val="BodyText"/>
        <w:rPr>
          <w:sz w:val="26"/>
        </w:rPr>
      </w:pPr>
    </w:p>
    <w:p w14:paraId="0F90C083" w14:textId="77777777" w:rsidR="005E563A" w:rsidRDefault="005E563A">
      <w:pPr>
        <w:pStyle w:val="BodyText"/>
        <w:rPr>
          <w:sz w:val="26"/>
        </w:rPr>
      </w:pPr>
    </w:p>
    <w:p w14:paraId="3F360C00" w14:textId="77777777" w:rsidR="005E563A" w:rsidRDefault="005E563A">
      <w:pPr>
        <w:pStyle w:val="BodyText"/>
        <w:spacing w:before="9"/>
        <w:rPr>
          <w:sz w:val="37"/>
        </w:rPr>
      </w:pPr>
    </w:p>
    <w:p w14:paraId="17772E80" w14:textId="77777777" w:rsidR="005E563A" w:rsidRDefault="00892739">
      <w:pPr>
        <w:pStyle w:val="Heading8"/>
        <w:ind w:left="2616"/>
      </w:pPr>
      <w:r>
        <w:t>Table:</w:t>
      </w:r>
      <w:r>
        <w:rPr>
          <w:spacing w:val="-3"/>
        </w:rPr>
        <w:t xml:space="preserve"> </w:t>
      </w:r>
      <w:r>
        <w:t>5.1.1A</w:t>
      </w:r>
      <w:r>
        <w:rPr>
          <w:spacing w:val="-2"/>
        </w:rPr>
        <w:t xml:space="preserve"> </w:t>
      </w:r>
      <w:r>
        <w:t>Graphical Representations</w:t>
      </w:r>
      <w:r>
        <w:rPr>
          <w:spacing w:val="-1"/>
        </w:rPr>
        <w:t xml:space="preserve"> </w:t>
      </w:r>
      <w:r>
        <w:t>of Use</w:t>
      </w:r>
      <w:r>
        <w:rPr>
          <w:spacing w:val="-2"/>
        </w:rPr>
        <w:t xml:space="preserve"> </w:t>
      </w:r>
      <w:r>
        <w:t>case</w:t>
      </w:r>
      <w:r>
        <w:rPr>
          <w:spacing w:val="-1"/>
        </w:rPr>
        <w:t xml:space="preserve"> </w:t>
      </w:r>
      <w:r>
        <w:t>Diagrams</w:t>
      </w:r>
    </w:p>
    <w:p w14:paraId="523F9773" w14:textId="77777777" w:rsidR="005E563A" w:rsidRDefault="005E563A">
      <w:pPr>
        <w:pStyle w:val="BodyText"/>
        <w:rPr>
          <w:b/>
          <w:sz w:val="20"/>
        </w:rPr>
      </w:pPr>
    </w:p>
    <w:p w14:paraId="6CA20465" w14:textId="77777777" w:rsidR="005E563A" w:rsidRDefault="005E563A">
      <w:pPr>
        <w:pStyle w:val="BodyText"/>
        <w:spacing w:before="2" w:after="1"/>
        <w:rPr>
          <w:b/>
          <w:sz w:val="16"/>
        </w:rPr>
      </w:pPr>
    </w:p>
    <w:tbl>
      <w:tblPr>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0"/>
        <w:gridCol w:w="3824"/>
        <w:gridCol w:w="3092"/>
      </w:tblGrid>
      <w:tr w:rsidR="005E563A" w14:paraId="66C5E8F8" w14:textId="77777777">
        <w:trPr>
          <w:trHeight w:val="2651"/>
        </w:trPr>
        <w:tc>
          <w:tcPr>
            <w:tcW w:w="2350" w:type="dxa"/>
          </w:tcPr>
          <w:p w14:paraId="1E8F8CEE" w14:textId="77777777" w:rsidR="005E563A" w:rsidRDefault="005E563A">
            <w:pPr>
              <w:pStyle w:val="TableParagraph"/>
              <w:rPr>
                <w:b/>
                <w:sz w:val="26"/>
              </w:rPr>
            </w:pPr>
          </w:p>
          <w:p w14:paraId="041E5238" w14:textId="77777777" w:rsidR="005E563A" w:rsidRDefault="005E563A">
            <w:pPr>
              <w:pStyle w:val="TableParagraph"/>
              <w:rPr>
                <w:b/>
                <w:sz w:val="26"/>
              </w:rPr>
            </w:pPr>
          </w:p>
          <w:p w14:paraId="1A44D3F6" w14:textId="77777777" w:rsidR="005E563A" w:rsidRDefault="005E563A">
            <w:pPr>
              <w:pStyle w:val="TableParagraph"/>
              <w:rPr>
                <w:b/>
                <w:sz w:val="26"/>
              </w:rPr>
            </w:pPr>
          </w:p>
          <w:p w14:paraId="5D843EE2" w14:textId="77777777" w:rsidR="005E563A" w:rsidRDefault="005E563A">
            <w:pPr>
              <w:pStyle w:val="TableParagraph"/>
              <w:spacing w:before="4"/>
              <w:rPr>
                <w:b/>
                <w:sz w:val="29"/>
              </w:rPr>
            </w:pPr>
          </w:p>
          <w:p w14:paraId="356D5EFC" w14:textId="77777777" w:rsidR="005E563A" w:rsidRDefault="00892739">
            <w:pPr>
              <w:pStyle w:val="TableParagraph"/>
              <w:ind w:left="871" w:right="882"/>
              <w:jc w:val="center"/>
              <w:rPr>
                <w:sz w:val="24"/>
              </w:rPr>
            </w:pPr>
            <w:r>
              <w:rPr>
                <w:sz w:val="24"/>
              </w:rPr>
              <w:t>Actor</w:t>
            </w:r>
          </w:p>
        </w:tc>
        <w:tc>
          <w:tcPr>
            <w:tcW w:w="3824" w:type="dxa"/>
          </w:tcPr>
          <w:p w14:paraId="3FE1BF31" w14:textId="77777777" w:rsidR="005E563A" w:rsidRDefault="005E563A">
            <w:pPr>
              <w:pStyle w:val="TableParagraph"/>
              <w:rPr>
                <w:b/>
                <w:sz w:val="36"/>
              </w:rPr>
            </w:pPr>
          </w:p>
          <w:p w14:paraId="527085E1" w14:textId="77777777" w:rsidR="005E563A" w:rsidRDefault="00892739">
            <w:pPr>
              <w:pStyle w:val="TableParagraph"/>
              <w:spacing w:line="259" w:lineRule="auto"/>
              <w:ind w:left="110" w:right="156"/>
              <w:jc w:val="both"/>
              <w:rPr>
                <w:sz w:val="24"/>
              </w:rPr>
            </w:pPr>
            <w:r>
              <w:rPr>
                <w:sz w:val="24"/>
              </w:rPr>
              <w:t>An actor in the Unified Modelling</w:t>
            </w:r>
            <w:r>
              <w:rPr>
                <w:spacing w:val="1"/>
                <w:sz w:val="24"/>
              </w:rPr>
              <w:t xml:space="preserve"> </w:t>
            </w:r>
            <w:r>
              <w:rPr>
                <w:sz w:val="24"/>
              </w:rPr>
              <w:t>Language specifies a role played by</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or</w:t>
            </w:r>
            <w:r>
              <w:rPr>
                <w:spacing w:val="1"/>
                <w:sz w:val="24"/>
              </w:rPr>
              <w:t xml:space="preserve"> </w:t>
            </w:r>
            <w:r>
              <w:rPr>
                <w:sz w:val="24"/>
              </w:rPr>
              <w:t>any</w:t>
            </w:r>
            <w:r>
              <w:rPr>
                <w:spacing w:val="1"/>
                <w:sz w:val="24"/>
              </w:rPr>
              <w:t xml:space="preserve"> </w:t>
            </w:r>
            <w:r>
              <w:rPr>
                <w:sz w:val="24"/>
              </w:rPr>
              <w:t>other</w:t>
            </w:r>
            <w:r>
              <w:rPr>
                <w:spacing w:val="1"/>
                <w:sz w:val="24"/>
              </w:rPr>
              <w:t xml:space="preserve"> </w:t>
            </w:r>
            <w:r>
              <w:rPr>
                <w:sz w:val="24"/>
              </w:rPr>
              <w:t>system</w:t>
            </w:r>
            <w:r>
              <w:rPr>
                <w:spacing w:val="1"/>
                <w:sz w:val="24"/>
              </w:rPr>
              <w:t xml:space="preserve"> </w:t>
            </w:r>
            <w:r>
              <w:rPr>
                <w:sz w:val="24"/>
              </w:rPr>
              <w:t>that</w:t>
            </w:r>
            <w:r>
              <w:rPr>
                <w:spacing w:val="1"/>
                <w:sz w:val="24"/>
              </w:rPr>
              <w:t xml:space="preserve"> </w:t>
            </w:r>
            <w:r>
              <w:rPr>
                <w:sz w:val="24"/>
              </w:rPr>
              <w:t>interacts</w:t>
            </w:r>
            <w:r>
              <w:rPr>
                <w:spacing w:val="-1"/>
                <w:sz w:val="24"/>
              </w:rPr>
              <w:t xml:space="preserve"> </w:t>
            </w:r>
            <w:r>
              <w:rPr>
                <w:sz w:val="24"/>
              </w:rPr>
              <w:t>with the subject.</w:t>
            </w:r>
          </w:p>
        </w:tc>
        <w:tc>
          <w:tcPr>
            <w:tcW w:w="3092" w:type="dxa"/>
          </w:tcPr>
          <w:p w14:paraId="41CCE2BA" w14:textId="77777777" w:rsidR="005E563A" w:rsidRDefault="005E563A">
            <w:pPr>
              <w:pStyle w:val="TableParagraph"/>
              <w:rPr>
                <w:b/>
                <w:sz w:val="20"/>
              </w:rPr>
            </w:pPr>
          </w:p>
          <w:p w14:paraId="6C22D92D" w14:textId="77777777" w:rsidR="005E563A" w:rsidRDefault="005E563A">
            <w:pPr>
              <w:pStyle w:val="TableParagraph"/>
              <w:spacing w:before="9"/>
              <w:rPr>
                <w:b/>
                <w:sz w:val="17"/>
              </w:rPr>
            </w:pPr>
          </w:p>
          <w:p w14:paraId="0FF28ADD" w14:textId="77777777" w:rsidR="005E563A" w:rsidRDefault="00892739">
            <w:pPr>
              <w:pStyle w:val="TableParagraph"/>
              <w:ind w:left="255"/>
              <w:rPr>
                <w:sz w:val="20"/>
              </w:rPr>
            </w:pPr>
            <w:r>
              <w:rPr>
                <w:noProof/>
                <w:sz w:val="20"/>
              </w:rPr>
              <w:drawing>
                <wp:inline distT="0" distB="0" distL="0" distR="0" wp14:anchorId="1D9E32D2" wp14:editId="59106247">
                  <wp:extent cx="1038019" cy="125615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1" cstate="print"/>
                          <a:stretch>
                            <a:fillRect/>
                          </a:stretch>
                        </pic:blipFill>
                        <pic:spPr>
                          <a:xfrm>
                            <a:off x="0" y="0"/>
                            <a:ext cx="1038019" cy="1256156"/>
                          </a:xfrm>
                          <a:prstGeom prst="rect">
                            <a:avLst/>
                          </a:prstGeom>
                        </pic:spPr>
                      </pic:pic>
                    </a:graphicData>
                  </a:graphic>
                </wp:inline>
              </w:drawing>
            </w:r>
          </w:p>
        </w:tc>
      </w:tr>
      <w:tr w:rsidR="005E563A" w14:paraId="7E1C4DEE" w14:textId="77777777">
        <w:trPr>
          <w:trHeight w:val="2450"/>
        </w:trPr>
        <w:tc>
          <w:tcPr>
            <w:tcW w:w="2350" w:type="dxa"/>
          </w:tcPr>
          <w:p w14:paraId="51876422" w14:textId="77777777" w:rsidR="005E563A" w:rsidRDefault="005E563A">
            <w:pPr>
              <w:pStyle w:val="TableParagraph"/>
              <w:rPr>
                <w:b/>
                <w:sz w:val="26"/>
              </w:rPr>
            </w:pPr>
          </w:p>
          <w:p w14:paraId="521957B9" w14:textId="77777777" w:rsidR="005E563A" w:rsidRDefault="005E563A">
            <w:pPr>
              <w:pStyle w:val="TableParagraph"/>
              <w:rPr>
                <w:b/>
                <w:sz w:val="26"/>
              </w:rPr>
            </w:pPr>
          </w:p>
          <w:p w14:paraId="31473936" w14:textId="77777777" w:rsidR="005E563A" w:rsidRDefault="00892739">
            <w:pPr>
              <w:pStyle w:val="TableParagraph"/>
              <w:spacing w:before="229"/>
              <w:ind w:left="710"/>
              <w:rPr>
                <w:sz w:val="24"/>
              </w:rPr>
            </w:pPr>
            <w:r>
              <w:rPr>
                <w:sz w:val="24"/>
              </w:rPr>
              <w:t>Use</w:t>
            </w:r>
            <w:r>
              <w:rPr>
                <w:spacing w:val="-3"/>
                <w:sz w:val="24"/>
              </w:rPr>
              <w:t xml:space="preserve"> </w:t>
            </w:r>
            <w:r>
              <w:rPr>
                <w:sz w:val="24"/>
              </w:rPr>
              <w:t>case</w:t>
            </w:r>
          </w:p>
        </w:tc>
        <w:tc>
          <w:tcPr>
            <w:tcW w:w="3824" w:type="dxa"/>
          </w:tcPr>
          <w:p w14:paraId="146AA0C4" w14:textId="77777777" w:rsidR="005E563A" w:rsidRDefault="005E563A">
            <w:pPr>
              <w:pStyle w:val="TableParagraph"/>
              <w:spacing w:before="9"/>
              <w:rPr>
                <w:b/>
                <w:sz w:val="35"/>
              </w:rPr>
            </w:pPr>
          </w:p>
          <w:p w14:paraId="59A63201" w14:textId="77777777" w:rsidR="005E563A" w:rsidRDefault="00892739">
            <w:pPr>
              <w:pStyle w:val="TableParagraph"/>
              <w:spacing w:line="259" w:lineRule="auto"/>
              <w:ind w:left="110" w:right="155"/>
              <w:jc w:val="both"/>
              <w:rPr>
                <w:sz w:val="24"/>
              </w:rPr>
            </w:pPr>
            <w:r>
              <w:rPr>
                <w:sz w:val="24"/>
              </w:rPr>
              <w:t>A</w:t>
            </w:r>
            <w:r>
              <w:rPr>
                <w:spacing w:val="1"/>
                <w:sz w:val="24"/>
              </w:rPr>
              <w:t xml:space="preserve"> </w:t>
            </w:r>
            <w:r>
              <w:rPr>
                <w:sz w:val="24"/>
              </w:rPr>
              <w:t>Use</w:t>
            </w:r>
            <w:r>
              <w:rPr>
                <w:spacing w:val="1"/>
                <w:sz w:val="24"/>
              </w:rPr>
              <w:t xml:space="preserve"> </w:t>
            </w:r>
            <w:r>
              <w:rPr>
                <w:sz w:val="24"/>
              </w:rPr>
              <w:t>Case</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functionality</w:t>
            </w:r>
            <w:r>
              <w:rPr>
                <w:spacing w:val="1"/>
                <w:sz w:val="24"/>
              </w:rPr>
              <w:t xml:space="preserve"> </w:t>
            </w:r>
            <w:r>
              <w:rPr>
                <w:sz w:val="24"/>
              </w:rPr>
              <w:t>provided by the system. Use Cases</w:t>
            </w:r>
            <w:r>
              <w:rPr>
                <w:spacing w:val="1"/>
                <w:sz w:val="24"/>
              </w:rPr>
              <w:t xml:space="preserve"> </w:t>
            </w:r>
            <w:r>
              <w:rPr>
                <w:sz w:val="24"/>
              </w:rPr>
              <w:t>are</w:t>
            </w:r>
            <w:r>
              <w:rPr>
                <w:spacing w:val="1"/>
                <w:sz w:val="24"/>
              </w:rPr>
              <w:t xml:space="preserve"> </w:t>
            </w:r>
            <w:r>
              <w:rPr>
                <w:sz w:val="24"/>
              </w:rPr>
              <w:t>depicted</w:t>
            </w:r>
            <w:r>
              <w:rPr>
                <w:spacing w:val="1"/>
                <w:sz w:val="24"/>
              </w:rPr>
              <w:t xml:space="preserve"> </w:t>
            </w:r>
            <w:r>
              <w:rPr>
                <w:sz w:val="24"/>
              </w:rPr>
              <w:t>with</w:t>
            </w:r>
            <w:r>
              <w:rPr>
                <w:spacing w:val="1"/>
                <w:sz w:val="24"/>
              </w:rPr>
              <w:t xml:space="preserve"> </w:t>
            </w:r>
            <w:r>
              <w:rPr>
                <w:sz w:val="24"/>
              </w:rPr>
              <w:t>an</w:t>
            </w:r>
            <w:r>
              <w:rPr>
                <w:spacing w:val="1"/>
                <w:sz w:val="24"/>
              </w:rPr>
              <w:t xml:space="preserve"> </w:t>
            </w:r>
            <w:r>
              <w:rPr>
                <w:sz w:val="24"/>
              </w:rPr>
              <w:t>ellipse.</w:t>
            </w:r>
            <w:r>
              <w:rPr>
                <w:spacing w:val="1"/>
                <w:sz w:val="24"/>
              </w:rPr>
              <w:t xml:space="preserve"> </w:t>
            </w:r>
            <w:r>
              <w:rPr>
                <w:sz w:val="24"/>
              </w:rPr>
              <w:t>The</w:t>
            </w:r>
            <w:r>
              <w:rPr>
                <w:spacing w:val="1"/>
                <w:sz w:val="24"/>
              </w:rPr>
              <w:t xml:space="preserve"> </w:t>
            </w:r>
            <w:r>
              <w:rPr>
                <w:sz w:val="24"/>
              </w:rPr>
              <w:t>name of the Use Case is written in</w:t>
            </w:r>
            <w:r>
              <w:rPr>
                <w:spacing w:val="1"/>
                <w:sz w:val="24"/>
              </w:rPr>
              <w:t xml:space="preserve"> </w:t>
            </w:r>
            <w:r>
              <w:rPr>
                <w:sz w:val="24"/>
              </w:rPr>
              <w:t>ellipse.</w:t>
            </w:r>
          </w:p>
        </w:tc>
        <w:tc>
          <w:tcPr>
            <w:tcW w:w="3092" w:type="dxa"/>
          </w:tcPr>
          <w:p w14:paraId="57D9300C" w14:textId="77777777" w:rsidR="005E563A" w:rsidRDefault="005E563A">
            <w:pPr>
              <w:pStyle w:val="TableParagraph"/>
              <w:rPr>
                <w:b/>
                <w:sz w:val="20"/>
              </w:rPr>
            </w:pPr>
          </w:p>
          <w:p w14:paraId="4215147A" w14:textId="77777777" w:rsidR="005E563A" w:rsidRDefault="005E563A">
            <w:pPr>
              <w:pStyle w:val="TableParagraph"/>
              <w:rPr>
                <w:b/>
                <w:sz w:val="20"/>
              </w:rPr>
            </w:pPr>
          </w:p>
          <w:p w14:paraId="3DBF572D" w14:textId="77777777" w:rsidR="005E563A" w:rsidRDefault="005E563A">
            <w:pPr>
              <w:pStyle w:val="TableParagraph"/>
              <w:spacing w:before="10"/>
              <w:rPr>
                <w:b/>
                <w:sz w:val="26"/>
              </w:rPr>
            </w:pPr>
          </w:p>
          <w:p w14:paraId="70801E6E" w14:textId="77777777" w:rsidR="005E563A" w:rsidRDefault="00892739">
            <w:pPr>
              <w:pStyle w:val="TableParagraph"/>
              <w:ind w:left="413"/>
              <w:rPr>
                <w:sz w:val="20"/>
              </w:rPr>
            </w:pPr>
            <w:r>
              <w:rPr>
                <w:noProof/>
                <w:sz w:val="20"/>
              </w:rPr>
              <w:drawing>
                <wp:inline distT="0" distB="0" distL="0" distR="0" wp14:anchorId="64971C47" wp14:editId="1424AB82">
                  <wp:extent cx="1332010" cy="54549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2" cstate="print"/>
                          <a:stretch>
                            <a:fillRect/>
                          </a:stretch>
                        </pic:blipFill>
                        <pic:spPr>
                          <a:xfrm>
                            <a:off x="0" y="0"/>
                            <a:ext cx="1332010" cy="545496"/>
                          </a:xfrm>
                          <a:prstGeom prst="rect">
                            <a:avLst/>
                          </a:prstGeom>
                        </pic:spPr>
                      </pic:pic>
                    </a:graphicData>
                  </a:graphic>
                </wp:inline>
              </w:drawing>
            </w:r>
          </w:p>
        </w:tc>
      </w:tr>
      <w:tr w:rsidR="005E563A" w14:paraId="5952A6C7" w14:textId="77777777">
        <w:trPr>
          <w:trHeight w:val="2786"/>
        </w:trPr>
        <w:tc>
          <w:tcPr>
            <w:tcW w:w="2350" w:type="dxa"/>
          </w:tcPr>
          <w:p w14:paraId="1EE699ED" w14:textId="77777777" w:rsidR="005E563A" w:rsidRDefault="005E563A">
            <w:pPr>
              <w:pStyle w:val="TableParagraph"/>
              <w:rPr>
                <w:b/>
                <w:sz w:val="26"/>
              </w:rPr>
            </w:pPr>
          </w:p>
          <w:p w14:paraId="0FABD352" w14:textId="77777777" w:rsidR="005E563A" w:rsidRDefault="005E563A">
            <w:pPr>
              <w:pStyle w:val="TableParagraph"/>
              <w:rPr>
                <w:b/>
                <w:sz w:val="26"/>
              </w:rPr>
            </w:pPr>
          </w:p>
          <w:p w14:paraId="4DD6A96F" w14:textId="77777777" w:rsidR="005E563A" w:rsidRDefault="005E563A">
            <w:pPr>
              <w:pStyle w:val="TableParagraph"/>
              <w:rPr>
                <w:b/>
                <w:sz w:val="26"/>
              </w:rPr>
            </w:pPr>
          </w:p>
          <w:p w14:paraId="3F2EED74" w14:textId="77777777" w:rsidR="005E563A" w:rsidRDefault="005E563A">
            <w:pPr>
              <w:pStyle w:val="TableParagraph"/>
              <w:spacing w:before="6"/>
              <w:rPr>
                <w:b/>
                <w:sz w:val="29"/>
              </w:rPr>
            </w:pPr>
          </w:p>
          <w:p w14:paraId="065844B9" w14:textId="77777777" w:rsidR="005E563A" w:rsidRDefault="00892739">
            <w:pPr>
              <w:pStyle w:val="TableParagraph"/>
              <w:spacing w:before="1"/>
              <w:ind w:left="650"/>
              <w:rPr>
                <w:sz w:val="24"/>
              </w:rPr>
            </w:pPr>
            <w:r>
              <w:rPr>
                <w:sz w:val="24"/>
              </w:rPr>
              <w:t>Association</w:t>
            </w:r>
          </w:p>
        </w:tc>
        <w:tc>
          <w:tcPr>
            <w:tcW w:w="3824" w:type="dxa"/>
          </w:tcPr>
          <w:p w14:paraId="03512EEC" w14:textId="77777777" w:rsidR="005E563A" w:rsidRDefault="005E563A">
            <w:pPr>
              <w:pStyle w:val="TableParagraph"/>
              <w:spacing w:before="6"/>
              <w:rPr>
                <w:b/>
                <w:sz w:val="35"/>
              </w:rPr>
            </w:pPr>
          </w:p>
          <w:p w14:paraId="5C81D2AC" w14:textId="77777777" w:rsidR="005E563A" w:rsidRDefault="00892739">
            <w:pPr>
              <w:pStyle w:val="TableParagraph"/>
              <w:spacing w:before="1" w:line="259" w:lineRule="auto"/>
              <w:ind w:left="110" w:right="161"/>
              <w:jc w:val="both"/>
              <w:rPr>
                <w:sz w:val="24"/>
              </w:rPr>
            </w:pPr>
            <w:r>
              <w:rPr>
                <w:sz w:val="24"/>
              </w:rPr>
              <w:t>Association</w:t>
            </w:r>
            <w:r>
              <w:rPr>
                <w:spacing w:val="-11"/>
                <w:sz w:val="24"/>
              </w:rPr>
              <w:t xml:space="preserve"> </w:t>
            </w:r>
            <w:r>
              <w:rPr>
                <w:sz w:val="24"/>
              </w:rPr>
              <w:t>is</w:t>
            </w:r>
            <w:r>
              <w:rPr>
                <w:spacing w:val="-10"/>
                <w:sz w:val="24"/>
              </w:rPr>
              <w:t xml:space="preserve"> </w:t>
            </w:r>
            <w:r>
              <w:rPr>
                <w:sz w:val="24"/>
              </w:rPr>
              <w:t>a</w:t>
            </w:r>
            <w:r>
              <w:rPr>
                <w:spacing w:val="-10"/>
                <w:sz w:val="24"/>
              </w:rPr>
              <w:t xml:space="preserve"> </w:t>
            </w:r>
            <w:r>
              <w:rPr>
                <w:sz w:val="24"/>
              </w:rPr>
              <w:t>relationship</w:t>
            </w:r>
            <w:r>
              <w:rPr>
                <w:spacing w:val="-11"/>
                <w:sz w:val="24"/>
              </w:rPr>
              <w:t xml:space="preserve"> </w:t>
            </w:r>
            <w:r>
              <w:rPr>
                <w:sz w:val="24"/>
              </w:rPr>
              <w:t>between</w:t>
            </w:r>
            <w:r>
              <w:rPr>
                <w:spacing w:val="-58"/>
                <w:sz w:val="24"/>
              </w:rPr>
              <w:t xml:space="preserve"> </w:t>
            </w:r>
            <w:r>
              <w:rPr>
                <w:sz w:val="24"/>
              </w:rPr>
              <w:t>classifiers</w:t>
            </w:r>
            <w:r>
              <w:rPr>
                <w:spacing w:val="-7"/>
                <w:sz w:val="24"/>
              </w:rPr>
              <w:t xml:space="preserve"> </w:t>
            </w:r>
            <w:r>
              <w:rPr>
                <w:sz w:val="24"/>
              </w:rPr>
              <w:t>which</w:t>
            </w:r>
            <w:r>
              <w:rPr>
                <w:spacing w:val="-6"/>
                <w:sz w:val="24"/>
              </w:rPr>
              <w:t xml:space="preserve"> </w:t>
            </w:r>
            <w:r>
              <w:rPr>
                <w:sz w:val="24"/>
              </w:rPr>
              <w:t>is</w:t>
            </w:r>
            <w:r>
              <w:rPr>
                <w:spacing w:val="-5"/>
                <w:sz w:val="24"/>
              </w:rPr>
              <w:t xml:space="preserve"> </w:t>
            </w:r>
            <w:r>
              <w:rPr>
                <w:sz w:val="24"/>
              </w:rPr>
              <w:t>used</w:t>
            </w:r>
            <w:r>
              <w:rPr>
                <w:spacing w:val="-6"/>
                <w:sz w:val="24"/>
              </w:rPr>
              <w:t xml:space="preserve"> </w:t>
            </w:r>
            <w:r>
              <w:rPr>
                <w:sz w:val="24"/>
              </w:rPr>
              <w:t>to</w:t>
            </w:r>
            <w:r>
              <w:rPr>
                <w:spacing w:val="-6"/>
                <w:sz w:val="24"/>
              </w:rPr>
              <w:t xml:space="preserve"> </w:t>
            </w:r>
            <w:r>
              <w:rPr>
                <w:sz w:val="24"/>
              </w:rPr>
              <w:t>show</w:t>
            </w:r>
            <w:r>
              <w:rPr>
                <w:spacing w:val="-6"/>
                <w:sz w:val="24"/>
              </w:rPr>
              <w:t xml:space="preserve"> </w:t>
            </w:r>
            <w:r>
              <w:rPr>
                <w:sz w:val="24"/>
              </w:rPr>
              <w:t>that</w:t>
            </w:r>
            <w:r>
              <w:rPr>
                <w:spacing w:val="-57"/>
                <w:sz w:val="24"/>
              </w:rPr>
              <w:t xml:space="preserve"> </w:t>
            </w:r>
            <w:r>
              <w:rPr>
                <w:sz w:val="24"/>
              </w:rPr>
              <w:t>instances</w:t>
            </w:r>
            <w:r>
              <w:rPr>
                <w:spacing w:val="1"/>
                <w:sz w:val="24"/>
              </w:rPr>
              <w:t xml:space="preserve"> </w:t>
            </w:r>
            <w:r>
              <w:rPr>
                <w:sz w:val="24"/>
              </w:rPr>
              <w:t>of</w:t>
            </w:r>
            <w:r>
              <w:rPr>
                <w:spacing w:val="1"/>
                <w:sz w:val="24"/>
              </w:rPr>
              <w:t xml:space="preserve"> </w:t>
            </w:r>
            <w:r>
              <w:rPr>
                <w:sz w:val="24"/>
              </w:rPr>
              <w:t>classifiers</w:t>
            </w:r>
            <w:r>
              <w:rPr>
                <w:spacing w:val="1"/>
                <w:sz w:val="24"/>
              </w:rPr>
              <w:t xml:space="preserve"> </w:t>
            </w:r>
            <w:r>
              <w:rPr>
                <w:sz w:val="24"/>
              </w:rPr>
              <w:t>could</w:t>
            </w:r>
            <w:r>
              <w:rPr>
                <w:spacing w:val="1"/>
                <w:sz w:val="24"/>
              </w:rPr>
              <w:t xml:space="preserve"> </w:t>
            </w:r>
            <w:r>
              <w:rPr>
                <w:sz w:val="24"/>
              </w:rPr>
              <w:t>be</w:t>
            </w:r>
            <w:r>
              <w:rPr>
                <w:spacing w:val="-57"/>
                <w:sz w:val="24"/>
              </w:rPr>
              <w:t xml:space="preserve"> </w:t>
            </w:r>
            <w:r>
              <w:rPr>
                <w:sz w:val="24"/>
              </w:rPr>
              <w:t>either</w:t>
            </w:r>
            <w:r>
              <w:rPr>
                <w:spacing w:val="1"/>
                <w:sz w:val="24"/>
              </w:rPr>
              <w:t xml:space="preserve"> </w:t>
            </w:r>
            <w:r>
              <w:rPr>
                <w:sz w:val="24"/>
              </w:rPr>
              <w:t>linked</w:t>
            </w:r>
            <w:r>
              <w:rPr>
                <w:spacing w:val="1"/>
                <w:sz w:val="24"/>
              </w:rPr>
              <w:t xml:space="preserve"> </w:t>
            </w:r>
            <w:r>
              <w:rPr>
                <w:sz w:val="24"/>
              </w:rPr>
              <w:t>to</w:t>
            </w:r>
            <w:r>
              <w:rPr>
                <w:spacing w:val="1"/>
                <w:sz w:val="24"/>
              </w:rPr>
              <w:t xml:space="preserve"> </w:t>
            </w:r>
            <w:r>
              <w:rPr>
                <w:sz w:val="24"/>
              </w:rPr>
              <w:t>each</w:t>
            </w:r>
            <w:r>
              <w:rPr>
                <w:spacing w:val="1"/>
                <w:sz w:val="24"/>
              </w:rPr>
              <w:t xml:space="preserve"> </w:t>
            </w:r>
            <w:r>
              <w:rPr>
                <w:sz w:val="24"/>
              </w:rPr>
              <w:t>other</w:t>
            </w:r>
            <w:r>
              <w:rPr>
                <w:spacing w:val="1"/>
                <w:sz w:val="24"/>
              </w:rPr>
              <w:t xml:space="preserve"> </w:t>
            </w:r>
            <w:r>
              <w:rPr>
                <w:sz w:val="24"/>
              </w:rPr>
              <w:t>or</w:t>
            </w:r>
            <w:r>
              <w:rPr>
                <w:spacing w:val="1"/>
                <w:sz w:val="24"/>
              </w:rPr>
              <w:t xml:space="preserve"> </w:t>
            </w:r>
            <w:r>
              <w:rPr>
                <w:sz w:val="24"/>
              </w:rPr>
              <w:t>combined</w:t>
            </w:r>
            <w:r>
              <w:rPr>
                <w:spacing w:val="-13"/>
                <w:sz w:val="24"/>
              </w:rPr>
              <w:t xml:space="preserve"> </w:t>
            </w:r>
            <w:r>
              <w:rPr>
                <w:sz w:val="24"/>
              </w:rPr>
              <w:t>logically</w:t>
            </w:r>
            <w:r>
              <w:rPr>
                <w:spacing w:val="-13"/>
                <w:sz w:val="24"/>
              </w:rPr>
              <w:t xml:space="preserve"> </w:t>
            </w:r>
            <w:r>
              <w:rPr>
                <w:sz w:val="24"/>
              </w:rPr>
              <w:t>or</w:t>
            </w:r>
            <w:r>
              <w:rPr>
                <w:spacing w:val="-14"/>
                <w:sz w:val="24"/>
              </w:rPr>
              <w:t xml:space="preserve"> </w:t>
            </w:r>
            <w:r>
              <w:rPr>
                <w:sz w:val="24"/>
              </w:rPr>
              <w:t>physically</w:t>
            </w:r>
            <w:r>
              <w:rPr>
                <w:spacing w:val="-13"/>
                <w:sz w:val="24"/>
              </w:rPr>
              <w:t xml:space="preserve"> </w:t>
            </w:r>
            <w:r>
              <w:rPr>
                <w:sz w:val="24"/>
              </w:rPr>
              <w:t>into</w:t>
            </w:r>
            <w:r>
              <w:rPr>
                <w:spacing w:val="-58"/>
                <w:sz w:val="24"/>
              </w:rPr>
              <w:t xml:space="preserve"> </w:t>
            </w:r>
            <w:r>
              <w:rPr>
                <w:sz w:val="24"/>
              </w:rPr>
              <w:t>some</w:t>
            </w:r>
            <w:r>
              <w:rPr>
                <w:spacing w:val="-1"/>
                <w:sz w:val="24"/>
              </w:rPr>
              <w:t xml:space="preserve"> </w:t>
            </w:r>
            <w:r>
              <w:rPr>
                <w:sz w:val="24"/>
              </w:rPr>
              <w:t>aggregation.</w:t>
            </w:r>
          </w:p>
        </w:tc>
        <w:tc>
          <w:tcPr>
            <w:tcW w:w="3092" w:type="dxa"/>
          </w:tcPr>
          <w:p w14:paraId="7B7C0080" w14:textId="77777777" w:rsidR="005E563A" w:rsidRDefault="005E563A">
            <w:pPr>
              <w:pStyle w:val="TableParagraph"/>
              <w:rPr>
                <w:b/>
                <w:sz w:val="20"/>
              </w:rPr>
            </w:pPr>
          </w:p>
          <w:p w14:paraId="5F2C348C" w14:textId="77777777" w:rsidR="005E563A" w:rsidRDefault="005E563A">
            <w:pPr>
              <w:pStyle w:val="TableParagraph"/>
              <w:rPr>
                <w:b/>
                <w:sz w:val="20"/>
              </w:rPr>
            </w:pPr>
          </w:p>
          <w:p w14:paraId="3DE8B70D" w14:textId="77777777" w:rsidR="005E563A" w:rsidRDefault="005E563A">
            <w:pPr>
              <w:pStyle w:val="TableParagraph"/>
              <w:rPr>
                <w:b/>
                <w:sz w:val="20"/>
              </w:rPr>
            </w:pPr>
          </w:p>
          <w:p w14:paraId="23C33F8C" w14:textId="77777777" w:rsidR="005E563A" w:rsidRDefault="005E563A">
            <w:pPr>
              <w:pStyle w:val="TableParagraph"/>
              <w:rPr>
                <w:b/>
                <w:sz w:val="20"/>
              </w:rPr>
            </w:pPr>
          </w:p>
          <w:p w14:paraId="14699ED3" w14:textId="77777777" w:rsidR="005E563A" w:rsidRDefault="005E563A">
            <w:pPr>
              <w:pStyle w:val="TableParagraph"/>
              <w:rPr>
                <w:b/>
                <w:sz w:val="20"/>
              </w:rPr>
            </w:pPr>
          </w:p>
          <w:p w14:paraId="32FECAA3" w14:textId="77777777" w:rsidR="005E563A" w:rsidRDefault="005E563A">
            <w:pPr>
              <w:pStyle w:val="TableParagraph"/>
              <w:spacing w:before="9"/>
              <w:rPr>
                <w:b/>
                <w:sz w:val="25"/>
              </w:rPr>
            </w:pPr>
          </w:p>
          <w:p w14:paraId="73B09BB7" w14:textId="77777777" w:rsidR="005E563A" w:rsidRDefault="00892739">
            <w:pPr>
              <w:pStyle w:val="TableParagraph"/>
              <w:ind w:left="467"/>
              <w:rPr>
                <w:sz w:val="20"/>
              </w:rPr>
            </w:pPr>
            <w:r>
              <w:rPr>
                <w:noProof/>
                <w:sz w:val="20"/>
              </w:rPr>
              <w:drawing>
                <wp:inline distT="0" distB="0" distL="0" distR="0" wp14:anchorId="5DD45A4A" wp14:editId="3698AE56">
                  <wp:extent cx="1223913" cy="24003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3" cstate="print"/>
                          <a:stretch>
                            <a:fillRect/>
                          </a:stretch>
                        </pic:blipFill>
                        <pic:spPr>
                          <a:xfrm>
                            <a:off x="0" y="0"/>
                            <a:ext cx="1223913" cy="240030"/>
                          </a:xfrm>
                          <a:prstGeom prst="rect">
                            <a:avLst/>
                          </a:prstGeom>
                        </pic:spPr>
                      </pic:pic>
                    </a:graphicData>
                  </a:graphic>
                </wp:inline>
              </w:drawing>
            </w:r>
          </w:p>
        </w:tc>
      </w:tr>
    </w:tbl>
    <w:p w14:paraId="52D4FE54" w14:textId="77777777" w:rsidR="005E563A" w:rsidRDefault="005E563A">
      <w:pPr>
        <w:rPr>
          <w:sz w:val="20"/>
        </w:rPr>
        <w:sectPr w:rsidR="005E563A" w:rsidSect="00C65A78">
          <w:headerReference w:type="default" r:id="rId64"/>
          <w:footerReference w:type="default" r:id="rId65"/>
          <w:pgSz w:w="11910" w:h="16840"/>
          <w:pgMar w:top="1580" w:right="480" w:bottom="1200" w:left="480" w:header="0" w:footer="0" w:gutter="0"/>
          <w:cols w:space="720"/>
        </w:sectPr>
      </w:pPr>
    </w:p>
    <w:p w14:paraId="502DB4C8" w14:textId="77777777" w:rsidR="005E563A" w:rsidRDefault="005E563A">
      <w:pPr>
        <w:pStyle w:val="BodyText"/>
        <w:rPr>
          <w:b/>
          <w:sz w:val="20"/>
        </w:rPr>
      </w:pPr>
    </w:p>
    <w:p w14:paraId="047D3573" w14:textId="77777777" w:rsidR="005E563A" w:rsidRDefault="005E563A">
      <w:pPr>
        <w:pStyle w:val="BodyText"/>
        <w:spacing w:before="1"/>
        <w:rPr>
          <w:b/>
          <w:sz w:val="18"/>
        </w:rPr>
      </w:pPr>
    </w:p>
    <w:p w14:paraId="5278399E" w14:textId="44C30A8F" w:rsidR="005E563A" w:rsidRDefault="00684D57">
      <w:pPr>
        <w:pStyle w:val="BodyText"/>
        <w:ind w:left="716"/>
        <w:rPr>
          <w:sz w:val="20"/>
        </w:rPr>
      </w:pPr>
      <w:r>
        <w:rPr>
          <w:noProof/>
          <w:sz w:val="20"/>
        </w:rPr>
        <w:drawing>
          <wp:inline distT="0" distB="0" distL="0" distR="0" wp14:anchorId="61F6B6DD" wp14:editId="75CDDE29">
            <wp:extent cx="6083929" cy="4016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l="7137" t="4116" r="-1417" b="-4103"/>
                    <a:stretch/>
                  </pic:blipFill>
                  <pic:spPr bwMode="auto">
                    <a:xfrm>
                      <a:off x="0" y="0"/>
                      <a:ext cx="6179089" cy="4079411"/>
                    </a:xfrm>
                    <a:prstGeom prst="rect">
                      <a:avLst/>
                    </a:prstGeom>
                    <a:noFill/>
                    <a:ln>
                      <a:noFill/>
                    </a:ln>
                    <a:extLst>
                      <a:ext uri="{53640926-AAD7-44D8-BBD7-CCE9431645EC}">
                        <a14:shadowObscured xmlns:a14="http://schemas.microsoft.com/office/drawing/2010/main"/>
                      </a:ext>
                    </a:extLst>
                  </pic:spPr>
                </pic:pic>
              </a:graphicData>
            </a:graphic>
          </wp:inline>
        </w:drawing>
      </w:r>
    </w:p>
    <w:p w14:paraId="69474F1E" w14:textId="77777777" w:rsidR="005E563A" w:rsidRDefault="005E563A">
      <w:pPr>
        <w:pStyle w:val="BodyText"/>
        <w:spacing w:before="4"/>
        <w:rPr>
          <w:b/>
          <w:sz w:val="15"/>
        </w:rPr>
      </w:pPr>
    </w:p>
    <w:p w14:paraId="6FB3213D" w14:textId="77777777" w:rsidR="005E563A" w:rsidRDefault="00892739">
      <w:pPr>
        <w:spacing w:before="90"/>
        <w:ind w:left="1451" w:right="1697"/>
        <w:jc w:val="center"/>
        <w:rPr>
          <w:b/>
          <w:sz w:val="24"/>
        </w:rPr>
      </w:pPr>
      <w:r>
        <w:rPr>
          <w:b/>
          <w:sz w:val="24"/>
        </w:rPr>
        <w:t>Fig</w:t>
      </w:r>
      <w:r>
        <w:rPr>
          <w:b/>
          <w:spacing w:val="-1"/>
          <w:sz w:val="24"/>
        </w:rPr>
        <w:t xml:space="preserve"> </w:t>
      </w:r>
      <w:r>
        <w:rPr>
          <w:b/>
          <w:sz w:val="24"/>
        </w:rPr>
        <w:t>5.1.1B Graphical Notation</w:t>
      </w:r>
      <w:r>
        <w:rPr>
          <w:b/>
          <w:spacing w:val="-3"/>
          <w:sz w:val="24"/>
        </w:rPr>
        <w:t xml:space="preserve"> </w:t>
      </w:r>
      <w:r>
        <w:rPr>
          <w:b/>
          <w:sz w:val="24"/>
        </w:rPr>
        <w:t>of Use</w:t>
      </w:r>
      <w:r>
        <w:rPr>
          <w:b/>
          <w:spacing w:val="-2"/>
          <w:sz w:val="24"/>
        </w:rPr>
        <w:t xml:space="preserve"> </w:t>
      </w:r>
      <w:r>
        <w:rPr>
          <w:b/>
          <w:sz w:val="24"/>
        </w:rPr>
        <w:t>Case Diagram</w:t>
      </w:r>
    </w:p>
    <w:p w14:paraId="460F1E37" w14:textId="77777777" w:rsidR="005E563A" w:rsidRDefault="005E563A">
      <w:pPr>
        <w:jc w:val="center"/>
        <w:rPr>
          <w:sz w:val="24"/>
        </w:rPr>
        <w:sectPr w:rsidR="005E563A" w:rsidSect="00C65A78">
          <w:headerReference w:type="default" r:id="rId67"/>
          <w:pgSz w:w="11910" w:h="16840"/>
          <w:pgMar w:top="1580" w:right="480" w:bottom="1200" w:left="480" w:header="0" w:footer="0" w:gutter="0"/>
          <w:cols w:space="720"/>
        </w:sectPr>
      </w:pPr>
    </w:p>
    <w:p w14:paraId="4D0703F7" w14:textId="77777777" w:rsidR="005E563A" w:rsidRDefault="005E563A">
      <w:pPr>
        <w:pStyle w:val="BodyText"/>
        <w:rPr>
          <w:b/>
          <w:sz w:val="20"/>
        </w:rPr>
      </w:pPr>
    </w:p>
    <w:p w14:paraId="212FE85C" w14:textId="77777777" w:rsidR="005E563A" w:rsidRDefault="005E563A">
      <w:pPr>
        <w:pStyle w:val="BodyText"/>
        <w:rPr>
          <w:b/>
          <w:sz w:val="20"/>
        </w:rPr>
      </w:pPr>
    </w:p>
    <w:p w14:paraId="45F1CBCA" w14:textId="77777777" w:rsidR="005E563A" w:rsidRDefault="005E563A">
      <w:pPr>
        <w:pStyle w:val="BodyText"/>
        <w:rPr>
          <w:b/>
          <w:sz w:val="20"/>
        </w:rPr>
      </w:pPr>
    </w:p>
    <w:p w14:paraId="6823F154" w14:textId="77777777" w:rsidR="005E563A" w:rsidRDefault="005E563A">
      <w:pPr>
        <w:pStyle w:val="BodyText"/>
        <w:spacing w:before="10"/>
        <w:rPr>
          <w:b/>
          <w:sz w:val="17"/>
        </w:rPr>
      </w:pPr>
    </w:p>
    <w:p w14:paraId="45EE0167" w14:textId="77777777" w:rsidR="005E563A" w:rsidRDefault="00892739">
      <w:pPr>
        <w:pStyle w:val="Heading5"/>
        <w:numPr>
          <w:ilvl w:val="2"/>
          <w:numId w:val="18"/>
        </w:numPr>
        <w:tabs>
          <w:tab w:val="left" w:pos="1592"/>
        </w:tabs>
        <w:spacing w:before="89"/>
        <w:ind w:hanging="632"/>
      </w:pPr>
      <w:r>
        <w:t>Activity</w:t>
      </w:r>
      <w:r>
        <w:rPr>
          <w:spacing w:val="-4"/>
        </w:rPr>
        <w:t xml:space="preserve"> </w:t>
      </w:r>
      <w:r>
        <w:t>Diagram</w:t>
      </w:r>
    </w:p>
    <w:p w14:paraId="56B896BF" w14:textId="77777777" w:rsidR="005E563A" w:rsidRDefault="005E563A">
      <w:pPr>
        <w:pStyle w:val="BodyText"/>
        <w:rPr>
          <w:b/>
          <w:sz w:val="30"/>
        </w:rPr>
      </w:pPr>
    </w:p>
    <w:p w14:paraId="3F5D30EB" w14:textId="7328FBF8" w:rsidR="005E563A" w:rsidRDefault="00892739" w:rsidP="08CFB420">
      <w:pPr>
        <w:pStyle w:val="BodyText"/>
        <w:spacing w:before="9" w:line="360" w:lineRule="auto"/>
        <w:ind w:left="720" w:right="1134" w:firstLine="720"/>
        <w:jc w:val="both"/>
        <w:rPr>
          <w:b/>
          <w:bCs/>
          <w:sz w:val="40"/>
          <w:szCs w:val="40"/>
        </w:rPr>
      </w:pPr>
      <w:r>
        <w:t>Activity diagrams are graphical representations of workflows of stepwise activities</w:t>
      </w:r>
      <w:r>
        <w:rPr>
          <w:spacing w:val="-57"/>
        </w:rPr>
        <w:t xml:space="preserve"> </w:t>
      </w:r>
      <w:r>
        <w:t>and actions with support for choice, iteration and concurrency. In the Unified Modelling</w:t>
      </w:r>
      <w:r>
        <w:rPr>
          <w:spacing w:val="1"/>
        </w:rPr>
        <w:t xml:space="preserve"> </w:t>
      </w:r>
      <w:r>
        <w:t>Language, activity diagrams are intended to model both computational and organizational</w:t>
      </w:r>
      <w:r>
        <w:rPr>
          <w:spacing w:val="-57"/>
        </w:rPr>
        <w:t xml:space="preserve"> </w:t>
      </w:r>
      <w:r>
        <w:t>processes (i.e., Workflows).</w:t>
      </w:r>
      <w:r>
        <w:rPr>
          <w:spacing w:val="-1"/>
        </w:rPr>
        <w:t xml:space="preserve"> </w:t>
      </w:r>
      <w:r>
        <w:t>Activity</w:t>
      </w:r>
      <w:r>
        <w:rPr>
          <w:spacing w:val="-1"/>
        </w:rPr>
        <w:t xml:space="preserve"> </w:t>
      </w:r>
      <w:r>
        <w:t>diagrams</w:t>
      </w:r>
      <w:r>
        <w:rPr>
          <w:spacing w:val="-1"/>
        </w:rPr>
        <w:t xml:space="preserve"> </w:t>
      </w:r>
      <w:r>
        <w:t>show</w:t>
      </w:r>
      <w:r>
        <w:rPr>
          <w:spacing w:val="-1"/>
        </w:rPr>
        <w:t xml:space="preserve"> </w:t>
      </w:r>
      <w:r>
        <w:t>the</w:t>
      </w:r>
      <w:r>
        <w:rPr>
          <w:spacing w:val="-2"/>
        </w:rPr>
        <w:t xml:space="preserve"> </w:t>
      </w:r>
      <w:r>
        <w:t>overall</w:t>
      </w:r>
      <w:r>
        <w:rPr>
          <w:spacing w:val="-1"/>
        </w:rPr>
        <w:t xml:space="preserve"> </w:t>
      </w:r>
      <w:r>
        <w:t>flow</w:t>
      </w:r>
      <w:r>
        <w:rPr>
          <w:spacing w:val="-2"/>
        </w:rPr>
        <w:t xml:space="preserve"> </w:t>
      </w:r>
      <w:r>
        <w:t>of</w:t>
      </w:r>
      <w:r>
        <w:rPr>
          <w:spacing w:val="-1"/>
        </w:rPr>
        <w:t xml:space="preserve"> </w:t>
      </w:r>
      <w:r>
        <w:t>control.</w:t>
      </w:r>
    </w:p>
    <w:p w14:paraId="752A8A33" w14:textId="77777777" w:rsidR="005E563A" w:rsidRDefault="005E563A" w:rsidP="08CFB420">
      <w:pPr>
        <w:pStyle w:val="BodyText"/>
        <w:spacing w:line="276" w:lineRule="auto"/>
        <w:ind w:right="1701"/>
        <w:jc w:val="both"/>
        <w:rPr>
          <w:sz w:val="26"/>
          <w:szCs w:val="26"/>
        </w:rPr>
      </w:pPr>
    </w:p>
    <w:p w14:paraId="5BE4814D" w14:textId="77777777" w:rsidR="005E563A" w:rsidRDefault="00892739" w:rsidP="08CFB420">
      <w:pPr>
        <w:pStyle w:val="BodyText"/>
        <w:spacing w:before="177" w:line="463" w:lineRule="auto"/>
        <w:ind w:left="720" w:right="1701"/>
        <w:rPr>
          <w:sz w:val="26"/>
          <w:szCs w:val="26"/>
        </w:rPr>
      </w:pPr>
      <w:r>
        <w:t>Activity</w:t>
      </w:r>
      <w:r>
        <w:rPr>
          <w:spacing w:val="-11"/>
        </w:rPr>
        <w:t xml:space="preserve"> </w:t>
      </w:r>
      <w:r>
        <w:t>diagrams</w:t>
      </w:r>
      <w:r>
        <w:rPr>
          <w:spacing w:val="-10"/>
        </w:rPr>
        <w:t xml:space="preserve"> </w:t>
      </w:r>
      <w:r>
        <w:t>are</w:t>
      </w:r>
      <w:r>
        <w:rPr>
          <w:spacing w:val="-11"/>
        </w:rPr>
        <w:t xml:space="preserve"> </w:t>
      </w:r>
      <w:r>
        <w:t>constructed</w:t>
      </w:r>
      <w:r>
        <w:rPr>
          <w:spacing w:val="-12"/>
        </w:rPr>
        <w:t xml:space="preserve"> </w:t>
      </w:r>
      <w:r>
        <w:t>from</w:t>
      </w:r>
      <w:r>
        <w:rPr>
          <w:spacing w:val="-8"/>
        </w:rPr>
        <w:t xml:space="preserve"> </w:t>
      </w:r>
      <w:r>
        <w:t>a</w:t>
      </w:r>
      <w:r>
        <w:rPr>
          <w:spacing w:val="-11"/>
        </w:rPr>
        <w:t xml:space="preserve"> </w:t>
      </w:r>
      <w:r>
        <w:t>limited</w:t>
      </w:r>
      <w:r>
        <w:rPr>
          <w:spacing w:val="-12"/>
        </w:rPr>
        <w:t xml:space="preserve"> </w:t>
      </w:r>
      <w:r>
        <w:t>number</w:t>
      </w:r>
      <w:r>
        <w:rPr>
          <w:spacing w:val="-12"/>
        </w:rPr>
        <w:t xml:space="preserve"> </w:t>
      </w:r>
      <w:r>
        <w:t>of</w:t>
      </w:r>
      <w:r>
        <w:rPr>
          <w:spacing w:val="-11"/>
        </w:rPr>
        <w:t xml:space="preserve"> </w:t>
      </w:r>
      <w:r>
        <w:t>shapes,</w:t>
      </w:r>
      <w:r>
        <w:rPr>
          <w:spacing w:val="-11"/>
        </w:rPr>
        <w:t xml:space="preserve"> </w:t>
      </w:r>
      <w:r>
        <w:t>connected</w:t>
      </w:r>
      <w:r>
        <w:rPr>
          <w:spacing w:val="-11"/>
        </w:rPr>
        <w:t xml:space="preserve"> </w:t>
      </w:r>
      <w:r>
        <w:t>with</w:t>
      </w:r>
      <w:r>
        <w:rPr>
          <w:spacing w:val="-10"/>
        </w:rPr>
        <w:t xml:space="preserve"> </w:t>
      </w:r>
      <w:r>
        <w:t>arrows.</w:t>
      </w:r>
      <w:r>
        <w:rPr>
          <w:spacing w:val="-58"/>
        </w:rPr>
        <w:t xml:space="preserve"> </w:t>
      </w:r>
      <w:r>
        <w:t>The</w:t>
      </w:r>
      <w:r>
        <w:rPr>
          <w:spacing w:val="-3"/>
        </w:rPr>
        <w:t xml:space="preserve"> </w:t>
      </w:r>
      <w:r>
        <w:t>most important shape</w:t>
      </w:r>
      <w:r>
        <w:rPr>
          <w:spacing w:val="-2"/>
        </w:rPr>
        <w:t xml:space="preserve"> </w:t>
      </w:r>
      <w:r>
        <w:t>types:</w:t>
      </w:r>
    </w:p>
    <w:p w14:paraId="684149CD" w14:textId="77777777" w:rsidR="005E563A" w:rsidRDefault="00892739" w:rsidP="08CFB420">
      <w:pPr>
        <w:pStyle w:val="ListParagraph"/>
        <w:numPr>
          <w:ilvl w:val="3"/>
          <w:numId w:val="18"/>
        </w:numPr>
        <w:tabs>
          <w:tab w:val="left" w:pos="1680"/>
          <w:tab w:val="left" w:pos="1681"/>
        </w:tabs>
        <w:spacing w:before="19"/>
        <w:ind w:right="1701" w:hanging="361"/>
        <w:rPr>
          <w:sz w:val="24"/>
          <w:szCs w:val="24"/>
        </w:rPr>
      </w:pPr>
      <w:r w:rsidRPr="08CFB420">
        <w:rPr>
          <w:sz w:val="24"/>
          <w:szCs w:val="24"/>
        </w:rPr>
        <w:t>Rounded</w:t>
      </w:r>
      <w:r w:rsidRPr="08CFB420">
        <w:rPr>
          <w:spacing w:val="-2"/>
          <w:sz w:val="24"/>
          <w:szCs w:val="24"/>
        </w:rPr>
        <w:t xml:space="preserve"> </w:t>
      </w:r>
      <w:r w:rsidRPr="08CFB420">
        <w:rPr>
          <w:sz w:val="24"/>
          <w:szCs w:val="24"/>
        </w:rPr>
        <w:t>rectangles</w:t>
      </w:r>
      <w:r w:rsidRPr="08CFB420">
        <w:rPr>
          <w:spacing w:val="-1"/>
          <w:sz w:val="24"/>
          <w:szCs w:val="24"/>
        </w:rPr>
        <w:t xml:space="preserve"> </w:t>
      </w:r>
      <w:r w:rsidRPr="08CFB420">
        <w:rPr>
          <w:sz w:val="24"/>
          <w:szCs w:val="24"/>
        </w:rPr>
        <w:t>represent</w:t>
      </w:r>
      <w:r w:rsidRPr="08CFB420">
        <w:rPr>
          <w:spacing w:val="-2"/>
          <w:sz w:val="24"/>
          <w:szCs w:val="24"/>
        </w:rPr>
        <w:t xml:space="preserve"> </w:t>
      </w:r>
      <w:r w:rsidRPr="08CFB420">
        <w:rPr>
          <w:sz w:val="24"/>
          <w:szCs w:val="24"/>
        </w:rPr>
        <w:t>actions</w:t>
      </w:r>
    </w:p>
    <w:p w14:paraId="2BB92DB8" w14:textId="77777777" w:rsidR="005E563A" w:rsidRDefault="00892739" w:rsidP="08CFB420">
      <w:pPr>
        <w:pStyle w:val="ListParagraph"/>
        <w:numPr>
          <w:ilvl w:val="3"/>
          <w:numId w:val="18"/>
        </w:numPr>
        <w:tabs>
          <w:tab w:val="left" w:pos="1680"/>
          <w:tab w:val="left" w:pos="1681"/>
        </w:tabs>
        <w:spacing w:before="231"/>
        <w:ind w:right="1701" w:hanging="361"/>
        <w:rPr>
          <w:sz w:val="24"/>
          <w:szCs w:val="24"/>
        </w:rPr>
      </w:pPr>
      <w:r w:rsidRPr="08CFB420">
        <w:rPr>
          <w:sz w:val="24"/>
          <w:szCs w:val="24"/>
        </w:rPr>
        <w:t>Diamonds</w:t>
      </w:r>
      <w:r w:rsidRPr="08CFB420">
        <w:rPr>
          <w:spacing w:val="-2"/>
          <w:sz w:val="24"/>
          <w:szCs w:val="24"/>
        </w:rPr>
        <w:t xml:space="preserve"> </w:t>
      </w:r>
      <w:r w:rsidRPr="08CFB420">
        <w:rPr>
          <w:sz w:val="24"/>
          <w:szCs w:val="24"/>
        </w:rPr>
        <w:t>represent</w:t>
      </w:r>
      <w:r w:rsidRPr="08CFB420">
        <w:rPr>
          <w:spacing w:val="-1"/>
          <w:sz w:val="24"/>
          <w:szCs w:val="24"/>
        </w:rPr>
        <w:t xml:space="preserve"> </w:t>
      </w:r>
      <w:r w:rsidRPr="08CFB420">
        <w:rPr>
          <w:sz w:val="24"/>
          <w:szCs w:val="24"/>
        </w:rPr>
        <w:t>decisions</w:t>
      </w:r>
    </w:p>
    <w:p w14:paraId="7A1BA310" w14:textId="4D79A52A" w:rsidR="005E563A" w:rsidRDefault="00892739" w:rsidP="08CFB420">
      <w:pPr>
        <w:pStyle w:val="ListParagraph"/>
        <w:numPr>
          <w:ilvl w:val="3"/>
          <w:numId w:val="18"/>
        </w:numPr>
        <w:tabs>
          <w:tab w:val="left" w:pos="1680"/>
          <w:tab w:val="left" w:pos="1681"/>
          <w:tab w:val="left" w:pos="8146"/>
        </w:tabs>
        <w:spacing w:before="143" w:line="357" w:lineRule="auto"/>
        <w:ind w:right="1701"/>
        <w:rPr>
          <w:sz w:val="24"/>
          <w:szCs w:val="24"/>
        </w:rPr>
      </w:pPr>
      <w:r>
        <w:rPr>
          <w:noProof/>
        </w:rPr>
        <w:drawing>
          <wp:anchor distT="0" distB="0" distL="0" distR="0" simplePos="0" relativeHeight="251663360" behindDoc="1" locked="0" layoutInCell="1" allowOverlap="1" wp14:anchorId="6FF880A4" wp14:editId="2B6BFCEE">
            <wp:simplePos x="0" y="0"/>
            <wp:positionH relativeFrom="page">
              <wp:posOffset>5316601</wp:posOffset>
            </wp:positionH>
            <wp:positionV relativeFrom="paragraph">
              <wp:posOffset>96594</wp:posOffset>
            </wp:positionV>
            <wp:extent cx="237744" cy="16916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8" cstate="print"/>
                    <a:stretch>
                      <a:fillRect/>
                    </a:stretch>
                  </pic:blipFill>
                  <pic:spPr>
                    <a:xfrm>
                      <a:off x="0" y="0"/>
                      <a:ext cx="237744" cy="169163"/>
                    </a:xfrm>
                    <a:prstGeom prst="rect">
                      <a:avLst/>
                    </a:prstGeom>
                  </pic:spPr>
                </pic:pic>
              </a:graphicData>
            </a:graphic>
          </wp:anchor>
        </w:drawing>
      </w:r>
      <w:r w:rsidRPr="261640DB">
        <w:rPr>
          <w:sz w:val="24"/>
          <w:szCs w:val="24"/>
        </w:rPr>
        <w:t>A</w:t>
      </w:r>
      <w:r w:rsidRPr="261640DB">
        <w:rPr>
          <w:spacing w:val="3"/>
          <w:sz w:val="24"/>
          <w:szCs w:val="24"/>
        </w:rPr>
        <w:t xml:space="preserve"> </w:t>
      </w:r>
      <w:r w:rsidRPr="261640DB">
        <w:rPr>
          <w:sz w:val="24"/>
          <w:szCs w:val="24"/>
        </w:rPr>
        <w:t>black</w:t>
      </w:r>
      <w:r w:rsidRPr="261640DB">
        <w:rPr>
          <w:spacing w:val="6"/>
          <w:sz w:val="24"/>
          <w:szCs w:val="24"/>
        </w:rPr>
        <w:t xml:space="preserve"> </w:t>
      </w:r>
      <w:r w:rsidRPr="261640DB">
        <w:rPr>
          <w:sz w:val="24"/>
          <w:szCs w:val="24"/>
        </w:rPr>
        <w:t>circle</w:t>
      </w:r>
      <w:r w:rsidRPr="261640DB">
        <w:rPr>
          <w:spacing w:val="2"/>
          <w:sz w:val="24"/>
          <w:szCs w:val="24"/>
        </w:rPr>
        <w:t xml:space="preserve"> </w:t>
      </w:r>
      <w:r w:rsidRPr="261640DB">
        <w:rPr>
          <w:sz w:val="24"/>
          <w:szCs w:val="24"/>
        </w:rPr>
        <w:t>represents</w:t>
      </w:r>
      <w:r w:rsidRPr="261640DB">
        <w:rPr>
          <w:spacing w:val="5"/>
          <w:sz w:val="24"/>
          <w:szCs w:val="24"/>
        </w:rPr>
        <w:t xml:space="preserve"> </w:t>
      </w:r>
      <w:r w:rsidRPr="261640DB">
        <w:rPr>
          <w:sz w:val="24"/>
          <w:szCs w:val="24"/>
        </w:rPr>
        <w:t>the</w:t>
      </w:r>
      <w:r w:rsidRPr="261640DB">
        <w:rPr>
          <w:spacing w:val="3"/>
          <w:sz w:val="24"/>
          <w:szCs w:val="24"/>
        </w:rPr>
        <w:t xml:space="preserve"> </w:t>
      </w:r>
      <w:r w:rsidRPr="261640DB">
        <w:rPr>
          <w:sz w:val="24"/>
          <w:szCs w:val="24"/>
        </w:rPr>
        <w:t>start</w:t>
      </w:r>
      <w:r w:rsidRPr="261640DB">
        <w:rPr>
          <w:spacing w:val="7"/>
          <w:sz w:val="24"/>
          <w:szCs w:val="24"/>
        </w:rPr>
        <w:t xml:space="preserve"> </w:t>
      </w:r>
      <w:r w:rsidRPr="261640DB">
        <w:rPr>
          <w:sz w:val="24"/>
          <w:szCs w:val="24"/>
        </w:rPr>
        <w:t>(initial</w:t>
      </w:r>
      <w:r w:rsidRPr="261640DB">
        <w:rPr>
          <w:spacing w:val="5"/>
          <w:sz w:val="24"/>
          <w:szCs w:val="24"/>
        </w:rPr>
        <w:t xml:space="preserve"> </w:t>
      </w:r>
      <w:r w:rsidRPr="261640DB">
        <w:rPr>
          <w:sz w:val="24"/>
          <w:szCs w:val="24"/>
        </w:rPr>
        <w:t>state)</w:t>
      </w:r>
      <w:r w:rsidRPr="261640DB">
        <w:rPr>
          <w:spacing w:val="2"/>
          <w:sz w:val="24"/>
          <w:szCs w:val="24"/>
        </w:rPr>
        <w:t xml:space="preserve"> </w:t>
      </w:r>
      <w:r w:rsidRPr="261640DB">
        <w:rPr>
          <w:sz w:val="24"/>
          <w:szCs w:val="24"/>
        </w:rPr>
        <w:t>of</w:t>
      </w:r>
      <w:r w:rsidRPr="261640DB">
        <w:rPr>
          <w:spacing w:val="6"/>
          <w:sz w:val="24"/>
          <w:szCs w:val="24"/>
        </w:rPr>
        <w:t xml:space="preserve"> </w:t>
      </w:r>
      <w:r w:rsidRPr="261640DB">
        <w:rPr>
          <w:sz w:val="24"/>
          <w:szCs w:val="24"/>
        </w:rPr>
        <w:t>the</w:t>
      </w:r>
      <w:r w:rsidRPr="261640DB">
        <w:rPr>
          <w:spacing w:val="3"/>
          <w:sz w:val="24"/>
          <w:szCs w:val="24"/>
        </w:rPr>
        <w:t xml:space="preserve"> </w:t>
      </w:r>
      <w:r w:rsidRPr="261640DB">
        <w:rPr>
          <w:sz w:val="24"/>
          <w:szCs w:val="24"/>
        </w:rPr>
        <w:t>workflow an encircled black</w:t>
      </w:r>
      <w:r w:rsidRPr="261640DB">
        <w:rPr>
          <w:spacing w:val="-57"/>
          <w:sz w:val="24"/>
          <w:szCs w:val="24"/>
        </w:rPr>
        <w:t xml:space="preserve"> </w:t>
      </w:r>
      <w:r w:rsidRPr="261640DB">
        <w:rPr>
          <w:sz w:val="24"/>
          <w:szCs w:val="24"/>
        </w:rPr>
        <w:t>circle</w:t>
      </w:r>
      <w:r w:rsidRPr="261640DB">
        <w:rPr>
          <w:spacing w:val="-1"/>
          <w:sz w:val="24"/>
          <w:szCs w:val="24"/>
        </w:rPr>
        <w:t xml:space="preserve"> </w:t>
      </w:r>
      <w:r w:rsidRPr="261640DB">
        <w:rPr>
          <w:sz w:val="24"/>
          <w:szCs w:val="24"/>
        </w:rPr>
        <w:t>represents the</w:t>
      </w:r>
      <w:r w:rsidRPr="261640DB">
        <w:rPr>
          <w:spacing w:val="-1"/>
          <w:sz w:val="24"/>
          <w:szCs w:val="24"/>
        </w:rPr>
        <w:t xml:space="preserve"> </w:t>
      </w:r>
      <w:r w:rsidRPr="261640DB">
        <w:rPr>
          <w:sz w:val="24"/>
          <w:szCs w:val="24"/>
        </w:rPr>
        <w:t>end</w:t>
      </w:r>
      <w:r w:rsidRPr="261640DB">
        <w:rPr>
          <w:spacing w:val="2"/>
          <w:sz w:val="24"/>
          <w:szCs w:val="24"/>
        </w:rPr>
        <w:t xml:space="preserve"> </w:t>
      </w:r>
      <w:r w:rsidRPr="261640DB">
        <w:rPr>
          <w:sz w:val="24"/>
          <w:szCs w:val="24"/>
        </w:rPr>
        <w:t>(final state).</w:t>
      </w:r>
    </w:p>
    <w:p w14:paraId="114B97FF" w14:textId="77777777" w:rsidR="005E563A" w:rsidRDefault="005E563A">
      <w:pPr>
        <w:pStyle w:val="BodyText"/>
        <w:rPr>
          <w:sz w:val="26"/>
        </w:rPr>
      </w:pPr>
    </w:p>
    <w:p w14:paraId="1C12DCCB" w14:textId="77777777" w:rsidR="005E563A" w:rsidRDefault="005E563A">
      <w:pPr>
        <w:pStyle w:val="BodyText"/>
        <w:spacing w:before="5"/>
        <w:rPr>
          <w:sz w:val="20"/>
        </w:rPr>
      </w:pPr>
    </w:p>
    <w:p w14:paraId="1AAD1258" w14:textId="77777777" w:rsidR="005E563A" w:rsidRDefault="00892739" w:rsidP="08CFB420">
      <w:pPr>
        <w:pStyle w:val="BodyText"/>
        <w:spacing w:line="360" w:lineRule="auto"/>
        <w:ind w:left="946" w:right="1311"/>
        <w:jc w:val="both"/>
      </w:pPr>
      <w:r>
        <w:t>Activity diagrams may be regarded as a form of flowchart. Typical flowchart</w:t>
      </w:r>
      <w:r>
        <w:rPr>
          <w:spacing w:val="1"/>
        </w:rPr>
        <w:t xml:space="preserve"> </w:t>
      </w:r>
      <w:r>
        <w:t>techniques</w:t>
      </w:r>
      <w:r>
        <w:rPr>
          <w:spacing w:val="-10"/>
        </w:rPr>
        <w:t xml:space="preserve"> </w:t>
      </w:r>
      <w:r>
        <w:t>lack</w:t>
      </w:r>
      <w:r>
        <w:rPr>
          <w:spacing w:val="-9"/>
        </w:rPr>
        <w:t xml:space="preserve"> </w:t>
      </w:r>
      <w:r>
        <w:t>constructs</w:t>
      </w:r>
      <w:r>
        <w:rPr>
          <w:spacing w:val="-9"/>
        </w:rPr>
        <w:t xml:space="preserve"> </w:t>
      </w:r>
      <w:r>
        <w:t>for</w:t>
      </w:r>
      <w:r>
        <w:rPr>
          <w:spacing w:val="-10"/>
        </w:rPr>
        <w:t xml:space="preserve"> </w:t>
      </w:r>
      <w:r>
        <w:t>expressing</w:t>
      </w:r>
      <w:r>
        <w:rPr>
          <w:spacing w:val="-9"/>
        </w:rPr>
        <w:t xml:space="preserve"> </w:t>
      </w:r>
      <w:r>
        <w:t>concurrency.</w:t>
      </w:r>
      <w:r>
        <w:rPr>
          <w:spacing w:val="-10"/>
        </w:rPr>
        <w:t xml:space="preserve"> </w:t>
      </w:r>
      <w:r>
        <w:t>However,</w:t>
      </w:r>
      <w:r>
        <w:rPr>
          <w:spacing w:val="-9"/>
        </w:rPr>
        <w:t xml:space="preserve"> </w:t>
      </w:r>
      <w:r>
        <w:t>the</w:t>
      </w:r>
      <w:r>
        <w:rPr>
          <w:spacing w:val="-9"/>
        </w:rPr>
        <w:t xml:space="preserve"> </w:t>
      </w:r>
      <w:r>
        <w:t>join</w:t>
      </w:r>
      <w:r>
        <w:rPr>
          <w:spacing w:val="-10"/>
        </w:rPr>
        <w:t xml:space="preserve"> </w:t>
      </w:r>
      <w:r>
        <w:t>and</w:t>
      </w:r>
      <w:r>
        <w:rPr>
          <w:spacing w:val="-9"/>
        </w:rPr>
        <w:t xml:space="preserve"> </w:t>
      </w:r>
      <w:r>
        <w:t>split</w:t>
      </w:r>
      <w:r>
        <w:rPr>
          <w:spacing w:val="-11"/>
        </w:rPr>
        <w:t xml:space="preserve"> </w:t>
      </w:r>
      <w:r>
        <w:t>symbols</w:t>
      </w:r>
      <w:r>
        <w:rPr>
          <w:spacing w:val="-58"/>
        </w:rPr>
        <w:t xml:space="preserve"> </w:t>
      </w:r>
      <w:r>
        <w:t>in</w:t>
      </w:r>
      <w:r>
        <w:rPr>
          <w:spacing w:val="-11"/>
        </w:rPr>
        <w:t xml:space="preserve"> </w:t>
      </w:r>
      <w:r>
        <w:t>activity</w:t>
      </w:r>
      <w:r>
        <w:rPr>
          <w:spacing w:val="-11"/>
        </w:rPr>
        <w:t xml:space="preserve"> </w:t>
      </w:r>
      <w:r>
        <w:t>diagrams</w:t>
      </w:r>
      <w:r>
        <w:rPr>
          <w:spacing w:val="-10"/>
        </w:rPr>
        <w:t xml:space="preserve"> </w:t>
      </w:r>
      <w:r>
        <w:t>only</w:t>
      </w:r>
      <w:r>
        <w:rPr>
          <w:spacing w:val="-13"/>
        </w:rPr>
        <w:t xml:space="preserve"> </w:t>
      </w:r>
      <w:r>
        <w:t>resolve</w:t>
      </w:r>
      <w:r>
        <w:rPr>
          <w:spacing w:val="-11"/>
        </w:rPr>
        <w:t xml:space="preserve"> </w:t>
      </w:r>
      <w:r>
        <w:t>this</w:t>
      </w:r>
      <w:r>
        <w:rPr>
          <w:spacing w:val="-11"/>
        </w:rPr>
        <w:t xml:space="preserve"> </w:t>
      </w:r>
      <w:r>
        <w:t>for</w:t>
      </w:r>
      <w:r>
        <w:rPr>
          <w:spacing w:val="-13"/>
        </w:rPr>
        <w:t xml:space="preserve"> </w:t>
      </w:r>
      <w:r>
        <w:t>simple</w:t>
      </w:r>
      <w:r>
        <w:rPr>
          <w:spacing w:val="-12"/>
        </w:rPr>
        <w:t xml:space="preserve"> </w:t>
      </w:r>
      <w:r>
        <w:t>cases;</w:t>
      </w:r>
      <w:r>
        <w:rPr>
          <w:spacing w:val="-10"/>
        </w:rPr>
        <w:t xml:space="preserve"> </w:t>
      </w:r>
      <w:r>
        <w:t>the</w:t>
      </w:r>
      <w:r>
        <w:rPr>
          <w:spacing w:val="-12"/>
        </w:rPr>
        <w:t xml:space="preserve"> </w:t>
      </w:r>
      <w:r>
        <w:t>meaning</w:t>
      </w:r>
      <w:r>
        <w:rPr>
          <w:spacing w:val="-11"/>
        </w:rPr>
        <w:t xml:space="preserve"> </w:t>
      </w:r>
      <w:r>
        <w:t>of</w:t>
      </w:r>
      <w:r>
        <w:rPr>
          <w:spacing w:val="-12"/>
        </w:rPr>
        <w:t xml:space="preserve"> </w:t>
      </w:r>
      <w:r>
        <w:t>the</w:t>
      </w:r>
      <w:r>
        <w:rPr>
          <w:spacing w:val="-11"/>
        </w:rPr>
        <w:t xml:space="preserve"> </w:t>
      </w:r>
      <w:r>
        <w:t>model</w:t>
      </w:r>
      <w:r>
        <w:rPr>
          <w:spacing w:val="-11"/>
        </w:rPr>
        <w:t xml:space="preserve"> </w:t>
      </w:r>
      <w:r>
        <w:t>is</w:t>
      </w:r>
      <w:r>
        <w:rPr>
          <w:spacing w:val="-10"/>
        </w:rPr>
        <w:t xml:space="preserve"> </w:t>
      </w:r>
      <w:r>
        <w:t>not</w:t>
      </w:r>
      <w:r>
        <w:rPr>
          <w:spacing w:val="-11"/>
        </w:rPr>
        <w:t xml:space="preserve"> </w:t>
      </w:r>
      <w:r>
        <w:t>clear</w:t>
      </w:r>
      <w:r>
        <w:rPr>
          <w:spacing w:val="-58"/>
        </w:rPr>
        <w:t xml:space="preserve"> </w:t>
      </w:r>
      <w:r>
        <w:t>when</w:t>
      </w:r>
      <w:r>
        <w:rPr>
          <w:spacing w:val="-1"/>
        </w:rPr>
        <w:t xml:space="preserve"> </w:t>
      </w:r>
      <w:r>
        <w:t>they are</w:t>
      </w:r>
      <w:r>
        <w:rPr>
          <w:spacing w:val="-1"/>
        </w:rPr>
        <w:t xml:space="preserve"> </w:t>
      </w:r>
      <w:r>
        <w:t>arbitrarily</w:t>
      </w:r>
      <w:r>
        <w:rPr>
          <w:spacing w:val="2"/>
        </w:rPr>
        <w:t xml:space="preserve"> </w:t>
      </w:r>
      <w:r>
        <w:t>combined with decisions or</w:t>
      </w:r>
      <w:r>
        <w:rPr>
          <w:spacing w:val="-1"/>
        </w:rPr>
        <w:t xml:space="preserve"> </w:t>
      </w:r>
      <w:r>
        <w:t>loops.</w:t>
      </w:r>
    </w:p>
    <w:p w14:paraId="7CA56F17" w14:textId="57E4C2E8" w:rsidR="005E563A" w:rsidRDefault="00892739" w:rsidP="08CFB420">
      <w:pPr>
        <w:pStyle w:val="BodyText"/>
        <w:spacing w:before="200" w:line="360" w:lineRule="auto"/>
        <w:ind w:left="946" w:right="1309"/>
        <w:jc w:val="both"/>
      </w:pPr>
      <w:r>
        <w:t>An</w:t>
      </w:r>
      <w:r>
        <w:rPr>
          <w:spacing w:val="-12"/>
        </w:rPr>
        <w:t xml:space="preserve"> </w:t>
      </w:r>
      <w:r>
        <w:t>activity</w:t>
      </w:r>
      <w:r>
        <w:rPr>
          <w:spacing w:val="-11"/>
        </w:rPr>
        <w:t xml:space="preserve"> </w:t>
      </w:r>
      <w:r>
        <w:t>diagram</w:t>
      </w:r>
      <w:r>
        <w:rPr>
          <w:spacing w:val="-11"/>
        </w:rPr>
        <w:t xml:space="preserve"> </w:t>
      </w:r>
      <w:r>
        <w:t>is</w:t>
      </w:r>
      <w:r>
        <w:rPr>
          <w:spacing w:val="-12"/>
        </w:rPr>
        <w:t xml:space="preserve"> </w:t>
      </w:r>
      <w:r>
        <w:t>graphical</w:t>
      </w:r>
      <w:r>
        <w:rPr>
          <w:spacing w:val="-11"/>
        </w:rPr>
        <w:t xml:space="preserve"> </w:t>
      </w:r>
      <w:r>
        <w:t>representation</w:t>
      </w:r>
      <w:r>
        <w:rPr>
          <w:spacing w:val="-11"/>
        </w:rPr>
        <w:t xml:space="preserve"> </w:t>
      </w:r>
      <w:r>
        <w:t>of</w:t>
      </w:r>
      <w:r>
        <w:rPr>
          <w:spacing w:val="-10"/>
        </w:rPr>
        <w:t xml:space="preserve"> </w:t>
      </w:r>
      <w:r>
        <w:t>workflows</w:t>
      </w:r>
      <w:r>
        <w:rPr>
          <w:spacing w:val="-11"/>
        </w:rPr>
        <w:t xml:space="preserve"> </w:t>
      </w:r>
      <w:r>
        <w:t>of</w:t>
      </w:r>
      <w:r>
        <w:rPr>
          <w:spacing w:val="-12"/>
        </w:rPr>
        <w:t xml:space="preserve"> </w:t>
      </w:r>
      <w:r>
        <w:t>stepwise</w:t>
      </w:r>
      <w:r>
        <w:rPr>
          <w:spacing w:val="-9"/>
        </w:rPr>
        <w:t xml:space="preserve"> </w:t>
      </w:r>
      <w:r>
        <w:t>activities</w:t>
      </w:r>
      <w:r>
        <w:rPr>
          <w:spacing w:val="-58"/>
        </w:rPr>
        <w:t xml:space="preserve"> </w:t>
      </w:r>
      <w:r>
        <w:t>and actions with support for choice, iteration and concurrency. In the Unified Modelling</w:t>
      </w:r>
      <w:r>
        <w:rPr>
          <w:spacing w:val="1"/>
        </w:rPr>
        <w:t xml:space="preserve"> </w:t>
      </w:r>
      <w:r>
        <w:t>Language, activity diagrams are intended to model both computational and organizational</w:t>
      </w:r>
      <w:r>
        <w:rPr>
          <w:spacing w:val="1"/>
        </w:rPr>
        <w:t xml:space="preserve"> </w:t>
      </w:r>
      <w:r>
        <w:t>process</w:t>
      </w:r>
      <w:r>
        <w:rPr>
          <w:spacing w:val="-1"/>
        </w:rPr>
        <w:t xml:space="preserve"> </w:t>
      </w:r>
      <w:r>
        <w:t>(i.e.,</w:t>
      </w:r>
      <w:r>
        <w:rPr>
          <w:spacing w:val="2"/>
        </w:rPr>
        <w:t xml:space="preserve"> </w:t>
      </w:r>
      <w:r>
        <w:t>workflows)</w:t>
      </w:r>
    </w:p>
    <w:p w14:paraId="71A3BD3D" w14:textId="31F5EB74" w:rsidR="005E563A" w:rsidRDefault="00892739" w:rsidP="08CFB420">
      <w:pPr>
        <w:pStyle w:val="BodyText"/>
        <w:spacing w:before="200" w:line="276" w:lineRule="auto"/>
        <w:ind w:left="946" w:right="1311"/>
        <w:jc w:val="both"/>
        <w:rPr>
          <w:color w:val="111111"/>
        </w:rPr>
        <w:sectPr w:rsidR="005E563A" w:rsidSect="00C65A78">
          <w:headerReference w:type="default" r:id="rId69"/>
          <w:footerReference w:type="default" r:id="rId70"/>
          <w:pgSz w:w="11910" w:h="16840"/>
          <w:pgMar w:top="1580" w:right="480" w:bottom="1200" w:left="480" w:header="0" w:footer="0" w:gutter="0"/>
          <w:cols w:space="720"/>
        </w:sectPr>
      </w:pPr>
      <w:r>
        <w:rPr>
          <w:color w:val="111111"/>
        </w:rPr>
        <w:t>An activity diagram visually presents a series of actions or flow of control in a</w:t>
      </w:r>
      <w:r>
        <w:rPr>
          <w:color w:val="111111"/>
          <w:spacing w:val="1"/>
        </w:rPr>
        <w:t xml:space="preserve"> </w:t>
      </w:r>
      <w:r>
        <w:rPr>
          <w:color w:val="111111"/>
        </w:rPr>
        <w:t>system like a flowchart or a data flow diagram</w:t>
      </w:r>
      <w:r w:rsidRPr="261640DB">
        <w:rPr>
          <w:b/>
          <w:bCs/>
          <w:color w:val="111111"/>
        </w:rPr>
        <w:t xml:space="preserve">. </w:t>
      </w:r>
      <w:r>
        <w:rPr>
          <w:color w:val="111111"/>
        </w:rPr>
        <w:t>Activity diagrams are often used in</w:t>
      </w:r>
      <w:r>
        <w:rPr>
          <w:color w:val="111111"/>
          <w:spacing w:val="1"/>
        </w:rPr>
        <w:t xml:space="preserve"> </w:t>
      </w:r>
      <w:r>
        <w:rPr>
          <w:color w:val="111111"/>
        </w:rPr>
        <w:t>business process modelling. They can also describe the steps in a use case diagram.</w:t>
      </w:r>
      <w:r>
        <w:rPr>
          <w:color w:val="111111"/>
          <w:spacing w:val="1"/>
        </w:rPr>
        <w:t xml:space="preserve"> </w:t>
      </w:r>
      <w:r>
        <w:rPr>
          <w:color w:val="111111"/>
        </w:rPr>
        <w:t>Activities</w:t>
      </w:r>
      <w:r>
        <w:rPr>
          <w:color w:val="111111"/>
          <w:spacing w:val="-2"/>
        </w:rPr>
        <w:t xml:space="preserve"> </w:t>
      </w:r>
      <w:r>
        <w:rPr>
          <w:color w:val="111111"/>
        </w:rPr>
        <w:t>modelled on</w:t>
      </w:r>
      <w:r>
        <w:rPr>
          <w:color w:val="111111"/>
          <w:spacing w:val="-1"/>
        </w:rPr>
        <w:t xml:space="preserve"> </w:t>
      </w:r>
      <w:r>
        <w:rPr>
          <w:color w:val="111111"/>
        </w:rPr>
        <w:t>can</w:t>
      </w:r>
      <w:r>
        <w:rPr>
          <w:color w:val="111111"/>
          <w:spacing w:val="1"/>
        </w:rPr>
        <w:t xml:space="preserve"> </w:t>
      </w:r>
      <w:r>
        <w:rPr>
          <w:color w:val="111111"/>
        </w:rPr>
        <w:t>be</w:t>
      </w:r>
      <w:r>
        <w:rPr>
          <w:color w:val="111111"/>
          <w:spacing w:val="-3"/>
        </w:rPr>
        <w:t xml:space="preserve"> </w:t>
      </w:r>
      <w:r>
        <w:rPr>
          <w:color w:val="111111"/>
        </w:rPr>
        <w:t>sequential</w:t>
      </w:r>
      <w:r>
        <w:rPr>
          <w:color w:val="111111"/>
          <w:spacing w:val="-1"/>
        </w:rPr>
        <w:t xml:space="preserve"> </w:t>
      </w:r>
      <w:r>
        <w:rPr>
          <w:color w:val="111111"/>
        </w:rPr>
        <w:t>and concurrent. In</w:t>
      </w:r>
      <w:r>
        <w:rPr>
          <w:color w:val="111111"/>
          <w:spacing w:val="-1"/>
        </w:rPr>
        <w:t xml:space="preserve"> </w:t>
      </w:r>
      <w:r>
        <w:rPr>
          <w:color w:val="111111"/>
        </w:rPr>
        <w:t>both</w:t>
      </w:r>
      <w:r>
        <w:rPr>
          <w:color w:val="111111"/>
          <w:spacing w:val="-1"/>
        </w:rPr>
        <w:t xml:space="preserve"> </w:t>
      </w:r>
      <w:r>
        <w:rPr>
          <w:color w:val="111111"/>
        </w:rPr>
        <w:t>cases</w:t>
      </w:r>
      <w:r>
        <w:rPr>
          <w:color w:val="111111"/>
          <w:spacing w:val="-1"/>
        </w:rPr>
        <w:t xml:space="preserve"> </w:t>
      </w:r>
      <w:r>
        <w:rPr>
          <w:color w:val="111111"/>
        </w:rPr>
        <w:t>an</w:t>
      </w:r>
      <w:r>
        <w:rPr>
          <w:color w:val="111111"/>
          <w:spacing w:val="-2"/>
        </w:rPr>
        <w:t xml:space="preserve"> </w:t>
      </w:r>
      <w:r>
        <w:rPr>
          <w:color w:val="111111"/>
        </w:rPr>
        <w:t>activity diagram.</w:t>
      </w:r>
    </w:p>
    <w:p w14:paraId="586E535C" w14:textId="77777777" w:rsidR="005E563A" w:rsidRDefault="005E563A">
      <w:pPr>
        <w:pStyle w:val="BodyText"/>
        <w:rPr>
          <w:sz w:val="20"/>
        </w:rPr>
      </w:pPr>
    </w:p>
    <w:p w14:paraId="1B80E8C2" w14:textId="77777777" w:rsidR="005E563A" w:rsidRDefault="005E563A">
      <w:pPr>
        <w:pStyle w:val="BodyText"/>
        <w:rPr>
          <w:sz w:val="20"/>
        </w:rPr>
      </w:pPr>
    </w:p>
    <w:p w14:paraId="3B6E2960" w14:textId="77777777" w:rsidR="005E563A" w:rsidRDefault="005E563A">
      <w:pPr>
        <w:pStyle w:val="BodyText"/>
        <w:rPr>
          <w:sz w:val="20"/>
        </w:rPr>
      </w:pPr>
    </w:p>
    <w:p w14:paraId="0C362BFC" w14:textId="77777777" w:rsidR="005E563A" w:rsidRDefault="005E563A">
      <w:pPr>
        <w:pStyle w:val="BodyText"/>
        <w:spacing w:before="9"/>
        <w:rPr>
          <w:sz w:val="25"/>
        </w:rPr>
      </w:pPr>
    </w:p>
    <w:p w14:paraId="15420970" w14:textId="77777777" w:rsidR="005E563A" w:rsidRDefault="00892739">
      <w:pPr>
        <w:pStyle w:val="Heading5"/>
        <w:spacing w:before="89"/>
        <w:ind w:left="1345" w:right="1697"/>
        <w:jc w:val="center"/>
      </w:pPr>
      <w:r>
        <w:t>Table:</w:t>
      </w:r>
      <w:r>
        <w:rPr>
          <w:spacing w:val="-4"/>
        </w:rPr>
        <w:t xml:space="preserve"> </w:t>
      </w:r>
      <w:r>
        <w:t>5.1.2A</w:t>
      </w:r>
      <w:r>
        <w:rPr>
          <w:spacing w:val="-2"/>
        </w:rPr>
        <w:t xml:space="preserve"> </w:t>
      </w:r>
      <w:r>
        <w:t>Graphical</w:t>
      </w:r>
      <w:r>
        <w:rPr>
          <w:spacing w:val="-7"/>
        </w:rPr>
        <w:t xml:space="preserve"> </w:t>
      </w:r>
      <w:r>
        <w:t>Representations</w:t>
      </w:r>
      <w:r>
        <w:rPr>
          <w:spacing w:val="-2"/>
        </w:rPr>
        <w:t xml:space="preserve"> </w:t>
      </w:r>
      <w:r>
        <w:t>of</w:t>
      </w:r>
      <w:r>
        <w:rPr>
          <w:spacing w:val="-6"/>
        </w:rPr>
        <w:t xml:space="preserve"> </w:t>
      </w:r>
      <w:r>
        <w:t>Activity</w:t>
      </w:r>
      <w:r>
        <w:rPr>
          <w:spacing w:val="-5"/>
        </w:rPr>
        <w:t xml:space="preserve"> </w:t>
      </w:r>
      <w:r>
        <w:t>Diagrams</w:t>
      </w:r>
    </w:p>
    <w:p w14:paraId="2170CB95" w14:textId="77777777" w:rsidR="005E563A" w:rsidRDefault="005E563A">
      <w:pPr>
        <w:pStyle w:val="BodyText"/>
        <w:rPr>
          <w:b/>
          <w:sz w:val="20"/>
        </w:rPr>
      </w:pPr>
    </w:p>
    <w:p w14:paraId="7F3EC7F3" w14:textId="77777777" w:rsidR="005E563A" w:rsidRDefault="005E563A">
      <w:pPr>
        <w:pStyle w:val="BodyText"/>
        <w:spacing w:before="10"/>
        <w:rPr>
          <w:b/>
          <w:sz w:val="15"/>
        </w:rPr>
      </w:pPr>
    </w:p>
    <w:tbl>
      <w:tblPr>
        <w:tblW w:w="0" w:type="auto"/>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0"/>
        <w:gridCol w:w="5433"/>
        <w:gridCol w:w="2893"/>
      </w:tblGrid>
      <w:tr w:rsidR="005E563A" w14:paraId="744EE029" w14:textId="77777777" w:rsidTr="08CFB420">
        <w:trPr>
          <w:trHeight w:val="2020"/>
        </w:trPr>
        <w:tc>
          <w:tcPr>
            <w:tcW w:w="1270" w:type="dxa"/>
          </w:tcPr>
          <w:p w14:paraId="2689B7A8" w14:textId="77777777" w:rsidR="005E563A" w:rsidRDefault="00892739">
            <w:pPr>
              <w:pStyle w:val="TableParagraph"/>
              <w:spacing w:line="357" w:lineRule="auto"/>
              <w:ind w:left="112" w:right="464"/>
              <w:rPr>
                <w:sz w:val="24"/>
              </w:rPr>
            </w:pPr>
            <w:r>
              <w:rPr>
                <w:sz w:val="24"/>
              </w:rPr>
              <w:t>Action State</w:t>
            </w:r>
          </w:p>
        </w:tc>
        <w:tc>
          <w:tcPr>
            <w:tcW w:w="5433" w:type="dxa"/>
          </w:tcPr>
          <w:p w14:paraId="0C575D9C" w14:textId="77777777" w:rsidR="005E563A" w:rsidRDefault="00892739">
            <w:pPr>
              <w:pStyle w:val="TableParagraph"/>
              <w:spacing w:line="360" w:lineRule="auto"/>
              <w:ind w:left="107" w:right="153"/>
              <w:jc w:val="both"/>
              <w:rPr>
                <w:sz w:val="24"/>
              </w:rPr>
            </w:pPr>
            <w:r>
              <w:rPr>
                <w:sz w:val="24"/>
              </w:rPr>
              <w:t>It represents the execution of an atomic action. An</w:t>
            </w:r>
            <w:r>
              <w:rPr>
                <w:spacing w:val="1"/>
                <w:sz w:val="24"/>
              </w:rPr>
              <w:t xml:space="preserve"> </w:t>
            </w:r>
            <w:r>
              <w:rPr>
                <w:sz w:val="24"/>
              </w:rPr>
              <w:t>action</w:t>
            </w:r>
            <w:r>
              <w:rPr>
                <w:spacing w:val="1"/>
                <w:sz w:val="24"/>
              </w:rPr>
              <w:t xml:space="preserve"> </w:t>
            </w:r>
            <w:r>
              <w:rPr>
                <w:sz w:val="24"/>
              </w:rPr>
              <w:t>state is</w:t>
            </w:r>
            <w:r>
              <w:rPr>
                <w:spacing w:val="1"/>
                <w:sz w:val="24"/>
              </w:rPr>
              <w:t xml:space="preserve"> </w:t>
            </w:r>
            <w:r>
              <w:rPr>
                <w:sz w:val="24"/>
              </w:rPr>
              <w:t>a simple state with</w:t>
            </w:r>
            <w:r>
              <w:rPr>
                <w:spacing w:val="1"/>
                <w:sz w:val="24"/>
              </w:rPr>
              <w:t xml:space="preserve"> </w:t>
            </w:r>
            <w:r>
              <w:rPr>
                <w:sz w:val="24"/>
              </w:rPr>
              <w:t>an entry</w:t>
            </w:r>
            <w:r>
              <w:rPr>
                <w:spacing w:val="1"/>
                <w:sz w:val="24"/>
              </w:rPr>
              <w:t xml:space="preserve"> </w:t>
            </w:r>
            <w:r>
              <w:rPr>
                <w:sz w:val="24"/>
              </w:rPr>
              <w:t>action</w:t>
            </w:r>
            <w:r>
              <w:rPr>
                <w:spacing w:val="1"/>
                <w:sz w:val="24"/>
              </w:rPr>
              <w:t xml:space="preserve"> </w:t>
            </w:r>
            <w:r>
              <w:rPr>
                <w:sz w:val="24"/>
              </w:rPr>
              <w:t>whose only exit transition is triggered by the implicit</w:t>
            </w:r>
            <w:r>
              <w:rPr>
                <w:spacing w:val="1"/>
                <w:sz w:val="24"/>
              </w:rPr>
              <w:t xml:space="preserve"> </w:t>
            </w:r>
            <w:r>
              <w:rPr>
                <w:sz w:val="24"/>
              </w:rPr>
              <w:t>event</w:t>
            </w:r>
            <w:r>
              <w:rPr>
                <w:spacing w:val="-1"/>
                <w:sz w:val="24"/>
              </w:rPr>
              <w:t xml:space="preserve"> </w:t>
            </w:r>
            <w:r>
              <w:rPr>
                <w:sz w:val="24"/>
              </w:rPr>
              <w:t>of</w:t>
            </w:r>
            <w:r>
              <w:rPr>
                <w:spacing w:val="-1"/>
                <w:sz w:val="24"/>
              </w:rPr>
              <w:t xml:space="preserve"> </w:t>
            </w:r>
            <w:r>
              <w:rPr>
                <w:sz w:val="24"/>
              </w:rPr>
              <w:t>completing</w:t>
            </w:r>
            <w:r>
              <w:rPr>
                <w:spacing w:val="-1"/>
                <w:sz w:val="24"/>
              </w:rPr>
              <w:t xml:space="preserve"> </w:t>
            </w:r>
            <w:r>
              <w:rPr>
                <w:sz w:val="24"/>
              </w:rPr>
              <w:t>the</w:t>
            </w:r>
            <w:r>
              <w:rPr>
                <w:spacing w:val="-1"/>
                <w:sz w:val="24"/>
              </w:rPr>
              <w:t xml:space="preserve"> </w:t>
            </w:r>
            <w:r>
              <w:rPr>
                <w:sz w:val="24"/>
              </w:rPr>
              <w:t>execution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entry action.</w:t>
            </w:r>
          </w:p>
        </w:tc>
        <w:tc>
          <w:tcPr>
            <w:tcW w:w="2893" w:type="dxa"/>
          </w:tcPr>
          <w:p w14:paraId="0EAED848" w14:textId="77777777" w:rsidR="005E563A" w:rsidRDefault="005E563A">
            <w:pPr>
              <w:pStyle w:val="TableParagraph"/>
              <w:rPr>
                <w:b/>
                <w:sz w:val="20"/>
              </w:rPr>
            </w:pPr>
          </w:p>
          <w:p w14:paraId="64ABF4E1" w14:textId="77777777" w:rsidR="005E563A" w:rsidRDefault="005E563A">
            <w:pPr>
              <w:pStyle w:val="TableParagraph"/>
              <w:spacing w:before="3"/>
              <w:rPr>
                <w:b/>
                <w:sz w:val="16"/>
              </w:rPr>
            </w:pPr>
          </w:p>
          <w:p w14:paraId="33DE5AD1" w14:textId="77777777" w:rsidR="005E563A" w:rsidRDefault="00892739">
            <w:pPr>
              <w:pStyle w:val="TableParagraph"/>
              <w:ind w:left="373"/>
              <w:rPr>
                <w:sz w:val="20"/>
              </w:rPr>
            </w:pPr>
            <w:r>
              <w:rPr>
                <w:noProof/>
                <w:sz w:val="20"/>
              </w:rPr>
              <w:drawing>
                <wp:inline distT="0" distB="0" distL="0" distR="0" wp14:anchorId="68D2F8EC" wp14:editId="00A45400">
                  <wp:extent cx="1226117" cy="6477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71" cstate="print"/>
                          <a:stretch>
                            <a:fillRect/>
                          </a:stretch>
                        </pic:blipFill>
                        <pic:spPr>
                          <a:xfrm>
                            <a:off x="0" y="0"/>
                            <a:ext cx="1226117" cy="647700"/>
                          </a:xfrm>
                          <a:prstGeom prst="rect">
                            <a:avLst/>
                          </a:prstGeom>
                        </pic:spPr>
                      </pic:pic>
                    </a:graphicData>
                  </a:graphic>
                </wp:inline>
              </w:drawing>
            </w:r>
          </w:p>
        </w:tc>
      </w:tr>
      <w:tr w:rsidR="005E563A" w14:paraId="4EF077FF" w14:textId="77777777" w:rsidTr="08CFB420">
        <w:trPr>
          <w:trHeight w:val="1578"/>
        </w:trPr>
        <w:tc>
          <w:tcPr>
            <w:tcW w:w="1270" w:type="dxa"/>
          </w:tcPr>
          <w:p w14:paraId="10FA75BD" w14:textId="77777777" w:rsidR="005E563A" w:rsidRDefault="00892739">
            <w:pPr>
              <w:pStyle w:val="TableParagraph"/>
              <w:spacing w:line="259" w:lineRule="auto"/>
              <w:ind w:left="112" w:right="551"/>
              <w:rPr>
                <w:sz w:val="24"/>
              </w:rPr>
            </w:pPr>
            <w:r>
              <w:rPr>
                <w:spacing w:val="-1"/>
                <w:sz w:val="24"/>
              </w:rPr>
              <w:t>Initial</w:t>
            </w:r>
            <w:r>
              <w:rPr>
                <w:spacing w:val="-57"/>
                <w:sz w:val="24"/>
              </w:rPr>
              <w:t xml:space="preserve"> </w:t>
            </w:r>
            <w:r>
              <w:rPr>
                <w:sz w:val="24"/>
              </w:rPr>
              <w:t>state</w:t>
            </w:r>
          </w:p>
        </w:tc>
        <w:tc>
          <w:tcPr>
            <w:tcW w:w="5433" w:type="dxa"/>
          </w:tcPr>
          <w:p w14:paraId="73839C6A" w14:textId="77777777" w:rsidR="005E563A" w:rsidRDefault="00892739">
            <w:pPr>
              <w:pStyle w:val="TableParagraph"/>
              <w:spacing w:line="360" w:lineRule="auto"/>
              <w:ind w:left="107" w:right="150"/>
              <w:jc w:val="both"/>
              <w:rPr>
                <w:sz w:val="24"/>
              </w:rPr>
            </w:pPr>
            <w:r>
              <w:rPr>
                <w:sz w:val="24"/>
              </w:rPr>
              <w:t>An initial node is a control node at which flow starts</w:t>
            </w:r>
            <w:r>
              <w:rPr>
                <w:spacing w:val="1"/>
                <w:sz w:val="24"/>
              </w:rPr>
              <w:t xml:space="preserve"> </w:t>
            </w:r>
            <w:r>
              <w:rPr>
                <w:sz w:val="24"/>
              </w:rPr>
              <w:t>when the activity is invoked. An activity may have</w:t>
            </w:r>
            <w:r>
              <w:rPr>
                <w:spacing w:val="1"/>
                <w:sz w:val="24"/>
              </w:rPr>
              <w:t xml:space="preserve"> </w:t>
            </w:r>
            <w:r>
              <w:rPr>
                <w:sz w:val="24"/>
              </w:rPr>
              <w:t>more</w:t>
            </w:r>
            <w:r>
              <w:rPr>
                <w:spacing w:val="-3"/>
                <w:sz w:val="24"/>
              </w:rPr>
              <w:t xml:space="preserve"> </w:t>
            </w:r>
            <w:r>
              <w:rPr>
                <w:sz w:val="24"/>
              </w:rPr>
              <w:t>than one</w:t>
            </w:r>
            <w:r>
              <w:rPr>
                <w:spacing w:val="-2"/>
                <w:sz w:val="24"/>
              </w:rPr>
              <w:t xml:space="preserve"> </w:t>
            </w:r>
            <w:r>
              <w:rPr>
                <w:sz w:val="24"/>
              </w:rPr>
              <w:t>initial state.</w:t>
            </w:r>
          </w:p>
        </w:tc>
        <w:tc>
          <w:tcPr>
            <w:tcW w:w="2893" w:type="dxa"/>
          </w:tcPr>
          <w:p w14:paraId="1B1476A9" w14:textId="77777777" w:rsidR="005E563A" w:rsidRDefault="005E563A">
            <w:pPr>
              <w:pStyle w:val="TableParagraph"/>
              <w:rPr>
                <w:b/>
                <w:sz w:val="20"/>
              </w:rPr>
            </w:pPr>
          </w:p>
          <w:p w14:paraId="7B18F773" w14:textId="77777777" w:rsidR="005E563A" w:rsidRDefault="005E563A">
            <w:pPr>
              <w:pStyle w:val="TableParagraph"/>
              <w:spacing w:before="7"/>
              <w:rPr>
                <w:b/>
                <w:sz w:val="21"/>
              </w:rPr>
            </w:pPr>
          </w:p>
          <w:p w14:paraId="07D9F09D" w14:textId="77777777" w:rsidR="005E563A" w:rsidRDefault="00892739">
            <w:pPr>
              <w:pStyle w:val="TableParagraph"/>
              <w:ind w:left="965"/>
              <w:rPr>
                <w:sz w:val="20"/>
              </w:rPr>
            </w:pPr>
            <w:r>
              <w:rPr>
                <w:noProof/>
                <w:sz w:val="20"/>
              </w:rPr>
              <w:drawing>
                <wp:inline distT="0" distB="0" distL="0" distR="0" wp14:anchorId="3B372472" wp14:editId="4D7DF5D7">
                  <wp:extent cx="473315" cy="50063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72" cstate="print"/>
                          <a:stretch>
                            <a:fillRect/>
                          </a:stretch>
                        </pic:blipFill>
                        <pic:spPr>
                          <a:xfrm>
                            <a:off x="0" y="0"/>
                            <a:ext cx="473315" cy="500634"/>
                          </a:xfrm>
                          <a:prstGeom prst="rect">
                            <a:avLst/>
                          </a:prstGeom>
                        </pic:spPr>
                      </pic:pic>
                    </a:graphicData>
                  </a:graphic>
                </wp:inline>
              </w:drawing>
            </w:r>
          </w:p>
        </w:tc>
      </w:tr>
      <w:tr w:rsidR="005E563A" w14:paraId="7FCA4B0A" w14:textId="77777777" w:rsidTr="08CFB420">
        <w:trPr>
          <w:trHeight w:val="1127"/>
        </w:trPr>
        <w:tc>
          <w:tcPr>
            <w:tcW w:w="1270" w:type="dxa"/>
          </w:tcPr>
          <w:p w14:paraId="7A385DFB" w14:textId="77777777" w:rsidR="005E563A" w:rsidRDefault="00892739">
            <w:pPr>
              <w:pStyle w:val="TableParagraph"/>
              <w:spacing w:line="275" w:lineRule="exact"/>
              <w:ind w:left="87" w:right="124"/>
              <w:jc w:val="center"/>
              <w:rPr>
                <w:sz w:val="24"/>
              </w:rPr>
            </w:pPr>
            <w:r>
              <w:rPr>
                <w:sz w:val="24"/>
              </w:rPr>
              <w:t>Transition</w:t>
            </w:r>
          </w:p>
        </w:tc>
        <w:tc>
          <w:tcPr>
            <w:tcW w:w="5433" w:type="dxa"/>
          </w:tcPr>
          <w:p w14:paraId="5F7A590C" w14:textId="77777777" w:rsidR="005E563A" w:rsidRDefault="00892739">
            <w:pPr>
              <w:pStyle w:val="TableParagraph"/>
              <w:spacing w:line="360" w:lineRule="auto"/>
              <w:ind w:left="107" w:right="73"/>
              <w:rPr>
                <w:sz w:val="24"/>
              </w:rPr>
            </w:pPr>
            <w:r>
              <w:rPr>
                <w:sz w:val="24"/>
              </w:rPr>
              <w:t>Transition is used to show the flow of action from one</w:t>
            </w:r>
            <w:r>
              <w:rPr>
                <w:spacing w:val="-57"/>
                <w:sz w:val="24"/>
              </w:rPr>
              <w:t xml:space="preserve"> </w:t>
            </w:r>
            <w:r>
              <w:rPr>
                <w:sz w:val="24"/>
              </w:rPr>
              <w:t>state</w:t>
            </w:r>
            <w:r>
              <w:rPr>
                <w:spacing w:val="-2"/>
                <w:sz w:val="24"/>
              </w:rPr>
              <w:t xml:space="preserve"> </w:t>
            </w:r>
            <w:r>
              <w:rPr>
                <w:sz w:val="24"/>
              </w:rPr>
              <w:t>to another.</w:t>
            </w:r>
          </w:p>
        </w:tc>
        <w:tc>
          <w:tcPr>
            <w:tcW w:w="2893" w:type="dxa"/>
          </w:tcPr>
          <w:p w14:paraId="73B70CBB" w14:textId="77777777" w:rsidR="005E563A" w:rsidRDefault="005E563A">
            <w:pPr>
              <w:pStyle w:val="TableParagraph"/>
              <w:rPr>
                <w:b/>
                <w:sz w:val="20"/>
              </w:rPr>
            </w:pPr>
          </w:p>
          <w:p w14:paraId="507046F0" w14:textId="77777777" w:rsidR="005E563A" w:rsidRDefault="005E563A">
            <w:pPr>
              <w:pStyle w:val="TableParagraph"/>
              <w:spacing w:before="7"/>
              <w:rPr>
                <w:b/>
                <w:sz w:val="14"/>
              </w:rPr>
            </w:pPr>
          </w:p>
          <w:p w14:paraId="7E5E3954" w14:textId="77777777" w:rsidR="005E563A" w:rsidRDefault="00892739">
            <w:pPr>
              <w:pStyle w:val="TableParagraph"/>
              <w:ind w:left="368"/>
              <w:rPr>
                <w:sz w:val="20"/>
              </w:rPr>
            </w:pPr>
            <w:r>
              <w:rPr>
                <w:noProof/>
                <w:sz w:val="20"/>
              </w:rPr>
              <w:drawing>
                <wp:inline distT="0" distB="0" distL="0" distR="0" wp14:anchorId="744D28E5" wp14:editId="4F26D9B1">
                  <wp:extent cx="1339579" cy="15087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73" cstate="print"/>
                          <a:stretch>
                            <a:fillRect/>
                          </a:stretch>
                        </pic:blipFill>
                        <pic:spPr>
                          <a:xfrm>
                            <a:off x="0" y="0"/>
                            <a:ext cx="1339579" cy="150875"/>
                          </a:xfrm>
                          <a:prstGeom prst="rect">
                            <a:avLst/>
                          </a:prstGeom>
                        </pic:spPr>
                      </pic:pic>
                    </a:graphicData>
                  </a:graphic>
                </wp:inline>
              </w:drawing>
            </w:r>
          </w:p>
        </w:tc>
      </w:tr>
      <w:tr w:rsidR="005E563A" w14:paraId="31E8DA7C" w14:textId="77777777" w:rsidTr="08CFB420">
        <w:trPr>
          <w:trHeight w:val="2464"/>
        </w:trPr>
        <w:tc>
          <w:tcPr>
            <w:tcW w:w="1270" w:type="dxa"/>
          </w:tcPr>
          <w:p w14:paraId="0EADC4D5" w14:textId="77777777" w:rsidR="005E563A" w:rsidRDefault="00892739">
            <w:pPr>
              <w:pStyle w:val="TableParagraph"/>
              <w:spacing w:before="1"/>
              <w:ind w:left="93" w:right="124"/>
              <w:jc w:val="center"/>
              <w:rPr>
                <w:sz w:val="24"/>
              </w:rPr>
            </w:pPr>
            <w:r>
              <w:rPr>
                <w:sz w:val="24"/>
              </w:rPr>
              <w:t>Final</w:t>
            </w:r>
            <w:r>
              <w:rPr>
                <w:spacing w:val="-2"/>
                <w:sz w:val="24"/>
              </w:rPr>
              <w:t xml:space="preserve"> </w:t>
            </w:r>
            <w:r>
              <w:rPr>
                <w:sz w:val="24"/>
              </w:rPr>
              <w:t>state</w:t>
            </w:r>
          </w:p>
        </w:tc>
        <w:tc>
          <w:tcPr>
            <w:tcW w:w="5433" w:type="dxa"/>
          </w:tcPr>
          <w:p w14:paraId="3B64DF25" w14:textId="11A4C5E6" w:rsidR="005E563A" w:rsidRDefault="00892739" w:rsidP="08CFB420">
            <w:pPr>
              <w:pStyle w:val="TableParagraph"/>
              <w:spacing w:before="1" w:line="360" w:lineRule="auto"/>
              <w:ind w:left="107" w:right="84"/>
              <w:rPr>
                <w:sz w:val="24"/>
                <w:szCs w:val="24"/>
              </w:rPr>
            </w:pPr>
            <w:r w:rsidRPr="08CFB420">
              <w:rPr>
                <w:sz w:val="24"/>
                <w:szCs w:val="24"/>
              </w:rPr>
              <w:t>A</w:t>
            </w:r>
            <w:r w:rsidRPr="08CFB420">
              <w:rPr>
                <w:spacing w:val="27"/>
                <w:sz w:val="24"/>
                <w:szCs w:val="24"/>
              </w:rPr>
              <w:t xml:space="preserve"> </w:t>
            </w:r>
            <w:r w:rsidRPr="08CFB420">
              <w:rPr>
                <w:sz w:val="24"/>
                <w:szCs w:val="24"/>
              </w:rPr>
              <w:t>final</w:t>
            </w:r>
            <w:r w:rsidRPr="08CFB420">
              <w:rPr>
                <w:spacing w:val="29"/>
                <w:sz w:val="24"/>
                <w:szCs w:val="24"/>
              </w:rPr>
              <w:t xml:space="preserve"> </w:t>
            </w:r>
            <w:r w:rsidRPr="08CFB420">
              <w:rPr>
                <w:sz w:val="24"/>
                <w:szCs w:val="24"/>
              </w:rPr>
              <w:t>node</w:t>
            </w:r>
            <w:r w:rsidRPr="08CFB420">
              <w:rPr>
                <w:spacing w:val="27"/>
                <w:sz w:val="24"/>
                <w:szCs w:val="24"/>
              </w:rPr>
              <w:t xml:space="preserve"> </w:t>
            </w:r>
            <w:r w:rsidRPr="08CFB420">
              <w:rPr>
                <w:sz w:val="24"/>
                <w:szCs w:val="24"/>
              </w:rPr>
              <w:t>is</w:t>
            </w:r>
            <w:r w:rsidRPr="08CFB420">
              <w:rPr>
                <w:spacing w:val="31"/>
                <w:sz w:val="24"/>
                <w:szCs w:val="24"/>
              </w:rPr>
              <w:t xml:space="preserve"> </w:t>
            </w:r>
            <w:r w:rsidRPr="08CFB420">
              <w:rPr>
                <w:sz w:val="24"/>
                <w:szCs w:val="24"/>
              </w:rPr>
              <w:t>a</w:t>
            </w:r>
            <w:r w:rsidRPr="08CFB420">
              <w:rPr>
                <w:spacing w:val="26"/>
                <w:sz w:val="24"/>
                <w:szCs w:val="24"/>
              </w:rPr>
              <w:t xml:space="preserve"> </w:t>
            </w:r>
            <w:r w:rsidRPr="08CFB420">
              <w:rPr>
                <w:sz w:val="24"/>
                <w:szCs w:val="24"/>
              </w:rPr>
              <w:t>control</w:t>
            </w:r>
            <w:r w:rsidRPr="08CFB420">
              <w:rPr>
                <w:spacing w:val="29"/>
                <w:sz w:val="24"/>
                <w:szCs w:val="24"/>
              </w:rPr>
              <w:t xml:space="preserve"> </w:t>
            </w:r>
            <w:r w:rsidRPr="08CFB420">
              <w:rPr>
                <w:sz w:val="24"/>
                <w:szCs w:val="24"/>
              </w:rPr>
              <w:t>node</w:t>
            </w:r>
            <w:r w:rsidRPr="08CFB420">
              <w:rPr>
                <w:spacing w:val="27"/>
                <w:sz w:val="24"/>
                <w:szCs w:val="24"/>
              </w:rPr>
              <w:t xml:space="preserve"> </w:t>
            </w:r>
            <w:r w:rsidRPr="08CFB420">
              <w:rPr>
                <w:sz w:val="24"/>
                <w:szCs w:val="24"/>
              </w:rPr>
              <w:t>at</w:t>
            </w:r>
            <w:r w:rsidRPr="08CFB420">
              <w:rPr>
                <w:spacing w:val="31"/>
                <w:sz w:val="24"/>
                <w:szCs w:val="24"/>
              </w:rPr>
              <w:t xml:space="preserve"> </w:t>
            </w:r>
            <w:r w:rsidRPr="08CFB420">
              <w:rPr>
                <w:sz w:val="24"/>
                <w:szCs w:val="24"/>
              </w:rPr>
              <w:t>which</w:t>
            </w:r>
            <w:r w:rsidRPr="08CFB420">
              <w:rPr>
                <w:spacing w:val="30"/>
                <w:sz w:val="24"/>
                <w:szCs w:val="24"/>
              </w:rPr>
              <w:t xml:space="preserve"> </w:t>
            </w:r>
            <w:r w:rsidRPr="08CFB420">
              <w:rPr>
                <w:sz w:val="24"/>
                <w:szCs w:val="24"/>
              </w:rPr>
              <w:t>flow</w:t>
            </w:r>
            <w:r w:rsidRPr="08CFB420">
              <w:rPr>
                <w:spacing w:val="26"/>
                <w:sz w:val="24"/>
                <w:szCs w:val="24"/>
              </w:rPr>
              <w:t xml:space="preserve"> </w:t>
            </w:r>
            <w:r w:rsidRPr="08CFB420">
              <w:rPr>
                <w:sz w:val="24"/>
                <w:szCs w:val="24"/>
              </w:rPr>
              <w:t>starts</w:t>
            </w:r>
            <w:r w:rsidRPr="08CFB420">
              <w:rPr>
                <w:spacing w:val="-57"/>
                <w:sz w:val="24"/>
                <w:szCs w:val="24"/>
              </w:rPr>
              <w:t xml:space="preserve"> </w:t>
            </w:r>
            <w:r w:rsidRPr="08CFB420">
              <w:rPr>
                <w:sz w:val="24"/>
                <w:szCs w:val="24"/>
              </w:rPr>
              <w:t>when</w:t>
            </w:r>
            <w:r w:rsidRPr="08CFB420">
              <w:rPr>
                <w:spacing w:val="-1"/>
                <w:sz w:val="24"/>
                <w:szCs w:val="24"/>
              </w:rPr>
              <w:t xml:space="preserve"> </w:t>
            </w:r>
            <w:r w:rsidRPr="08CFB420">
              <w:rPr>
                <w:sz w:val="24"/>
                <w:szCs w:val="24"/>
              </w:rPr>
              <w:t>the activity is invoked.</w:t>
            </w:r>
          </w:p>
        </w:tc>
        <w:tc>
          <w:tcPr>
            <w:tcW w:w="2893" w:type="dxa"/>
          </w:tcPr>
          <w:p w14:paraId="27D15806" w14:textId="77777777" w:rsidR="005E563A" w:rsidRDefault="005E563A">
            <w:pPr>
              <w:pStyle w:val="TableParagraph"/>
              <w:rPr>
                <w:b/>
                <w:sz w:val="20"/>
              </w:rPr>
            </w:pPr>
          </w:p>
          <w:p w14:paraId="252A9FE5" w14:textId="77777777" w:rsidR="005E563A" w:rsidRDefault="005E563A">
            <w:pPr>
              <w:pStyle w:val="TableParagraph"/>
              <w:rPr>
                <w:b/>
                <w:sz w:val="20"/>
              </w:rPr>
            </w:pPr>
          </w:p>
          <w:p w14:paraId="6F44D321" w14:textId="77777777" w:rsidR="005E563A" w:rsidRDefault="005E563A">
            <w:pPr>
              <w:pStyle w:val="TableParagraph"/>
              <w:spacing w:before="4"/>
              <w:rPr>
                <w:b/>
                <w:sz w:val="25"/>
              </w:rPr>
            </w:pPr>
          </w:p>
          <w:p w14:paraId="3E648902" w14:textId="77777777" w:rsidR="005E563A" w:rsidRDefault="00892739">
            <w:pPr>
              <w:pStyle w:val="TableParagraph"/>
              <w:ind w:left="1179"/>
              <w:rPr>
                <w:sz w:val="20"/>
              </w:rPr>
            </w:pPr>
            <w:r>
              <w:rPr>
                <w:noProof/>
                <w:sz w:val="20"/>
              </w:rPr>
              <w:drawing>
                <wp:inline distT="0" distB="0" distL="0" distR="0" wp14:anchorId="207A48EC" wp14:editId="0E4C559C">
                  <wp:extent cx="276154" cy="25012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74" cstate="print"/>
                          <a:stretch>
                            <a:fillRect/>
                          </a:stretch>
                        </pic:blipFill>
                        <pic:spPr>
                          <a:xfrm>
                            <a:off x="0" y="0"/>
                            <a:ext cx="276154" cy="250126"/>
                          </a:xfrm>
                          <a:prstGeom prst="rect">
                            <a:avLst/>
                          </a:prstGeom>
                        </pic:spPr>
                      </pic:pic>
                    </a:graphicData>
                  </a:graphic>
                </wp:inline>
              </w:drawing>
            </w:r>
          </w:p>
        </w:tc>
      </w:tr>
    </w:tbl>
    <w:p w14:paraId="4D1288D5" w14:textId="77777777" w:rsidR="005E563A" w:rsidRDefault="005E563A">
      <w:pPr>
        <w:rPr>
          <w:sz w:val="20"/>
        </w:rPr>
        <w:sectPr w:rsidR="005E563A" w:rsidSect="00C65A78">
          <w:headerReference w:type="default" r:id="rId75"/>
          <w:footerReference w:type="default" r:id="rId76"/>
          <w:pgSz w:w="11910" w:h="16840"/>
          <w:pgMar w:top="1580" w:right="480" w:bottom="1200" w:left="480" w:header="0" w:footer="0" w:gutter="0"/>
          <w:cols w:space="720"/>
        </w:sectPr>
      </w:pPr>
    </w:p>
    <w:p w14:paraId="5B183FA6" w14:textId="5FFFEC00" w:rsidR="005E563A" w:rsidRDefault="00684D57">
      <w:pPr>
        <w:pStyle w:val="BodyText"/>
        <w:ind w:left="990"/>
        <w:rPr>
          <w:sz w:val="20"/>
        </w:rPr>
      </w:pPr>
      <w:r>
        <w:rPr>
          <w:noProof/>
          <w:sz w:val="20"/>
        </w:rPr>
        <w:lastRenderedPageBreak/>
        <w:drawing>
          <wp:inline distT="0" distB="0" distL="0" distR="0" wp14:anchorId="5089CFB6" wp14:editId="670FFE1C">
            <wp:extent cx="5988192" cy="51514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6914" b="7060"/>
                    <a:stretch/>
                  </pic:blipFill>
                  <pic:spPr bwMode="auto">
                    <a:xfrm>
                      <a:off x="0" y="0"/>
                      <a:ext cx="6044912" cy="5200216"/>
                    </a:xfrm>
                    <a:prstGeom prst="rect">
                      <a:avLst/>
                    </a:prstGeom>
                    <a:noFill/>
                    <a:ln>
                      <a:noFill/>
                    </a:ln>
                    <a:extLst>
                      <a:ext uri="{53640926-AAD7-44D8-BBD7-CCE9431645EC}">
                        <a14:shadowObscured xmlns:a14="http://schemas.microsoft.com/office/drawing/2010/main"/>
                      </a:ext>
                    </a:extLst>
                  </pic:spPr>
                </pic:pic>
              </a:graphicData>
            </a:graphic>
          </wp:inline>
        </w:drawing>
      </w:r>
    </w:p>
    <w:p w14:paraId="4C4EAF33" w14:textId="77777777" w:rsidR="005E563A" w:rsidRDefault="005E563A">
      <w:pPr>
        <w:pStyle w:val="BodyText"/>
        <w:rPr>
          <w:b/>
          <w:sz w:val="20"/>
        </w:rPr>
      </w:pPr>
    </w:p>
    <w:p w14:paraId="01A426F3" w14:textId="77777777" w:rsidR="005E563A" w:rsidRDefault="005E563A">
      <w:pPr>
        <w:pStyle w:val="BodyText"/>
        <w:rPr>
          <w:b/>
          <w:sz w:val="20"/>
        </w:rPr>
      </w:pPr>
    </w:p>
    <w:p w14:paraId="1176EF94" w14:textId="77777777" w:rsidR="005E563A" w:rsidRDefault="005E563A">
      <w:pPr>
        <w:pStyle w:val="BodyText"/>
        <w:spacing w:before="5"/>
        <w:rPr>
          <w:b/>
          <w:sz w:val="23"/>
        </w:rPr>
      </w:pPr>
    </w:p>
    <w:p w14:paraId="1AD1B631" w14:textId="77777777" w:rsidR="005E563A" w:rsidRDefault="00892739">
      <w:pPr>
        <w:ind w:left="1566" w:right="1567"/>
        <w:jc w:val="center"/>
        <w:rPr>
          <w:b/>
          <w:sz w:val="24"/>
        </w:rPr>
      </w:pPr>
      <w:r>
        <w:rPr>
          <w:b/>
          <w:sz w:val="24"/>
        </w:rPr>
        <w:t>FIG</w:t>
      </w:r>
      <w:r>
        <w:rPr>
          <w:b/>
          <w:spacing w:val="-1"/>
          <w:sz w:val="24"/>
        </w:rPr>
        <w:t xml:space="preserve"> </w:t>
      </w:r>
      <w:r>
        <w:rPr>
          <w:b/>
          <w:sz w:val="24"/>
        </w:rPr>
        <w:t>NO</w:t>
      </w:r>
      <w:r>
        <w:rPr>
          <w:b/>
          <w:spacing w:val="-1"/>
          <w:sz w:val="24"/>
        </w:rPr>
        <w:t xml:space="preserve"> </w:t>
      </w:r>
      <w:r>
        <w:rPr>
          <w:b/>
          <w:sz w:val="24"/>
        </w:rPr>
        <w:t>5.1.2B:</w:t>
      </w:r>
      <w:r>
        <w:rPr>
          <w:b/>
          <w:spacing w:val="59"/>
          <w:sz w:val="24"/>
        </w:rPr>
        <w:t xml:space="preserve"> </w:t>
      </w:r>
      <w:r>
        <w:rPr>
          <w:b/>
          <w:sz w:val="24"/>
        </w:rPr>
        <w:t>Graphical Notation</w:t>
      </w:r>
      <w:r>
        <w:rPr>
          <w:b/>
          <w:spacing w:val="-1"/>
          <w:sz w:val="24"/>
        </w:rPr>
        <w:t xml:space="preserve"> </w:t>
      </w:r>
      <w:r>
        <w:rPr>
          <w:b/>
          <w:sz w:val="24"/>
        </w:rPr>
        <w:t>for</w:t>
      </w:r>
      <w:r>
        <w:rPr>
          <w:b/>
          <w:spacing w:val="-3"/>
          <w:sz w:val="24"/>
        </w:rPr>
        <w:t xml:space="preserve"> </w:t>
      </w:r>
      <w:r>
        <w:rPr>
          <w:b/>
          <w:sz w:val="24"/>
        </w:rPr>
        <w:t>Activity Diagram</w:t>
      </w:r>
    </w:p>
    <w:p w14:paraId="7A474855" w14:textId="77777777" w:rsidR="005E563A" w:rsidRDefault="005E563A">
      <w:pPr>
        <w:jc w:val="center"/>
        <w:rPr>
          <w:sz w:val="24"/>
        </w:rPr>
        <w:sectPr w:rsidR="005E563A" w:rsidSect="00C65A78">
          <w:headerReference w:type="default" r:id="rId78"/>
          <w:footerReference w:type="default" r:id="rId79"/>
          <w:pgSz w:w="11910" w:h="16840"/>
          <w:pgMar w:top="1420" w:right="480" w:bottom="1200" w:left="480" w:header="0" w:footer="0" w:gutter="0"/>
          <w:cols w:space="720"/>
        </w:sectPr>
      </w:pPr>
    </w:p>
    <w:p w14:paraId="1BAED4DD" w14:textId="77777777" w:rsidR="005E563A" w:rsidRDefault="00892739">
      <w:pPr>
        <w:pStyle w:val="Heading5"/>
        <w:numPr>
          <w:ilvl w:val="2"/>
          <w:numId w:val="18"/>
        </w:numPr>
        <w:tabs>
          <w:tab w:val="left" w:pos="1592"/>
        </w:tabs>
        <w:spacing w:before="64"/>
        <w:ind w:hanging="632"/>
      </w:pPr>
      <w:r>
        <w:lastRenderedPageBreak/>
        <w:t>CLASS</w:t>
      </w:r>
      <w:r>
        <w:rPr>
          <w:spacing w:val="-8"/>
        </w:rPr>
        <w:t xml:space="preserve"> </w:t>
      </w:r>
      <w:r>
        <w:t>DIAGRAM:</w:t>
      </w:r>
    </w:p>
    <w:p w14:paraId="1D28D46A" w14:textId="77777777" w:rsidR="005E563A" w:rsidRDefault="00892739" w:rsidP="08CFB420">
      <w:pPr>
        <w:pStyle w:val="BodyText"/>
        <w:spacing w:before="246"/>
        <w:ind w:left="1134"/>
      </w:pPr>
      <w:r>
        <w:t>The</w:t>
      </w:r>
      <w:r>
        <w:rPr>
          <w:spacing w:val="-3"/>
        </w:rPr>
        <w:t xml:space="preserve"> </w:t>
      </w:r>
      <w:r>
        <w:t>Class</w:t>
      </w:r>
      <w:r>
        <w:rPr>
          <w:spacing w:val="-1"/>
        </w:rPr>
        <w:t xml:space="preserve"> </w:t>
      </w:r>
      <w:r>
        <w:t>diagram</w:t>
      </w:r>
      <w:r>
        <w:rPr>
          <w:spacing w:val="-1"/>
        </w:rPr>
        <w:t xml:space="preserve"> </w:t>
      </w:r>
      <w:r>
        <w:t>is a</w:t>
      </w:r>
      <w:r>
        <w:rPr>
          <w:spacing w:val="-2"/>
        </w:rPr>
        <w:t xml:space="preserve"> </w:t>
      </w:r>
      <w:r>
        <w:t>static</w:t>
      </w:r>
      <w:r>
        <w:rPr>
          <w:spacing w:val="-2"/>
        </w:rPr>
        <w:t xml:space="preserve"> </w:t>
      </w:r>
      <w:r>
        <w:t>diagram.</w:t>
      </w:r>
      <w:r>
        <w:rPr>
          <w:spacing w:val="1"/>
        </w:rPr>
        <w:t xml:space="preserve"> </w:t>
      </w:r>
      <w:r>
        <w:t>It represents</w:t>
      </w:r>
      <w:r>
        <w:rPr>
          <w:spacing w:val="-1"/>
        </w:rPr>
        <w:t xml:space="preserve"> </w:t>
      </w:r>
      <w:r>
        <w:t>the</w:t>
      </w:r>
      <w:r>
        <w:rPr>
          <w:spacing w:val="-1"/>
        </w:rPr>
        <w:t xml:space="preserve"> </w:t>
      </w:r>
      <w:r>
        <w:t>static</w:t>
      </w:r>
      <w:r>
        <w:rPr>
          <w:spacing w:val="-1"/>
        </w:rPr>
        <w:t xml:space="preserve"> </w:t>
      </w:r>
      <w:r>
        <w:t>view</w:t>
      </w:r>
    </w:p>
    <w:p w14:paraId="4269ADD7" w14:textId="77777777" w:rsidR="005E563A" w:rsidRDefault="005E563A" w:rsidP="08CFB420">
      <w:pPr>
        <w:pStyle w:val="BodyText"/>
        <w:spacing w:before="10"/>
        <w:ind w:left="1134"/>
        <w:rPr>
          <w:sz w:val="20"/>
          <w:szCs w:val="20"/>
        </w:rPr>
      </w:pPr>
    </w:p>
    <w:p w14:paraId="6B3EE7F2" w14:textId="34C95D90" w:rsidR="005E563A" w:rsidRDefault="00892739" w:rsidP="08CFB420">
      <w:pPr>
        <w:pStyle w:val="BodyText"/>
        <w:spacing w:line="360" w:lineRule="auto"/>
        <w:ind w:left="1134" w:right="1134" w:firstLine="7"/>
        <w:jc w:val="both"/>
      </w:pPr>
      <w:r>
        <w:t>of an application. Class diagram is not only used for visualizing, describing and</w:t>
      </w:r>
      <w:r>
        <w:rPr>
          <w:spacing w:val="1"/>
        </w:rPr>
        <w:t xml:space="preserve"> </w:t>
      </w:r>
      <w:r>
        <w:t>documenting</w:t>
      </w:r>
      <w:r>
        <w:rPr>
          <w:spacing w:val="-4"/>
        </w:rPr>
        <w:t xml:space="preserve"> </w:t>
      </w:r>
      <w:r>
        <w:t>different</w:t>
      </w:r>
      <w:r>
        <w:rPr>
          <w:spacing w:val="-3"/>
        </w:rPr>
        <w:t xml:space="preserve"> </w:t>
      </w:r>
      <w:r>
        <w:t>aspects</w:t>
      </w:r>
      <w:r>
        <w:rPr>
          <w:spacing w:val="-3"/>
        </w:rPr>
        <w:t xml:space="preserve"> </w:t>
      </w:r>
      <w:r>
        <w:t>of</w:t>
      </w:r>
      <w:r>
        <w:rPr>
          <w:spacing w:val="-6"/>
        </w:rPr>
        <w:t xml:space="preserve"> </w:t>
      </w:r>
      <w:r>
        <w:t>a</w:t>
      </w:r>
      <w:r>
        <w:rPr>
          <w:spacing w:val="-5"/>
        </w:rPr>
        <w:t xml:space="preserve"> </w:t>
      </w:r>
      <w:r>
        <w:t>system</w:t>
      </w:r>
      <w:r>
        <w:rPr>
          <w:spacing w:val="-3"/>
        </w:rPr>
        <w:t xml:space="preserve"> </w:t>
      </w:r>
      <w:r>
        <w:t>but</w:t>
      </w:r>
      <w:r>
        <w:rPr>
          <w:spacing w:val="-3"/>
        </w:rPr>
        <w:t xml:space="preserve"> </w:t>
      </w:r>
      <w:r>
        <w:t>also</w:t>
      </w:r>
      <w:r>
        <w:rPr>
          <w:spacing w:val="-7"/>
        </w:rPr>
        <w:t xml:space="preserve"> </w:t>
      </w:r>
      <w:r>
        <w:t>for</w:t>
      </w:r>
      <w:r>
        <w:rPr>
          <w:spacing w:val="-5"/>
        </w:rPr>
        <w:t xml:space="preserve"> </w:t>
      </w:r>
      <w:r>
        <w:t>constructing</w:t>
      </w:r>
      <w:r>
        <w:rPr>
          <w:spacing w:val="-4"/>
        </w:rPr>
        <w:t xml:space="preserve"> </w:t>
      </w:r>
      <w:r>
        <w:t>executable</w:t>
      </w:r>
      <w:r>
        <w:rPr>
          <w:spacing w:val="-4"/>
        </w:rPr>
        <w:t xml:space="preserve"> </w:t>
      </w:r>
      <w:r>
        <w:t>code</w:t>
      </w:r>
      <w:r>
        <w:rPr>
          <w:spacing w:val="-58"/>
        </w:rPr>
        <w:t xml:space="preserve"> </w:t>
      </w:r>
      <w:r>
        <w:t>of the software application. It describes the attributes and operations of a class and the constraints imposed on the system. The class diagrams are widely used in</w:t>
      </w:r>
      <w:r>
        <w:rPr>
          <w:spacing w:val="1"/>
        </w:rPr>
        <w:t xml:space="preserve"> </w:t>
      </w:r>
      <w:r>
        <w:t>the modelling of object-oriented systems because they are the only UML diagrams</w:t>
      </w:r>
      <w:r>
        <w:rPr>
          <w:spacing w:val="1"/>
        </w:rPr>
        <w:t xml:space="preserve"> </w:t>
      </w:r>
      <w:r>
        <w:t>which can be mapped directly with object-oriented languages. The class diagram</w:t>
      </w:r>
      <w:r>
        <w:rPr>
          <w:spacing w:val="1"/>
        </w:rPr>
        <w:t xml:space="preserve"> </w:t>
      </w:r>
      <w:r>
        <w:rPr>
          <w:spacing w:val="-1"/>
        </w:rPr>
        <w:t>shows</w:t>
      </w:r>
      <w:r>
        <w:rPr>
          <w:spacing w:val="-15"/>
        </w:rPr>
        <w:t xml:space="preserve"> </w:t>
      </w:r>
      <w:r>
        <w:rPr>
          <w:spacing w:val="-1"/>
        </w:rPr>
        <w:t>a</w:t>
      </w:r>
      <w:r>
        <w:rPr>
          <w:spacing w:val="-16"/>
        </w:rPr>
        <w:t xml:space="preserve"> </w:t>
      </w:r>
      <w:r>
        <w:rPr>
          <w:spacing w:val="-1"/>
        </w:rPr>
        <w:t>collection</w:t>
      </w:r>
      <w:r>
        <w:rPr>
          <w:spacing w:val="-15"/>
        </w:rPr>
        <w:t xml:space="preserve"> </w:t>
      </w:r>
      <w:r>
        <w:t>of</w:t>
      </w:r>
      <w:r>
        <w:rPr>
          <w:spacing w:val="-15"/>
        </w:rPr>
        <w:t xml:space="preserve"> </w:t>
      </w:r>
      <w:r>
        <w:t>classes,</w:t>
      </w:r>
      <w:r>
        <w:rPr>
          <w:spacing w:val="-15"/>
        </w:rPr>
        <w:t xml:space="preserve"> </w:t>
      </w:r>
      <w:r>
        <w:t>interfaces,</w:t>
      </w:r>
      <w:r>
        <w:rPr>
          <w:spacing w:val="-13"/>
        </w:rPr>
        <w:t xml:space="preserve"> </w:t>
      </w:r>
      <w:r>
        <w:t>associations,</w:t>
      </w:r>
      <w:r>
        <w:rPr>
          <w:spacing w:val="-15"/>
        </w:rPr>
        <w:t xml:space="preserve"> </w:t>
      </w:r>
      <w:r>
        <w:t>collaborations</w:t>
      </w:r>
      <w:r>
        <w:rPr>
          <w:spacing w:val="-12"/>
        </w:rPr>
        <w:t xml:space="preserve"> </w:t>
      </w:r>
      <w:r>
        <w:t>and</w:t>
      </w:r>
      <w:r>
        <w:rPr>
          <w:spacing w:val="-15"/>
        </w:rPr>
        <w:t xml:space="preserve"> </w:t>
      </w:r>
      <w:r>
        <w:t>constraints.</w:t>
      </w:r>
      <w:r>
        <w:rPr>
          <w:spacing w:val="-58"/>
        </w:rPr>
        <w:t xml:space="preserve"> </w:t>
      </w:r>
      <w:r>
        <w:t>It</w:t>
      </w:r>
      <w:r>
        <w:rPr>
          <w:spacing w:val="-1"/>
        </w:rPr>
        <w:t xml:space="preserve"> </w:t>
      </w:r>
      <w:r>
        <w:t>is also known</w:t>
      </w:r>
      <w:r>
        <w:rPr>
          <w:spacing w:val="1"/>
        </w:rPr>
        <w:t xml:space="preserve"> </w:t>
      </w:r>
      <w:r>
        <w:t>as a</w:t>
      </w:r>
      <w:r>
        <w:rPr>
          <w:spacing w:val="-1"/>
        </w:rPr>
        <w:t xml:space="preserve"> </w:t>
      </w:r>
      <w:r>
        <w:t>structural</w:t>
      </w:r>
      <w:r>
        <w:rPr>
          <w:spacing w:val="2"/>
        </w:rPr>
        <w:t xml:space="preserve"> </w:t>
      </w:r>
      <w:r>
        <w:t>diagram.</w:t>
      </w:r>
    </w:p>
    <w:p w14:paraId="67551CC2" w14:textId="77777777" w:rsidR="005E563A" w:rsidRDefault="08CFB420" w:rsidP="08CFB420">
      <w:pPr>
        <w:pStyle w:val="Heading8"/>
        <w:spacing w:before="1"/>
        <w:ind w:left="1134"/>
      </w:pPr>
      <w:r>
        <w:t>Purpose</w:t>
      </w:r>
    </w:p>
    <w:p w14:paraId="473D2368" w14:textId="77777777" w:rsidR="005E563A" w:rsidRDefault="005E563A" w:rsidP="08CFB420">
      <w:pPr>
        <w:pStyle w:val="BodyText"/>
        <w:spacing w:before="5"/>
        <w:ind w:left="1134"/>
        <w:rPr>
          <w:b/>
          <w:bCs/>
          <w:sz w:val="34"/>
          <w:szCs w:val="34"/>
        </w:rPr>
      </w:pPr>
    </w:p>
    <w:p w14:paraId="0F8419F6" w14:textId="2964A199" w:rsidR="005E563A" w:rsidRDefault="00892739" w:rsidP="08CFB420">
      <w:pPr>
        <w:pStyle w:val="BodyText"/>
        <w:spacing w:line="360" w:lineRule="auto"/>
        <w:ind w:left="1134" w:right="1701"/>
        <w:jc w:val="both"/>
      </w:pPr>
      <w:r>
        <w:t>The purpose of the class diagram is to model the static view of an application.</w:t>
      </w:r>
      <w:r>
        <w:rPr>
          <w:spacing w:val="1"/>
        </w:rPr>
        <w:t xml:space="preserve"> </w:t>
      </w:r>
      <w:r>
        <w:t>The</w:t>
      </w:r>
      <w:r>
        <w:rPr>
          <w:spacing w:val="-13"/>
        </w:rPr>
        <w:t xml:space="preserve"> </w:t>
      </w:r>
      <w:r>
        <w:t>class</w:t>
      </w:r>
      <w:r>
        <w:rPr>
          <w:spacing w:val="-11"/>
        </w:rPr>
        <w:t xml:space="preserve"> </w:t>
      </w:r>
      <w:r>
        <w:t>diagrams</w:t>
      </w:r>
      <w:r>
        <w:rPr>
          <w:spacing w:val="-11"/>
        </w:rPr>
        <w:t xml:space="preserve"> </w:t>
      </w:r>
      <w:r>
        <w:t>are</w:t>
      </w:r>
      <w:r>
        <w:rPr>
          <w:spacing w:val="-12"/>
        </w:rPr>
        <w:t xml:space="preserve"> </w:t>
      </w:r>
      <w:r>
        <w:t>only</w:t>
      </w:r>
      <w:r>
        <w:rPr>
          <w:spacing w:val="-12"/>
        </w:rPr>
        <w:t xml:space="preserve"> </w:t>
      </w:r>
      <w:r>
        <w:t>diagrams</w:t>
      </w:r>
      <w:r>
        <w:rPr>
          <w:spacing w:val="-10"/>
        </w:rPr>
        <w:t xml:space="preserve"> </w:t>
      </w:r>
      <w:r>
        <w:t>which</w:t>
      </w:r>
      <w:r>
        <w:rPr>
          <w:spacing w:val="-12"/>
        </w:rPr>
        <w:t xml:space="preserve"> </w:t>
      </w:r>
      <w:r>
        <w:t>can</w:t>
      </w:r>
      <w:r>
        <w:rPr>
          <w:spacing w:val="-11"/>
        </w:rPr>
        <w:t xml:space="preserve"> </w:t>
      </w:r>
      <w:r>
        <w:t>be</w:t>
      </w:r>
      <w:r>
        <w:rPr>
          <w:spacing w:val="-11"/>
        </w:rPr>
        <w:t xml:space="preserve"> </w:t>
      </w:r>
      <w:r>
        <w:t>directly</w:t>
      </w:r>
      <w:r>
        <w:rPr>
          <w:spacing w:val="-11"/>
        </w:rPr>
        <w:t xml:space="preserve"> </w:t>
      </w:r>
      <w:r>
        <w:t>mapped</w:t>
      </w:r>
      <w:r>
        <w:rPr>
          <w:spacing w:val="-12"/>
        </w:rPr>
        <w:t xml:space="preserve"> </w:t>
      </w:r>
      <w:r>
        <w:t>with</w:t>
      </w:r>
      <w:r>
        <w:rPr>
          <w:spacing w:val="-8"/>
        </w:rPr>
        <w:t xml:space="preserve"> </w:t>
      </w:r>
      <w:r>
        <w:t>object-oriented</w:t>
      </w:r>
      <w:r>
        <w:rPr>
          <w:spacing w:val="-2"/>
        </w:rPr>
        <w:t xml:space="preserve"> </w:t>
      </w:r>
      <w:r>
        <w:t>languages and thus widely used at the</w:t>
      </w:r>
      <w:r>
        <w:rPr>
          <w:spacing w:val="-2"/>
        </w:rPr>
        <w:t xml:space="preserve"> </w:t>
      </w:r>
      <w:r>
        <w:t>time of</w:t>
      </w:r>
      <w:r>
        <w:rPr>
          <w:spacing w:val="-2"/>
        </w:rPr>
        <w:t xml:space="preserve"> </w:t>
      </w:r>
      <w:r>
        <w:t>construction.</w:t>
      </w:r>
    </w:p>
    <w:p w14:paraId="59E4A94A" w14:textId="32275997" w:rsidR="005E563A" w:rsidRDefault="00892739" w:rsidP="08CFB420">
      <w:pPr>
        <w:pStyle w:val="BodyText"/>
        <w:spacing w:before="30" w:line="360" w:lineRule="auto"/>
        <w:ind w:left="1134" w:right="1701"/>
        <w:jc w:val="both"/>
      </w:pPr>
      <w:r>
        <w:t>UML diagrams like activity diagram, sequence diagram can only give the</w:t>
      </w:r>
      <w:r>
        <w:rPr>
          <w:spacing w:val="1"/>
        </w:rPr>
        <w:t xml:space="preserve"> </w:t>
      </w:r>
      <w:r>
        <w:t>sequence flow of the application, but class diagram is a bit different. So, it is the</w:t>
      </w:r>
      <w:r>
        <w:rPr>
          <w:spacing w:val="1"/>
        </w:rPr>
        <w:t xml:space="preserve"> </w:t>
      </w:r>
      <w:r>
        <w:t>most popular UML diagram in the coder community. So, the purpose of the class</w:t>
      </w:r>
      <w:r>
        <w:rPr>
          <w:spacing w:val="1"/>
        </w:rPr>
        <w:t xml:space="preserve"> </w:t>
      </w:r>
      <w:r>
        <w:t>diagram</w:t>
      </w:r>
      <w:r>
        <w:rPr>
          <w:spacing w:val="-1"/>
        </w:rPr>
        <w:t xml:space="preserve"> </w:t>
      </w:r>
      <w:r>
        <w:t>can be</w:t>
      </w:r>
      <w:r>
        <w:rPr>
          <w:spacing w:val="-1"/>
        </w:rPr>
        <w:t xml:space="preserve"> </w:t>
      </w:r>
      <w:r>
        <w:t>summarized</w:t>
      </w:r>
      <w:r>
        <w:rPr>
          <w:spacing w:val="1"/>
        </w:rPr>
        <w:t xml:space="preserve"> </w:t>
      </w:r>
      <w:r>
        <w:t>as:</w:t>
      </w:r>
    </w:p>
    <w:p w14:paraId="343F5B31" w14:textId="77777777" w:rsidR="005E563A" w:rsidRDefault="00892739" w:rsidP="08CFB420">
      <w:pPr>
        <w:pStyle w:val="ListParagraph"/>
        <w:numPr>
          <w:ilvl w:val="0"/>
          <w:numId w:val="16"/>
        </w:numPr>
        <w:tabs>
          <w:tab w:val="left" w:pos="1760"/>
        </w:tabs>
        <w:spacing w:before="229"/>
        <w:ind w:left="1134" w:hanging="145"/>
        <w:rPr>
          <w:sz w:val="24"/>
          <w:szCs w:val="24"/>
        </w:rPr>
      </w:pPr>
      <w:r w:rsidRPr="08CFB420">
        <w:rPr>
          <w:sz w:val="24"/>
          <w:szCs w:val="24"/>
        </w:rPr>
        <w:t>Analysis</w:t>
      </w:r>
      <w:r w:rsidRPr="08CFB420">
        <w:rPr>
          <w:spacing w:val="-3"/>
          <w:sz w:val="24"/>
          <w:szCs w:val="24"/>
        </w:rPr>
        <w:t xml:space="preserve"> </w:t>
      </w:r>
      <w:r w:rsidRPr="08CFB420">
        <w:rPr>
          <w:sz w:val="24"/>
          <w:szCs w:val="24"/>
        </w:rPr>
        <w:t>and</w:t>
      </w:r>
      <w:r w:rsidRPr="08CFB420">
        <w:rPr>
          <w:spacing w:val="-1"/>
          <w:sz w:val="24"/>
          <w:szCs w:val="24"/>
        </w:rPr>
        <w:t xml:space="preserve"> </w:t>
      </w:r>
      <w:r w:rsidRPr="08CFB420">
        <w:rPr>
          <w:sz w:val="24"/>
          <w:szCs w:val="24"/>
        </w:rPr>
        <w:t>design</w:t>
      </w:r>
      <w:r w:rsidRPr="08CFB420">
        <w:rPr>
          <w:spacing w:val="-3"/>
          <w:sz w:val="24"/>
          <w:szCs w:val="24"/>
        </w:rPr>
        <w:t xml:space="preserve"> </w:t>
      </w:r>
      <w:r w:rsidRPr="08CFB420">
        <w:rPr>
          <w:sz w:val="24"/>
          <w:szCs w:val="24"/>
        </w:rPr>
        <w:t>of the</w:t>
      </w:r>
      <w:r w:rsidRPr="08CFB420">
        <w:rPr>
          <w:spacing w:val="-1"/>
          <w:sz w:val="24"/>
          <w:szCs w:val="24"/>
        </w:rPr>
        <w:t xml:space="preserve"> </w:t>
      </w:r>
      <w:r w:rsidRPr="08CFB420">
        <w:rPr>
          <w:sz w:val="24"/>
          <w:szCs w:val="24"/>
        </w:rPr>
        <w:t>static</w:t>
      </w:r>
      <w:r w:rsidRPr="08CFB420">
        <w:rPr>
          <w:spacing w:val="-3"/>
          <w:sz w:val="24"/>
          <w:szCs w:val="24"/>
        </w:rPr>
        <w:t xml:space="preserve"> </w:t>
      </w:r>
      <w:r w:rsidRPr="08CFB420">
        <w:rPr>
          <w:sz w:val="24"/>
          <w:szCs w:val="24"/>
        </w:rPr>
        <w:t>view</w:t>
      </w:r>
      <w:r w:rsidRPr="08CFB420">
        <w:rPr>
          <w:spacing w:val="-2"/>
          <w:sz w:val="24"/>
          <w:szCs w:val="24"/>
        </w:rPr>
        <w:t xml:space="preserve"> </w:t>
      </w:r>
      <w:r w:rsidRPr="08CFB420">
        <w:rPr>
          <w:sz w:val="24"/>
          <w:szCs w:val="24"/>
        </w:rPr>
        <w:t>of</w:t>
      </w:r>
      <w:r w:rsidRPr="08CFB420">
        <w:rPr>
          <w:spacing w:val="-1"/>
          <w:sz w:val="24"/>
          <w:szCs w:val="24"/>
        </w:rPr>
        <w:t xml:space="preserve"> </w:t>
      </w:r>
      <w:r w:rsidRPr="08CFB420">
        <w:rPr>
          <w:sz w:val="24"/>
          <w:szCs w:val="24"/>
        </w:rPr>
        <w:t>an application.</w:t>
      </w:r>
    </w:p>
    <w:p w14:paraId="7D9A426F" w14:textId="77777777" w:rsidR="005E563A" w:rsidRDefault="00892739" w:rsidP="08CFB420">
      <w:pPr>
        <w:pStyle w:val="ListParagraph"/>
        <w:numPr>
          <w:ilvl w:val="0"/>
          <w:numId w:val="16"/>
        </w:numPr>
        <w:tabs>
          <w:tab w:val="left" w:pos="1760"/>
        </w:tabs>
        <w:spacing w:before="221"/>
        <w:ind w:left="1134" w:hanging="145"/>
        <w:rPr>
          <w:sz w:val="24"/>
          <w:szCs w:val="24"/>
        </w:rPr>
      </w:pPr>
      <w:r w:rsidRPr="08CFB420">
        <w:rPr>
          <w:sz w:val="24"/>
          <w:szCs w:val="24"/>
        </w:rPr>
        <w:t>Describe</w:t>
      </w:r>
      <w:r w:rsidRPr="08CFB420">
        <w:rPr>
          <w:spacing w:val="-5"/>
          <w:sz w:val="24"/>
          <w:szCs w:val="24"/>
        </w:rPr>
        <w:t xml:space="preserve"> </w:t>
      </w:r>
      <w:r w:rsidRPr="08CFB420">
        <w:rPr>
          <w:sz w:val="24"/>
          <w:szCs w:val="24"/>
        </w:rPr>
        <w:t>the</w:t>
      </w:r>
      <w:r w:rsidRPr="08CFB420">
        <w:rPr>
          <w:spacing w:val="-3"/>
          <w:sz w:val="24"/>
          <w:szCs w:val="24"/>
        </w:rPr>
        <w:t xml:space="preserve"> </w:t>
      </w:r>
      <w:r w:rsidRPr="08CFB420">
        <w:rPr>
          <w:sz w:val="24"/>
          <w:szCs w:val="24"/>
        </w:rPr>
        <w:t>responsibilities</w:t>
      </w:r>
      <w:r w:rsidRPr="08CFB420">
        <w:rPr>
          <w:spacing w:val="-3"/>
          <w:sz w:val="24"/>
          <w:szCs w:val="24"/>
        </w:rPr>
        <w:t xml:space="preserve"> </w:t>
      </w:r>
      <w:r w:rsidRPr="08CFB420">
        <w:rPr>
          <w:sz w:val="24"/>
          <w:szCs w:val="24"/>
        </w:rPr>
        <w:t>of</w:t>
      </w:r>
      <w:r w:rsidRPr="08CFB420">
        <w:rPr>
          <w:spacing w:val="-2"/>
          <w:sz w:val="24"/>
          <w:szCs w:val="24"/>
        </w:rPr>
        <w:t xml:space="preserve"> </w:t>
      </w:r>
      <w:r w:rsidRPr="08CFB420">
        <w:rPr>
          <w:sz w:val="24"/>
          <w:szCs w:val="24"/>
        </w:rPr>
        <w:t>a</w:t>
      </w:r>
      <w:r w:rsidRPr="08CFB420">
        <w:rPr>
          <w:spacing w:val="-4"/>
          <w:sz w:val="24"/>
          <w:szCs w:val="24"/>
        </w:rPr>
        <w:t xml:space="preserve"> </w:t>
      </w:r>
      <w:r w:rsidRPr="08CFB420">
        <w:rPr>
          <w:sz w:val="24"/>
          <w:szCs w:val="24"/>
        </w:rPr>
        <w:t>system.</w:t>
      </w:r>
    </w:p>
    <w:p w14:paraId="21F3A226" w14:textId="3A3A66C0" w:rsidR="005E563A" w:rsidRDefault="00892739" w:rsidP="08CFB420">
      <w:pPr>
        <w:pStyle w:val="ListParagraph"/>
        <w:numPr>
          <w:ilvl w:val="0"/>
          <w:numId w:val="16"/>
        </w:numPr>
        <w:tabs>
          <w:tab w:val="left" w:pos="1760"/>
        </w:tabs>
        <w:spacing w:before="216"/>
        <w:ind w:left="1134" w:hanging="145"/>
        <w:rPr>
          <w:sz w:val="24"/>
          <w:szCs w:val="24"/>
        </w:rPr>
      </w:pPr>
      <w:r w:rsidRPr="261640DB">
        <w:rPr>
          <w:sz w:val="24"/>
          <w:szCs w:val="24"/>
        </w:rPr>
        <w:t>Based</w:t>
      </w:r>
      <w:r w:rsidRPr="261640DB">
        <w:rPr>
          <w:spacing w:val="-2"/>
          <w:sz w:val="24"/>
          <w:szCs w:val="24"/>
        </w:rPr>
        <w:t xml:space="preserve"> </w:t>
      </w:r>
      <w:r w:rsidRPr="261640DB">
        <w:rPr>
          <w:sz w:val="24"/>
          <w:szCs w:val="24"/>
        </w:rPr>
        <w:t>on</w:t>
      </w:r>
      <w:r w:rsidRPr="261640DB">
        <w:rPr>
          <w:spacing w:val="-3"/>
          <w:sz w:val="24"/>
          <w:szCs w:val="24"/>
        </w:rPr>
        <w:t xml:space="preserve"> </w:t>
      </w:r>
      <w:r w:rsidRPr="261640DB">
        <w:rPr>
          <w:sz w:val="24"/>
          <w:szCs w:val="24"/>
        </w:rPr>
        <w:t>component</w:t>
      </w:r>
      <w:r w:rsidRPr="261640DB">
        <w:rPr>
          <w:spacing w:val="-1"/>
          <w:sz w:val="24"/>
          <w:szCs w:val="24"/>
        </w:rPr>
        <w:t xml:space="preserve"> </w:t>
      </w:r>
      <w:r w:rsidRPr="261640DB">
        <w:rPr>
          <w:sz w:val="24"/>
          <w:szCs w:val="24"/>
        </w:rPr>
        <w:t>and</w:t>
      </w:r>
      <w:r w:rsidRPr="261640DB">
        <w:rPr>
          <w:spacing w:val="-1"/>
          <w:sz w:val="24"/>
          <w:szCs w:val="24"/>
        </w:rPr>
        <w:t xml:space="preserve"> </w:t>
      </w:r>
      <w:r w:rsidRPr="261640DB">
        <w:rPr>
          <w:sz w:val="24"/>
          <w:szCs w:val="24"/>
        </w:rPr>
        <w:t>deployment</w:t>
      </w:r>
      <w:r w:rsidRPr="261640DB">
        <w:rPr>
          <w:spacing w:val="-1"/>
          <w:sz w:val="24"/>
          <w:szCs w:val="24"/>
        </w:rPr>
        <w:t xml:space="preserve"> </w:t>
      </w:r>
      <w:r w:rsidRPr="261640DB">
        <w:rPr>
          <w:sz w:val="24"/>
          <w:szCs w:val="24"/>
        </w:rPr>
        <w:t>diagrams.</w:t>
      </w:r>
    </w:p>
    <w:p w14:paraId="1AA04F2B" w14:textId="77777777" w:rsidR="005E563A" w:rsidRDefault="005E563A" w:rsidP="08CFB420">
      <w:pPr>
        <w:pStyle w:val="BodyText"/>
        <w:spacing w:before="6"/>
        <w:ind w:left="1134"/>
        <w:rPr>
          <w:sz w:val="23"/>
          <w:szCs w:val="23"/>
        </w:rPr>
      </w:pPr>
    </w:p>
    <w:p w14:paraId="1309E36A" w14:textId="77777777" w:rsidR="005E563A" w:rsidRDefault="00892739" w:rsidP="08CFB420">
      <w:pPr>
        <w:pStyle w:val="ListParagraph"/>
        <w:numPr>
          <w:ilvl w:val="0"/>
          <w:numId w:val="16"/>
        </w:numPr>
        <w:tabs>
          <w:tab w:val="left" w:pos="1760"/>
        </w:tabs>
        <w:ind w:left="1134" w:hanging="145"/>
        <w:rPr>
          <w:sz w:val="24"/>
          <w:szCs w:val="24"/>
        </w:rPr>
      </w:pPr>
      <w:r w:rsidRPr="08CFB420">
        <w:rPr>
          <w:sz w:val="24"/>
          <w:szCs w:val="24"/>
        </w:rPr>
        <w:t>Forward</w:t>
      </w:r>
      <w:r w:rsidRPr="08CFB420">
        <w:rPr>
          <w:spacing w:val="-2"/>
          <w:sz w:val="24"/>
          <w:szCs w:val="24"/>
        </w:rPr>
        <w:t xml:space="preserve"> </w:t>
      </w:r>
      <w:r w:rsidRPr="08CFB420">
        <w:rPr>
          <w:sz w:val="24"/>
          <w:szCs w:val="24"/>
        </w:rPr>
        <w:t>and reverse</w:t>
      </w:r>
      <w:r w:rsidRPr="08CFB420">
        <w:rPr>
          <w:spacing w:val="-3"/>
          <w:sz w:val="24"/>
          <w:szCs w:val="24"/>
        </w:rPr>
        <w:t xml:space="preserve"> </w:t>
      </w:r>
      <w:r w:rsidRPr="08CFB420">
        <w:rPr>
          <w:sz w:val="24"/>
          <w:szCs w:val="24"/>
        </w:rPr>
        <w:t>engineering.</w:t>
      </w:r>
    </w:p>
    <w:p w14:paraId="7D661539" w14:textId="77777777" w:rsidR="005E563A" w:rsidRDefault="005E563A" w:rsidP="08CFB420">
      <w:pPr>
        <w:ind w:left="1134"/>
        <w:rPr>
          <w:sz w:val="24"/>
          <w:szCs w:val="24"/>
        </w:rPr>
        <w:sectPr w:rsidR="005E563A" w:rsidSect="00C65A78">
          <w:headerReference w:type="default" r:id="rId80"/>
          <w:footerReference w:type="default" r:id="rId81"/>
          <w:pgSz w:w="11910" w:h="16840"/>
          <w:pgMar w:top="1360" w:right="480" w:bottom="1200" w:left="480" w:header="0" w:footer="0" w:gutter="0"/>
          <w:cols w:space="720"/>
        </w:sectPr>
      </w:pPr>
    </w:p>
    <w:p w14:paraId="504922FE" w14:textId="77777777" w:rsidR="005E563A" w:rsidRDefault="00892739">
      <w:pPr>
        <w:pStyle w:val="Heading8"/>
        <w:spacing w:before="60"/>
        <w:ind w:left="1320"/>
      </w:pPr>
      <w:r>
        <w:lastRenderedPageBreak/>
        <w:t>Active</w:t>
      </w:r>
      <w:r>
        <w:rPr>
          <w:spacing w:val="-3"/>
        </w:rPr>
        <w:t xml:space="preserve"> </w:t>
      </w:r>
      <w:r>
        <w:t>Class</w:t>
      </w:r>
    </w:p>
    <w:p w14:paraId="20D04AB5" w14:textId="77777777" w:rsidR="005E563A" w:rsidRDefault="005E563A">
      <w:pPr>
        <w:pStyle w:val="BodyText"/>
        <w:spacing w:before="5"/>
        <w:rPr>
          <w:b/>
          <w:sz w:val="23"/>
        </w:rPr>
      </w:pPr>
    </w:p>
    <w:p w14:paraId="71CED2D3" w14:textId="77777777" w:rsidR="005E563A" w:rsidRDefault="00892739">
      <w:pPr>
        <w:pStyle w:val="BodyText"/>
        <w:spacing w:line="360" w:lineRule="auto"/>
        <w:ind w:left="1320" w:right="1805"/>
      </w:pPr>
      <w:r>
        <w:t>Active classes initiate and control the flow of activity, while passive classes store</w:t>
      </w:r>
      <w:r>
        <w:rPr>
          <w:spacing w:val="-58"/>
        </w:rPr>
        <w:t xml:space="preserve"> </w:t>
      </w:r>
      <w:r>
        <w:t>data</w:t>
      </w:r>
      <w:r>
        <w:rPr>
          <w:spacing w:val="-1"/>
        </w:rPr>
        <w:t xml:space="preserve"> </w:t>
      </w:r>
      <w:r>
        <w:t>and</w:t>
      </w:r>
      <w:r>
        <w:rPr>
          <w:spacing w:val="-1"/>
        </w:rPr>
        <w:t xml:space="preserve"> </w:t>
      </w:r>
      <w:r>
        <w:t>serve</w:t>
      </w:r>
      <w:r>
        <w:rPr>
          <w:spacing w:val="-3"/>
        </w:rPr>
        <w:t xml:space="preserve"> </w:t>
      </w:r>
      <w:r>
        <w:t>other</w:t>
      </w:r>
      <w:r>
        <w:rPr>
          <w:spacing w:val="1"/>
        </w:rPr>
        <w:t xml:space="preserve"> </w:t>
      </w:r>
      <w:r>
        <w:t>classes.</w:t>
      </w:r>
      <w:r>
        <w:rPr>
          <w:spacing w:val="1"/>
        </w:rPr>
        <w:t xml:space="preserve"> </w:t>
      </w:r>
      <w:r>
        <w:t>Illustrate active</w:t>
      </w:r>
      <w:r>
        <w:rPr>
          <w:spacing w:val="-2"/>
        </w:rPr>
        <w:t xml:space="preserve"> </w:t>
      </w:r>
      <w:r>
        <w:t>classes with</w:t>
      </w:r>
      <w:r>
        <w:rPr>
          <w:spacing w:val="-1"/>
        </w:rPr>
        <w:t xml:space="preserve"> </w:t>
      </w:r>
      <w:r>
        <w:t>a thicker</w:t>
      </w:r>
      <w:r>
        <w:rPr>
          <w:spacing w:val="-1"/>
        </w:rPr>
        <w:t xml:space="preserve"> </w:t>
      </w:r>
      <w:r>
        <w:t>border.</w:t>
      </w:r>
    </w:p>
    <w:p w14:paraId="267AD706" w14:textId="77777777" w:rsidR="005E563A" w:rsidRDefault="00892739">
      <w:pPr>
        <w:pStyle w:val="Heading8"/>
        <w:spacing w:before="31"/>
        <w:ind w:left="1320"/>
      </w:pPr>
      <w:r>
        <w:t>Visibility</w:t>
      </w:r>
    </w:p>
    <w:p w14:paraId="5197CA16" w14:textId="77777777" w:rsidR="005E563A" w:rsidRDefault="005E563A">
      <w:pPr>
        <w:pStyle w:val="BodyText"/>
        <w:spacing w:before="7"/>
        <w:rPr>
          <w:b/>
          <w:sz w:val="23"/>
        </w:rPr>
      </w:pPr>
    </w:p>
    <w:p w14:paraId="47307DB7" w14:textId="2350E6DD" w:rsidR="005E563A" w:rsidRDefault="00892739">
      <w:pPr>
        <w:pStyle w:val="BodyText"/>
        <w:spacing w:line="360" w:lineRule="auto"/>
        <w:ind w:left="1320" w:right="1474"/>
        <w:jc w:val="both"/>
      </w:pPr>
      <w:r>
        <w:t>Use visibility markers to signify who can access the information which is in a class.</w:t>
      </w:r>
      <w:r>
        <w:rPr>
          <w:spacing w:val="1"/>
        </w:rPr>
        <w:t xml:space="preserve"> </w:t>
      </w:r>
      <w:r>
        <w:t>Private visibility hides information from anything outside the class partition. Public</w:t>
      </w:r>
      <w:r>
        <w:rPr>
          <w:spacing w:val="1"/>
        </w:rPr>
        <w:t xml:space="preserve"> </w:t>
      </w:r>
      <w:r>
        <w:t>visibility</w:t>
      </w:r>
      <w:r>
        <w:rPr>
          <w:spacing w:val="-5"/>
        </w:rPr>
        <w:t xml:space="preserve"> </w:t>
      </w:r>
      <w:r>
        <w:t>allows</w:t>
      </w:r>
      <w:r>
        <w:rPr>
          <w:spacing w:val="-1"/>
        </w:rPr>
        <w:t xml:space="preserve"> </w:t>
      </w:r>
      <w:r>
        <w:t>all</w:t>
      </w:r>
      <w:r>
        <w:rPr>
          <w:spacing w:val="-2"/>
        </w:rPr>
        <w:t xml:space="preserve"> </w:t>
      </w:r>
      <w:r>
        <w:t>other</w:t>
      </w:r>
      <w:r>
        <w:rPr>
          <w:spacing w:val="-2"/>
        </w:rPr>
        <w:t xml:space="preserve"> </w:t>
      </w:r>
      <w:r>
        <w:t>classes</w:t>
      </w:r>
      <w:r>
        <w:rPr>
          <w:spacing w:val="-1"/>
        </w:rPr>
        <w:t xml:space="preserve"> </w:t>
      </w:r>
      <w:r>
        <w:t>to</w:t>
      </w:r>
      <w:r>
        <w:rPr>
          <w:spacing w:val="-2"/>
        </w:rPr>
        <w:t xml:space="preserve"> </w:t>
      </w:r>
      <w:r>
        <w:t>view</w:t>
      </w:r>
      <w:r>
        <w:rPr>
          <w:spacing w:val="-2"/>
        </w:rPr>
        <w:t xml:space="preserve"> </w:t>
      </w:r>
      <w:r>
        <w:t>the</w:t>
      </w:r>
      <w:r>
        <w:rPr>
          <w:spacing w:val="-1"/>
        </w:rPr>
        <w:t xml:space="preserve"> </w:t>
      </w:r>
      <w:r>
        <w:t>marked</w:t>
      </w:r>
      <w:r>
        <w:rPr>
          <w:spacing w:val="-2"/>
        </w:rPr>
        <w:t xml:space="preserve"> </w:t>
      </w:r>
      <w:r>
        <w:t>information.</w:t>
      </w:r>
      <w:r>
        <w:rPr>
          <w:spacing w:val="-1"/>
        </w:rPr>
        <w:t xml:space="preserve"> </w:t>
      </w:r>
      <w:r>
        <w:t>Protected</w:t>
      </w:r>
      <w:r>
        <w:rPr>
          <w:spacing w:val="-1"/>
        </w:rPr>
        <w:t xml:space="preserve"> </w:t>
      </w:r>
      <w:r>
        <w:t>visibility</w:t>
      </w:r>
      <w:r>
        <w:rPr>
          <w:spacing w:val="-58"/>
        </w:rPr>
        <w:t xml:space="preserve"> </w:t>
      </w:r>
      <w:r>
        <w:t>allows</w:t>
      </w:r>
      <w:r>
        <w:rPr>
          <w:spacing w:val="-1"/>
        </w:rPr>
        <w:t xml:space="preserve"> </w:t>
      </w:r>
      <w:r>
        <w:t>child</w:t>
      </w:r>
      <w:r>
        <w:rPr>
          <w:spacing w:val="-1"/>
        </w:rPr>
        <w:t xml:space="preserve"> </w:t>
      </w:r>
      <w:r>
        <w:t>classes</w:t>
      </w:r>
      <w:r>
        <w:rPr>
          <w:spacing w:val="-1"/>
        </w:rPr>
        <w:t xml:space="preserve"> </w:t>
      </w:r>
      <w:r>
        <w:t>to access information which</w:t>
      </w:r>
      <w:r>
        <w:rPr>
          <w:spacing w:val="-1"/>
        </w:rPr>
        <w:t xml:space="preserve"> </w:t>
      </w:r>
      <w:r>
        <w:t>is inherited</w:t>
      </w:r>
      <w:r>
        <w:rPr>
          <w:spacing w:val="-1"/>
        </w:rPr>
        <w:t xml:space="preserve"> </w:t>
      </w:r>
      <w:r>
        <w:t>from a</w:t>
      </w:r>
      <w:r>
        <w:rPr>
          <w:spacing w:val="-2"/>
        </w:rPr>
        <w:t xml:space="preserve"> </w:t>
      </w:r>
      <w:r>
        <w:t>parent class.</w:t>
      </w:r>
    </w:p>
    <w:p w14:paraId="2A53B983" w14:textId="77777777" w:rsidR="005E563A" w:rsidRDefault="00892739">
      <w:pPr>
        <w:pStyle w:val="Heading8"/>
        <w:spacing w:before="233"/>
        <w:ind w:left="1320"/>
      </w:pPr>
      <w:r>
        <w:t>Associations</w:t>
      </w:r>
    </w:p>
    <w:p w14:paraId="69009CDF" w14:textId="77777777" w:rsidR="005E563A" w:rsidRDefault="005E563A">
      <w:pPr>
        <w:pStyle w:val="BodyText"/>
        <w:spacing w:before="5"/>
        <w:rPr>
          <w:b/>
          <w:sz w:val="23"/>
        </w:rPr>
      </w:pPr>
    </w:p>
    <w:p w14:paraId="578EFF63" w14:textId="77777777" w:rsidR="005E563A" w:rsidRDefault="00892739">
      <w:pPr>
        <w:pStyle w:val="BodyText"/>
        <w:spacing w:line="360" w:lineRule="auto"/>
        <w:ind w:left="1320" w:right="1478"/>
        <w:jc w:val="both"/>
      </w:pPr>
      <w:r>
        <w:t>Associations represent static relationship between the classes. Place the association</w:t>
      </w:r>
      <w:r>
        <w:rPr>
          <w:spacing w:val="1"/>
        </w:rPr>
        <w:t xml:space="preserve"> </w:t>
      </w:r>
      <w:r>
        <w:t>names above, on or below the association line. Use a filled arrow to indicate the</w:t>
      </w:r>
      <w:r>
        <w:rPr>
          <w:spacing w:val="1"/>
        </w:rPr>
        <w:t xml:space="preserve"> </w:t>
      </w:r>
      <w:r>
        <w:t>direction</w:t>
      </w:r>
      <w:r>
        <w:rPr>
          <w:spacing w:val="-2"/>
        </w:rPr>
        <w:t xml:space="preserve"> </w:t>
      </w:r>
      <w:r>
        <w:t>of</w:t>
      </w:r>
      <w:r>
        <w:rPr>
          <w:spacing w:val="-2"/>
        </w:rPr>
        <w:t xml:space="preserve"> </w:t>
      </w:r>
      <w:r>
        <w:t>the</w:t>
      </w:r>
      <w:r>
        <w:rPr>
          <w:spacing w:val="-2"/>
        </w:rPr>
        <w:t xml:space="preserve"> </w:t>
      </w:r>
      <w:r>
        <w:t>relationship.</w:t>
      </w:r>
      <w:r>
        <w:rPr>
          <w:spacing w:val="58"/>
        </w:rPr>
        <w:t xml:space="preserve"> </w:t>
      </w:r>
      <w:r>
        <w:t>Place</w:t>
      </w:r>
      <w:r>
        <w:rPr>
          <w:spacing w:val="-2"/>
        </w:rPr>
        <w:t xml:space="preserve"> </w:t>
      </w:r>
      <w:r>
        <w:t>roles</w:t>
      </w:r>
      <w:r>
        <w:rPr>
          <w:spacing w:val="-2"/>
        </w:rPr>
        <w:t xml:space="preserve"> </w:t>
      </w:r>
      <w:r>
        <w:t>at</w:t>
      </w:r>
      <w:r>
        <w:rPr>
          <w:spacing w:val="-1"/>
        </w:rPr>
        <w:t xml:space="preserve"> </w:t>
      </w:r>
      <w:r>
        <w:t>the</w:t>
      </w:r>
      <w:r>
        <w:rPr>
          <w:spacing w:val="-3"/>
        </w:rPr>
        <w:t xml:space="preserve"> </w:t>
      </w:r>
      <w:r>
        <w:t>end of</w:t>
      </w:r>
      <w:r>
        <w:rPr>
          <w:spacing w:val="-2"/>
        </w:rPr>
        <w:t xml:space="preserve"> </w:t>
      </w:r>
      <w:r>
        <w:t>an</w:t>
      </w:r>
      <w:r>
        <w:rPr>
          <w:spacing w:val="-1"/>
        </w:rPr>
        <w:t xml:space="preserve"> </w:t>
      </w:r>
      <w:r>
        <w:t>association.</w:t>
      </w:r>
      <w:r>
        <w:rPr>
          <w:spacing w:val="-2"/>
        </w:rPr>
        <w:t xml:space="preserve"> </w:t>
      </w:r>
      <w:r>
        <w:t>Roles</w:t>
      </w:r>
      <w:r>
        <w:rPr>
          <w:spacing w:val="-1"/>
        </w:rPr>
        <w:t xml:space="preserve"> </w:t>
      </w:r>
      <w:r>
        <w:t>represent</w:t>
      </w:r>
      <w:r>
        <w:rPr>
          <w:spacing w:val="-58"/>
        </w:rPr>
        <w:t xml:space="preserve"> </w:t>
      </w:r>
      <w:r>
        <w:t>how</w:t>
      </w:r>
      <w:r>
        <w:rPr>
          <w:spacing w:val="-1"/>
        </w:rPr>
        <w:t xml:space="preserve"> </w:t>
      </w:r>
      <w:r>
        <w:t>the</w:t>
      </w:r>
      <w:r>
        <w:rPr>
          <w:spacing w:val="-1"/>
        </w:rPr>
        <w:t xml:space="preserve"> </w:t>
      </w:r>
      <w:r>
        <w:t>two classes see</w:t>
      </w:r>
      <w:r>
        <w:rPr>
          <w:spacing w:val="-1"/>
        </w:rPr>
        <w:t xml:space="preserve"> </w:t>
      </w:r>
      <w:r>
        <w:t>each other.</w:t>
      </w:r>
    </w:p>
    <w:p w14:paraId="23E853C8" w14:textId="77777777" w:rsidR="005E563A" w:rsidRDefault="00892739">
      <w:pPr>
        <w:pStyle w:val="Heading8"/>
        <w:spacing w:before="132"/>
        <w:ind w:left="1320"/>
      </w:pPr>
      <w:r>
        <w:t>Multiplicity</w:t>
      </w:r>
    </w:p>
    <w:p w14:paraId="22E2D8D4" w14:textId="76128338" w:rsidR="005E563A" w:rsidRDefault="00892739">
      <w:pPr>
        <w:pStyle w:val="BodyText"/>
        <w:spacing w:before="163" w:line="360" w:lineRule="auto"/>
        <w:ind w:left="1320" w:right="1071"/>
      </w:pPr>
      <w:r>
        <w:t>Place</w:t>
      </w:r>
      <w:r>
        <w:rPr>
          <w:spacing w:val="-1"/>
        </w:rPr>
        <w:t xml:space="preserve"> </w:t>
      </w:r>
      <w:r>
        <w:t>multiplicity</w:t>
      </w:r>
      <w:r>
        <w:rPr>
          <w:spacing w:val="1"/>
        </w:rPr>
        <w:t xml:space="preserve"> </w:t>
      </w:r>
      <w:r>
        <w:t>notations</w:t>
      </w:r>
      <w:r>
        <w:rPr>
          <w:spacing w:val="1"/>
        </w:rPr>
        <w:t xml:space="preserve"> </w:t>
      </w:r>
      <w:r>
        <w:t>at</w:t>
      </w:r>
      <w:r>
        <w:rPr>
          <w:spacing w:val="1"/>
        </w:rPr>
        <w:t xml:space="preserve"> </w:t>
      </w:r>
      <w:r>
        <w:t>the ends</w:t>
      </w:r>
      <w:r>
        <w:rPr>
          <w:spacing w:val="1"/>
        </w:rPr>
        <w:t xml:space="preserve"> </w:t>
      </w:r>
      <w:r>
        <w:t>of</w:t>
      </w:r>
      <w:r>
        <w:rPr>
          <w:spacing w:val="-1"/>
        </w:rPr>
        <w:t xml:space="preserve"> </w:t>
      </w:r>
      <w:r>
        <w:t>an</w:t>
      </w:r>
      <w:r>
        <w:rPr>
          <w:spacing w:val="1"/>
        </w:rPr>
        <w:t xml:space="preserve"> </w:t>
      </w:r>
      <w:r>
        <w:t>association.</w:t>
      </w:r>
      <w:r>
        <w:rPr>
          <w:spacing w:val="1"/>
        </w:rPr>
        <w:t xml:space="preserve"> </w:t>
      </w:r>
      <w:r>
        <w:t>These symbols</w:t>
      </w:r>
      <w:r>
        <w:rPr>
          <w:spacing w:val="1"/>
        </w:rPr>
        <w:t xml:space="preserve"> </w:t>
      </w:r>
      <w:r>
        <w:t>indicate the</w:t>
      </w:r>
      <w:r>
        <w:rPr>
          <w:spacing w:val="-57"/>
        </w:rPr>
        <w:t xml:space="preserve"> </w:t>
      </w:r>
      <w:r>
        <w:t>number</w:t>
      </w:r>
      <w:r>
        <w:rPr>
          <w:spacing w:val="-3"/>
        </w:rPr>
        <w:t xml:space="preserve"> </w:t>
      </w:r>
      <w:r>
        <w:t>of instances of one</w:t>
      </w:r>
      <w:r>
        <w:rPr>
          <w:spacing w:val="-1"/>
        </w:rPr>
        <w:t xml:space="preserve"> </w:t>
      </w:r>
      <w:r>
        <w:t>class linked to</w:t>
      </w:r>
      <w:r>
        <w:rPr>
          <w:spacing w:val="-1"/>
        </w:rPr>
        <w:t xml:space="preserve"> </w:t>
      </w:r>
      <w:r>
        <w:t>the</w:t>
      </w:r>
      <w:r>
        <w:rPr>
          <w:spacing w:val="-1"/>
        </w:rPr>
        <w:t xml:space="preserve"> </w:t>
      </w:r>
      <w:r>
        <w:t>instance</w:t>
      </w:r>
      <w:r>
        <w:rPr>
          <w:spacing w:val="-1"/>
        </w:rPr>
        <w:t xml:space="preserve"> </w:t>
      </w:r>
      <w:r>
        <w:t>of another class.</w:t>
      </w:r>
    </w:p>
    <w:p w14:paraId="73A50731" w14:textId="77777777" w:rsidR="005E563A" w:rsidRDefault="00892739">
      <w:pPr>
        <w:pStyle w:val="Heading8"/>
        <w:spacing w:before="32"/>
        <w:ind w:left="1330"/>
      </w:pPr>
      <w:r>
        <w:t>Constraint</w:t>
      </w:r>
    </w:p>
    <w:p w14:paraId="1D11DC43" w14:textId="77777777" w:rsidR="005E563A" w:rsidRDefault="005E563A">
      <w:pPr>
        <w:pStyle w:val="BodyText"/>
        <w:spacing w:before="7"/>
        <w:rPr>
          <w:b/>
          <w:sz w:val="23"/>
        </w:rPr>
      </w:pPr>
    </w:p>
    <w:p w14:paraId="513BBAC0" w14:textId="77777777" w:rsidR="005E563A" w:rsidRDefault="00892739">
      <w:pPr>
        <w:pStyle w:val="BodyText"/>
        <w:ind w:left="1325"/>
      </w:pPr>
      <w:r>
        <w:t>Constraints</w:t>
      </w:r>
      <w:r>
        <w:rPr>
          <w:spacing w:val="-1"/>
        </w:rPr>
        <w:t xml:space="preserve"> </w:t>
      </w:r>
      <w:r>
        <w:t>are</w:t>
      </w:r>
      <w:r>
        <w:rPr>
          <w:spacing w:val="-3"/>
        </w:rPr>
        <w:t xml:space="preserve"> </w:t>
      </w:r>
      <w:r>
        <w:t>placed</w:t>
      </w:r>
      <w:r>
        <w:rPr>
          <w:spacing w:val="-1"/>
        </w:rPr>
        <w:t xml:space="preserve"> </w:t>
      </w:r>
      <w:r>
        <w:t>inside</w:t>
      </w:r>
      <w:r>
        <w:rPr>
          <w:spacing w:val="-2"/>
        </w:rPr>
        <w:t xml:space="preserve"> </w:t>
      </w:r>
      <w:r>
        <w:t>the</w:t>
      </w:r>
      <w:r>
        <w:rPr>
          <w:spacing w:val="-1"/>
        </w:rPr>
        <w:t xml:space="preserve"> </w:t>
      </w:r>
      <w:r>
        <w:t>curly</w:t>
      </w:r>
      <w:r>
        <w:rPr>
          <w:spacing w:val="-1"/>
        </w:rPr>
        <w:t xml:space="preserve"> </w:t>
      </w:r>
      <w:r>
        <w:t>braces</w:t>
      </w:r>
      <w:r>
        <w:rPr>
          <w:spacing w:val="-1"/>
        </w:rPr>
        <w:t xml:space="preserve"> </w:t>
      </w:r>
      <w:r>
        <w:t>{}.</w:t>
      </w:r>
    </w:p>
    <w:p w14:paraId="7B782B5E" w14:textId="77777777" w:rsidR="005E563A" w:rsidRDefault="005E563A">
      <w:pPr>
        <w:pStyle w:val="BodyText"/>
        <w:spacing w:before="9"/>
        <w:rPr>
          <w:sz w:val="23"/>
        </w:rPr>
      </w:pPr>
    </w:p>
    <w:p w14:paraId="4C24AA43" w14:textId="77777777" w:rsidR="005E563A" w:rsidRDefault="00892739">
      <w:pPr>
        <w:pStyle w:val="Heading8"/>
        <w:ind w:left="1330"/>
      </w:pPr>
      <w:r>
        <w:t>Composition</w:t>
      </w:r>
      <w:r>
        <w:rPr>
          <w:spacing w:val="-1"/>
        </w:rPr>
        <w:t xml:space="preserve"> </w:t>
      </w:r>
      <w:r>
        <w:t>and</w:t>
      </w:r>
      <w:r>
        <w:rPr>
          <w:spacing w:val="-2"/>
        </w:rPr>
        <w:t xml:space="preserve"> </w:t>
      </w:r>
      <w:r>
        <w:t>Aggregation</w:t>
      </w:r>
    </w:p>
    <w:p w14:paraId="35A4A295" w14:textId="77777777" w:rsidR="005E563A" w:rsidRDefault="005E563A">
      <w:pPr>
        <w:pStyle w:val="BodyText"/>
        <w:rPr>
          <w:b/>
          <w:sz w:val="26"/>
        </w:rPr>
      </w:pPr>
    </w:p>
    <w:p w14:paraId="07FE0A98" w14:textId="095269EE" w:rsidR="005E563A" w:rsidRDefault="00892739">
      <w:pPr>
        <w:pStyle w:val="BodyText"/>
        <w:spacing w:before="164" w:line="360" w:lineRule="auto"/>
        <w:ind w:left="1320" w:right="1479" w:firstLine="2"/>
        <w:jc w:val="both"/>
      </w:pPr>
      <w:r>
        <w:t>Composition and aggregation link a semantic association between two classes in</w:t>
      </w:r>
      <w:r>
        <w:rPr>
          <w:spacing w:val="1"/>
        </w:rPr>
        <w:t xml:space="preserve"> </w:t>
      </w:r>
      <w:r>
        <w:t>UML</w:t>
      </w:r>
      <w:r>
        <w:rPr>
          <w:spacing w:val="-1"/>
        </w:rPr>
        <w:t xml:space="preserve"> </w:t>
      </w:r>
      <w:r>
        <w:t>diagram.</w:t>
      </w:r>
      <w:r>
        <w:rPr>
          <w:spacing w:val="59"/>
        </w:rPr>
        <w:t xml:space="preserve"> </w:t>
      </w:r>
      <w:r>
        <w:t>They</w:t>
      </w:r>
      <w:r>
        <w:rPr>
          <w:spacing w:val="1"/>
        </w:rPr>
        <w:t xml:space="preserve"> </w:t>
      </w:r>
      <w:r>
        <w:t>are</w:t>
      </w:r>
      <w:r>
        <w:rPr>
          <w:spacing w:val="-1"/>
        </w:rPr>
        <w:t xml:space="preserve"> </w:t>
      </w:r>
      <w:r>
        <w:t>used in</w:t>
      </w:r>
      <w:r>
        <w:rPr>
          <w:spacing w:val="-1"/>
        </w:rPr>
        <w:t xml:space="preserve"> </w:t>
      </w:r>
      <w:r>
        <w:t>class</w:t>
      </w:r>
      <w:r>
        <w:rPr>
          <w:spacing w:val="-1"/>
        </w:rPr>
        <w:t xml:space="preserve"> </w:t>
      </w:r>
      <w:r>
        <w:t>diagrams. They</w:t>
      </w:r>
      <w:r>
        <w:rPr>
          <w:spacing w:val="-1"/>
        </w:rPr>
        <w:t xml:space="preserve"> </w:t>
      </w:r>
      <w:r>
        <w:t>both</w:t>
      </w:r>
      <w:r>
        <w:rPr>
          <w:spacing w:val="-1"/>
        </w:rPr>
        <w:t xml:space="preserve"> </w:t>
      </w:r>
      <w:r>
        <w:t>differ in</w:t>
      </w:r>
      <w:r>
        <w:rPr>
          <w:spacing w:val="-1"/>
        </w:rPr>
        <w:t xml:space="preserve"> </w:t>
      </w:r>
      <w:r>
        <w:t>their</w:t>
      </w:r>
      <w:r>
        <w:rPr>
          <w:spacing w:val="-1"/>
        </w:rPr>
        <w:t xml:space="preserve"> </w:t>
      </w:r>
      <w:r>
        <w:t>symbols.</w:t>
      </w:r>
    </w:p>
    <w:p w14:paraId="37E9223D" w14:textId="77777777" w:rsidR="005E563A" w:rsidRDefault="005E563A">
      <w:pPr>
        <w:pStyle w:val="BodyText"/>
        <w:spacing w:before="10"/>
        <w:rPr>
          <w:sz w:val="38"/>
        </w:rPr>
      </w:pPr>
    </w:p>
    <w:p w14:paraId="05D360C5" w14:textId="77777777" w:rsidR="005E563A" w:rsidRDefault="00892739">
      <w:pPr>
        <w:pStyle w:val="Heading8"/>
        <w:ind w:left="1327"/>
      </w:pPr>
      <w:r>
        <w:t>Generalization</w:t>
      </w:r>
    </w:p>
    <w:p w14:paraId="19341A8B" w14:textId="77777777" w:rsidR="005E563A" w:rsidRDefault="005E563A">
      <w:pPr>
        <w:pStyle w:val="BodyText"/>
        <w:spacing w:before="4"/>
        <w:rPr>
          <w:b/>
          <w:sz w:val="23"/>
        </w:rPr>
      </w:pPr>
    </w:p>
    <w:p w14:paraId="7EEB0A14" w14:textId="50C06541" w:rsidR="005E563A" w:rsidRDefault="00892739" w:rsidP="261640DB">
      <w:pPr>
        <w:pStyle w:val="BodyText"/>
        <w:spacing w:line="276" w:lineRule="auto"/>
        <w:ind w:left="1322" w:right="1481" w:firstLine="1581"/>
        <w:jc w:val="both"/>
      </w:pPr>
      <w:r>
        <w:t>It is a specification relationship in which objects of the specialized</w:t>
      </w:r>
      <w:r>
        <w:rPr>
          <w:spacing w:val="1"/>
        </w:rPr>
        <w:t xml:space="preserve"> </w:t>
      </w:r>
      <w:r>
        <w:t>element (the child) are substitutable for objects of the generalization element (the</w:t>
      </w:r>
      <w:r>
        <w:rPr>
          <w:spacing w:val="1"/>
        </w:rPr>
        <w:t xml:space="preserve"> </w:t>
      </w:r>
      <w:r>
        <w:t>parent). It is used in class diagrams.</w:t>
      </w:r>
    </w:p>
    <w:p w14:paraId="19EE9B54" w14:textId="77777777" w:rsidR="005E563A" w:rsidRDefault="00892739" w:rsidP="261640DB">
      <w:pPr>
        <w:pStyle w:val="BodyText"/>
        <w:spacing w:before="33" w:line="276" w:lineRule="auto"/>
        <w:ind w:left="1318" w:right="1476" w:firstLine="1586"/>
        <w:jc w:val="both"/>
      </w:pPr>
      <w:r>
        <w:t>In</w:t>
      </w:r>
      <w:r>
        <w:rPr>
          <w:spacing w:val="1"/>
        </w:rPr>
        <w:t xml:space="preserve"> </w:t>
      </w:r>
      <w:r>
        <w:t>our</w:t>
      </w:r>
      <w:r>
        <w:rPr>
          <w:spacing w:val="1"/>
        </w:rPr>
        <w:t xml:space="preserve"> </w:t>
      </w:r>
      <w:r>
        <w:t>class</w:t>
      </w:r>
      <w:r>
        <w:rPr>
          <w:spacing w:val="1"/>
        </w:rPr>
        <w:t xml:space="preserve"> </w:t>
      </w:r>
      <w:r>
        <w:t>diagram</w:t>
      </w:r>
      <w:r>
        <w:rPr>
          <w:spacing w:val="1"/>
        </w:rPr>
        <w:t xml:space="preserve"> </w:t>
      </w:r>
      <w:r>
        <w:t>classes</w:t>
      </w:r>
      <w:r>
        <w:rPr>
          <w:spacing w:val="1"/>
        </w:rPr>
        <w:t xml:space="preserve"> </w:t>
      </w:r>
      <w:r>
        <w:t>are</w:t>
      </w:r>
      <w:r>
        <w:rPr>
          <w:spacing w:val="1"/>
        </w:rPr>
        <w:t xml:space="preserve"> </w:t>
      </w:r>
      <w:r>
        <w:t>symptoms</w:t>
      </w:r>
      <w:r>
        <w:rPr>
          <w:spacing w:val="1"/>
        </w:rPr>
        <w:t xml:space="preserve"> </w:t>
      </w:r>
      <w:r>
        <w:t>reader,</w:t>
      </w:r>
      <w:r>
        <w:rPr>
          <w:spacing w:val="1"/>
        </w:rPr>
        <w:t xml:space="preserve"> </w:t>
      </w:r>
      <w:r>
        <w:t>symptoms</w:t>
      </w:r>
      <w:r>
        <w:rPr>
          <w:spacing w:val="1"/>
        </w:rPr>
        <w:t xml:space="preserve"> </w:t>
      </w:r>
      <w:r>
        <w:t>Analyzer and Calculate vales. The responsibility of Symptoms reader is to read the</w:t>
      </w:r>
      <w:r>
        <w:rPr>
          <w:spacing w:val="1"/>
        </w:rPr>
        <w:t xml:space="preserve"> </w:t>
      </w:r>
      <w:r>
        <w:t>symptoms</w:t>
      </w:r>
      <w:r>
        <w:rPr>
          <w:spacing w:val="1"/>
        </w:rPr>
        <w:t xml:space="preserve"> </w:t>
      </w:r>
      <w:r>
        <w:t>from</w:t>
      </w:r>
      <w:r>
        <w:rPr>
          <w:spacing w:val="1"/>
        </w:rPr>
        <w:t xml:space="preserve"> </w:t>
      </w:r>
      <w:r>
        <w:t>the</w:t>
      </w:r>
      <w:r>
        <w:rPr>
          <w:spacing w:val="1"/>
        </w:rPr>
        <w:t xml:space="preserve"> </w:t>
      </w:r>
      <w:r>
        <w:t>patients.</w:t>
      </w:r>
      <w:r>
        <w:rPr>
          <w:spacing w:val="1"/>
        </w:rPr>
        <w:t xml:space="preserve"> </w:t>
      </w:r>
      <w:r>
        <w:t>Symptoms</w:t>
      </w:r>
      <w:r>
        <w:rPr>
          <w:spacing w:val="1"/>
        </w:rPr>
        <w:t xml:space="preserve"> </w:t>
      </w:r>
      <w:r>
        <w:t>Reader</w:t>
      </w:r>
      <w:r>
        <w:rPr>
          <w:spacing w:val="1"/>
        </w:rPr>
        <w:t xml:space="preserve"> </w:t>
      </w:r>
      <w:r>
        <w:t>have</w:t>
      </w:r>
      <w:r>
        <w:rPr>
          <w:spacing w:val="1"/>
        </w:rPr>
        <w:t xml:space="preserve"> </w:t>
      </w:r>
      <w:r>
        <w:t>the</w:t>
      </w:r>
      <w:r>
        <w:rPr>
          <w:spacing w:val="1"/>
        </w:rPr>
        <w:t xml:space="preserve"> </w:t>
      </w:r>
      <w:r>
        <w:t>methods</w:t>
      </w:r>
      <w:r>
        <w:rPr>
          <w:spacing w:val="1"/>
        </w:rPr>
        <w:t xml:space="preserve"> </w:t>
      </w:r>
      <w:r>
        <w:t>such</w:t>
      </w:r>
      <w:r>
        <w:rPr>
          <w:spacing w:val="1"/>
        </w:rPr>
        <w:t xml:space="preserve"> </w:t>
      </w:r>
      <w:r>
        <w:t>as</w:t>
      </w:r>
      <w:r>
        <w:rPr>
          <w:spacing w:val="1"/>
        </w:rPr>
        <w:t xml:space="preserve"> </w:t>
      </w:r>
      <w:r>
        <w:t>get</w:t>
      </w:r>
      <w:r>
        <w:rPr>
          <w:spacing w:val="-57"/>
        </w:rPr>
        <w:t xml:space="preserve"> </w:t>
      </w:r>
      <w:r>
        <w:t>Symptoms</w:t>
      </w:r>
      <w:r>
        <w:rPr>
          <w:spacing w:val="-3"/>
        </w:rPr>
        <w:t xml:space="preserve"> </w:t>
      </w:r>
      <w:r>
        <w:t>and</w:t>
      </w:r>
      <w:r>
        <w:rPr>
          <w:spacing w:val="-4"/>
        </w:rPr>
        <w:t xml:space="preserve"> </w:t>
      </w:r>
      <w:r>
        <w:t>add</w:t>
      </w:r>
      <w:r>
        <w:rPr>
          <w:spacing w:val="-4"/>
        </w:rPr>
        <w:t xml:space="preserve"> </w:t>
      </w:r>
      <w:r>
        <w:t>symptoms</w:t>
      </w:r>
      <w:r>
        <w:rPr>
          <w:spacing w:val="-4"/>
        </w:rPr>
        <w:t xml:space="preserve"> </w:t>
      </w:r>
      <w:r>
        <w:t>which</w:t>
      </w:r>
      <w:r>
        <w:rPr>
          <w:spacing w:val="-3"/>
        </w:rPr>
        <w:t xml:space="preserve"> </w:t>
      </w:r>
      <w:r>
        <w:t>are</w:t>
      </w:r>
      <w:r>
        <w:rPr>
          <w:spacing w:val="-6"/>
        </w:rPr>
        <w:t xml:space="preserve"> </w:t>
      </w:r>
      <w:r>
        <w:t>used</w:t>
      </w:r>
      <w:r>
        <w:rPr>
          <w:spacing w:val="-4"/>
        </w:rPr>
        <w:t xml:space="preserve"> </w:t>
      </w:r>
      <w:r>
        <w:t>to</w:t>
      </w:r>
      <w:r>
        <w:rPr>
          <w:spacing w:val="57"/>
        </w:rPr>
        <w:t xml:space="preserve"> </w:t>
      </w:r>
      <w:r>
        <w:t>get</w:t>
      </w:r>
      <w:r>
        <w:rPr>
          <w:spacing w:val="-2"/>
        </w:rPr>
        <w:t xml:space="preserve"> </w:t>
      </w:r>
      <w:r>
        <w:t>the</w:t>
      </w:r>
      <w:r>
        <w:rPr>
          <w:spacing w:val="-4"/>
        </w:rPr>
        <w:t xml:space="preserve"> </w:t>
      </w:r>
      <w:r>
        <w:t>symptoms</w:t>
      </w:r>
      <w:r>
        <w:rPr>
          <w:spacing w:val="-4"/>
        </w:rPr>
        <w:t xml:space="preserve"> </w:t>
      </w:r>
      <w:r>
        <w:t>from</w:t>
      </w:r>
      <w:r>
        <w:rPr>
          <w:spacing w:val="-3"/>
        </w:rPr>
        <w:t xml:space="preserve"> </w:t>
      </w:r>
      <w:r>
        <w:t>the</w:t>
      </w:r>
      <w:r>
        <w:rPr>
          <w:spacing w:val="-7"/>
        </w:rPr>
        <w:t xml:space="preserve"> </w:t>
      </w:r>
      <w:r>
        <w:t>user</w:t>
      </w:r>
      <w:r>
        <w:rPr>
          <w:spacing w:val="-4"/>
        </w:rPr>
        <w:t xml:space="preserve"> </w:t>
      </w:r>
      <w:r>
        <w:t xml:space="preserve">and </w:t>
      </w:r>
    </w:p>
    <w:p w14:paraId="71C994F1" w14:textId="77777777" w:rsidR="005E563A" w:rsidRDefault="005E563A">
      <w:pPr>
        <w:spacing w:line="360" w:lineRule="auto"/>
        <w:jc w:val="both"/>
        <w:sectPr w:rsidR="005E563A" w:rsidSect="007C3E60">
          <w:headerReference w:type="default" r:id="rId82"/>
          <w:footerReference w:type="default" r:id="rId83"/>
          <w:pgSz w:w="11910" w:h="16840"/>
          <w:pgMar w:top="1361" w:right="482" w:bottom="1202" w:left="482" w:header="0" w:footer="0" w:gutter="0"/>
          <w:cols w:space="720"/>
        </w:sectPr>
      </w:pPr>
    </w:p>
    <w:p w14:paraId="5D63E0ED" w14:textId="76868760" w:rsidR="005E563A" w:rsidRDefault="00892739" w:rsidP="261640DB">
      <w:pPr>
        <w:pStyle w:val="BodyText"/>
        <w:spacing w:before="60" w:line="360" w:lineRule="auto"/>
        <w:ind w:left="720" w:right="1473"/>
        <w:jc w:val="both"/>
      </w:pPr>
      <w:r>
        <w:lastRenderedPageBreak/>
        <w:t xml:space="preserve">      add to the training data set. Symptoms Analyzer can analyze the symptoms entered</w:t>
      </w:r>
      <w:r>
        <w:rPr>
          <w:spacing w:val="1"/>
        </w:rPr>
        <w:t xml:space="preserve"> </w:t>
      </w:r>
      <w:r>
        <w:t>by              the user and calculate vale class can calculate the accuracy values to predict the</w:t>
      </w:r>
      <w:r>
        <w:rPr>
          <w:spacing w:val="1"/>
        </w:rPr>
        <w:t xml:space="preserve"> </w:t>
      </w:r>
      <w:r>
        <w:t>disease</w:t>
      </w:r>
      <w:r>
        <w:rPr>
          <w:spacing w:val="-2"/>
        </w:rPr>
        <w:t xml:space="preserve"> </w:t>
      </w:r>
      <w:r>
        <w:t>and suggest Specialist.</w:t>
      </w:r>
    </w:p>
    <w:p w14:paraId="5BB8DC35" w14:textId="371883FA" w:rsidR="005E563A" w:rsidRDefault="00684D57">
      <w:pPr>
        <w:pStyle w:val="BodyText"/>
        <w:spacing w:before="1"/>
        <w:rPr>
          <w:sz w:val="18"/>
        </w:rPr>
      </w:pPr>
      <w:r>
        <w:rPr>
          <w:noProof/>
          <w:sz w:val="18"/>
        </w:rPr>
        <w:drawing>
          <wp:inline distT="0" distB="0" distL="0" distR="0" wp14:anchorId="291F621A" wp14:editId="175A792B">
            <wp:extent cx="6962115" cy="3948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47383" cy="3997274"/>
                    </a:xfrm>
                    <a:prstGeom prst="rect">
                      <a:avLst/>
                    </a:prstGeom>
                    <a:noFill/>
                    <a:effectLst>
                      <a:softEdge rad="0"/>
                    </a:effectLst>
                  </pic:spPr>
                </pic:pic>
              </a:graphicData>
            </a:graphic>
          </wp:inline>
        </w:drawing>
      </w:r>
    </w:p>
    <w:p w14:paraId="5DE4BD9C" w14:textId="2FFD45B9" w:rsidR="005E563A" w:rsidRDefault="005E563A">
      <w:pPr>
        <w:pStyle w:val="BodyText"/>
        <w:spacing w:before="6"/>
        <w:rPr>
          <w:sz w:val="36"/>
          <w:szCs w:val="36"/>
        </w:rPr>
      </w:pPr>
    </w:p>
    <w:p w14:paraId="11C1CEB2" w14:textId="2FFD45B9" w:rsidR="21B40629" w:rsidRDefault="21B40629" w:rsidP="21B40629">
      <w:pPr>
        <w:ind w:left="1566" w:right="1518"/>
        <w:jc w:val="center"/>
        <w:rPr>
          <w:b/>
          <w:bCs/>
          <w:sz w:val="24"/>
          <w:szCs w:val="24"/>
        </w:rPr>
      </w:pPr>
    </w:p>
    <w:p w14:paraId="0621D45F" w14:textId="2FFD45B9" w:rsidR="21B40629" w:rsidRDefault="21B40629" w:rsidP="21B40629">
      <w:pPr>
        <w:ind w:left="1566" w:right="1518"/>
        <w:jc w:val="center"/>
        <w:rPr>
          <w:b/>
          <w:bCs/>
          <w:sz w:val="24"/>
          <w:szCs w:val="24"/>
        </w:rPr>
      </w:pPr>
    </w:p>
    <w:p w14:paraId="39073365" w14:textId="2FFD45B9" w:rsidR="21B40629" w:rsidRDefault="21B40629" w:rsidP="21B40629">
      <w:pPr>
        <w:ind w:left="1566" w:right="1518"/>
        <w:jc w:val="center"/>
        <w:rPr>
          <w:b/>
          <w:bCs/>
          <w:sz w:val="24"/>
          <w:szCs w:val="24"/>
        </w:rPr>
      </w:pPr>
    </w:p>
    <w:p w14:paraId="2B4AFA24" w14:textId="77777777" w:rsidR="005E563A" w:rsidRDefault="00892739">
      <w:pPr>
        <w:ind w:left="1566" w:right="1518"/>
        <w:jc w:val="center"/>
        <w:rPr>
          <w:b/>
          <w:sz w:val="24"/>
        </w:rPr>
      </w:pPr>
      <w:r>
        <w:rPr>
          <w:b/>
          <w:sz w:val="24"/>
        </w:rPr>
        <w:t>FIG:</w:t>
      </w:r>
      <w:r>
        <w:rPr>
          <w:b/>
          <w:spacing w:val="-2"/>
          <w:sz w:val="24"/>
        </w:rPr>
        <w:t xml:space="preserve"> </w:t>
      </w:r>
      <w:r>
        <w:rPr>
          <w:b/>
          <w:sz w:val="24"/>
        </w:rPr>
        <w:t>5.1.3A</w:t>
      </w:r>
      <w:r>
        <w:rPr>
          <w:b/>
          <w:spacing w:val="-1"/>
          <w:sz w:val="24"/>
        </w:rPr>
        <w:t xml:space="preserve"> </w:t>
      </w:r>
      <w:r>
        <w:rPr>
          <w:b/>
          <w:sz w:val="24"/>
        </w:rPr>
        <w:t>CLASS</w:t>
      </w:r>
      <w:r>
        <w:rPr>
          <w:b/>
          <w:spacing w:val="1"/>
          <w:sz w:val="24"/>
        </w:rPr>
        <w:t xml:space="preserve"> </w:t>
      </w:r>
      <w:r>
        <w:rPr>
          <w:b/>
          <w:sz w:val="24"/>
        </w:rPr>
        <w:t>DIAGRAM</w:t>
      </w:r>
    </w:p>
    <w:p w14:paraId="766B0334" w14:textId="50FDC5EB" w:rsidR="005E563A" w:rsidRDefault="005E563A">
      <w:pPr>
        <w:pStyle w:val="BodyText"/>
        <w:spacing w:before="6"/>
        <w:rPr>
          <w:b/>
          <w:sz w:val="29"/>
        </w:rPr>
      </w:pPr>
    </w:p>
    <w:p w14:paraId="1A66059A" w14:textId="6637E16E" w:rsidR="005E563A" w:rsidRDefault="005E563A" w:rsidP="261640DB">
      <w:pPr>
        <w:pStyle w:val="Heading5"/>
        <w:tabs>
          <w:tab w:val="left" w:pos="1592"/>
        </w:tabs>
      </w:pPr>
    </w:p>
    <w:p w14:paraId="1E4994C5" w14:textId="3CF43066" w:rsidR="005E563A" w:rsidRDefault="005E563A" w:rsidP="261640DB">
      <w:pPr>
        <w:pStyle w:val="BodyText"/>
        <w:ind w:left="871"/>
      </w:pPr>
    </w:p>
    <w:p w14:paraId="39A8823F" w14:textId="45704B18" w:rsidR="005E563A" w:rsidRDefault="005E563A" w:rsidP="07FB729A">
      <w:pPr>
        <w:ind w:left="1440" w:right="1518"/>
        <w:jc w:val="center"/>
        <w:rPr>
          <w:b/>
          <w:bCs/>
          <w:sz w:val="24"/>
          <w:szCs w:val="24"/>
        </w:rPr>
      </w:pPr>
    </w:p>
    <w:p w14:paraId="01A870F9" w14:textId="4D381CE1" w:rsidR="005E563A" w:rsidRDefault="005E563A" w:rsidP="261640DB">
      <w:pPr>
        <w:ind w:left="1566" w:right="1518"/>
        <w:jc w:val="center"/>
        <w:rPr>
          <w:b/>
          <w:bCs/>
          <w:sz w:val="24"/>
          <w:szCs w:val="24"/>
        </w:rPr>
      </w:pPr>
    </w:p>
    <w:p w14:paraId="31361DF7" w14:textId="2BB0C44A" w:rsidR="005E563A" w:rsidRDefault="005E563A" w:rsidP="08CFB420">
      <w:pPr>
        <w:ind w:left="1566"/>
        <w:jc w:val="center"/>
      </w:pPr>
    </w:p>
    <w:p w14:paraId="012FD1A0" w14:textId="6B0DE74A" w:rsidR="005E563A" w:rsidRDefault="005E563A" w:rsidP="261640DB">
      <w:pPr>
        <w:ind w:left="1566" w:right="1518"/>
        <w:jc w:val="center"/>
      </w:pPr>
    </w:p>
    <w:p w14:paraId="2DB837EC" w14:textId="2A5926BD" w:rsidR="005E563A" w:rsidRDefault="005E563A" w:rsidP="261640DB">
      <w:pPr>
        <w:pStyle w:val="BodyText"/>
        <w:ind w:left="871"/>
        <w:rPr>
          <w:b/>
          <w:bCs/>
          <w:sz w:val="28"/>
          <w:szCs w:val="28"/>
        </w:rPr>
        <w:sectPr w:rsidR="005E563A" w:rsidSect="00C65A78">
          <w:headerReference w:type="default" r:id="rId85"/>
          <w:footerReference w:type="default" r:id="rId86"/>
          <w:pgSz w:w="11910" w:h="16840"/>
          <w:pgMar w:top="1360" w:right="480" w:bottom="1200" w:left="480" w:header="0" w:footer="0" w:gutter="0"/>
          <w:cols w:space="720"/>
        </w:sectPr>
      </w:pPr>
    </w:p>
    <w:p w14:paraId="0F462730" w14:textId="03215278" w:rsidR="005E563A" w:rsidRDefault="005E563A">
      <w:pPr>
        <w:pStyle w:val="BodyText"/>
        <w:rPr>
          <w:b/>
          <w:sz w:val="20"/>
        </w:rPr>
      </w:pPr>
    </w:p>
    <w:p w14:paraId="115A16BC" w14:textId="67C4704B" w:rsidR="005E563A" w:rsidRPr="007261FE" w:rsidRDefault="261640DB" w:rsidP="261640DB">
      <w:pPr>
        <w:pStyle w:val="BodyText"/>
        <w:rPr>
          <w:b/>
          <w:bCs/>
          <w:sz w:val="28"/>
          <w:szCs w:val="28"/>
        </w:rPr>
      </w:pPr>
      <w:r w:rsidRPr="261640DB">
        <w:rPr>
          <w:b/>
          <w:bCs/>
          <w:sz w:val="28"/>
          <w:szCs w:val="28"/>
        </w:rPr>
        <w:t xml:space="preserve">       5.1.5. COMPONENT DIAGRAM:</w:t>
      </w:r>
    </w:p>
    <w:p w14:paraId="696B7D67" w14:textId="246FA7D6" w:rsidR="21B40629" w:rsidRDefault="21B40629" w:rsidP="21B40629">
      <w:pPr>
        <w:pStyle w:val="BodyText"/>
        <w:rPr>
          <w:b/>
          <w:bCs/>
        </w:rPr>
      </w:pPr>
    </w:p>
    <w:p w14:paraId="6E5BEB24" w14:textId="2FFD45B9" w:rsidR="21B40629" w:rsidRDefault="08CFB420" w:rsidP="08CFB420">
      <w:pPr>
        <w:pStyle w:val="BodyText"/>
        <w:ind w:left="720" w:right="567"/>
        <w:jc w:val="both"/>
      </w:pPr>
      <w:r>
        <w:t>A component diagram breaks down the actual system under development into various high levels of functionality. Each component is responsible for one clear aim within the entire system and only interacts with other essential elements on a need-to-know basis.</w:t>
      </w:r>
    </w:p>
    <w:p w14:paraId="2E3DADD7" w14:textId="0C2715DC" w:rsidR="08CFB420" w:rsidRDefault="08CFB420" w:rsidP="08CFB420">
      <w:pPr>
        <w:pStyle w:val="BodyText"/>
        <w:ind w:left="720" w:right="567"/>
        <w:jc w:val="both"/>
      </w:pPr>
    </w:p>
    <w:p w14:paraId="5AC7D522" w14:textId="1D4DE43C" w:rsidR="21B40629" w:rsidRDefault="08CFB420" w:rsidP="08CFB420">
      <w:pPr>
        <w:pStyle w:val="Heading2"/>
        <w:ind w:left="720" w:right="567"/>
        <w:jc w:val="both"/>
        <w:rPr>
          <w:sz w:val="28"/>
          <w:szCs w:val="28"/>
        </w:rPr>
      </w:pPr>
      <w:r w:rsidRPr="08CFB420">
        <w:rPr>
          <w:sz w:val="28"/>
          <w:szCs w:val="28"/>
        </w:rPr>
        <w:t>Basic Concepts of Component Diagram:</w:t>
      </w:r>
    </w:p>
    <w:p w14:paraId="745E8775" w14:textId="689C2D9C" w:rsidR="21B40629" w:rsidRDefault="08CFB420" w:rsidP="08CFB420">
      <w:pPr>
        <w:ind w:left="720" w:right="567"/>
        <w:rPr>
          <w:sz w:val="24"/>
          <w:szCs w:val="24"/>
        </w:rPr>
      </w:pPr>
      <w:r w:rsidRPr="08CFB420">
        <w:rPr>
          <w:sz w:val="24"/>
          <w:szCs w:val="24"/>
        </w:rPr>
        <w:t>A component represents a modular part of a system that encapsulates its contents and whose manifestation is replaceable within its environment. In UML 2, a component is drawn as a rectangle with optional compartments stacked vertically. A high-level, abstracted view of a component in UML 2 can be modeled as:</w:t>
      </w:r>
    </w:p>
    <w:p w14:paraId="5B7F68F5" w14:textId="02F0C8C8" w:rsidR="21B40629" w:rsidRDefault="08CFB420" w:rsidP="08CFB420">
      <w:pPr>
        <w:pStyle w:val="ListParagraph"/>
        <w:numPr>
          <w:ilvl w:val="0"/>
          <w:numId w:val="37"/>
        </w:numPr>
        <w:ind w:right="567"/>
        <w:rPr>
          <w:sz w:val="24"/>
          <w:szCs w:val="24"/>
        </w:rPr>
      </w:pPr>
      <w:r w:rsidRPr="08CFB420">
        <w:rPr>
          <w:sz w:val="24"/>
          <w:szCs w:val="24"/>
        </w:rPr>
        <w:t>A rectangle with the component's name</w:t>
      </w:r>
    </w:p>
    <w:p w14:paraId="4D1F0403" w14:textId="49EDAC4F" w:rsidR="21B40629" w:rsidRDefault="08CFB420" w:rsidP="08CFB420">
      <w:pPr>
        <w:pStyle w:val="ListParagraph"/>
        <w:numPr>
          <w:ilvl w:val="0"/>
          <w:numId w:val="37"/>
        </w:numPr>
        <w:ind w:right="567"/>
        <w:rPr>
          <w:sz w:val="24"/>
          <w:szCs w:val="24"/>
        </w:rPr>
      </w:pPr>
      <w:r w:rsidRPr="08CFB420">
        <w:rPr>
          <w:sz w:val="24"/>
          <w:szCs w:val="24"/>
        </w:rPr>
        <w:t>A rectangle with the component icon</w:t>
      </w:r>
    </w:p>
    <w:p w14:paraId="47259948" w14:textId="1CC0BC04" w:rsidR="21B40629" w:rsidRDefault="08CFB420" w:rsidP="08CFB420">
      <w:pPr>
        <w:pStyle w:val="ListParagraph"/>
        <w:numPr>
          <w:ilvl w:val="0"/>
          <w:numId w:val="37"/>
        </w:numPr>
        <w:ind w:right="567"/>
        <w:rPr>
          <w:sz w:val="24"/>
          <w:szCs w:val="24"/>
        </w:rPr>
      </w:pPr>
      <w:r w:rsidRPr="08CFB420">
        <w:rPr>
          <w:sz w:val="24"/>
          <w:szCs w:val="24"/>
        </w:rPr>
        <w:t>A rectangle with the stereotype text and/or icon</w:t>
      </w:r>
    </w:p>
    <w:p w14:paraId="2079A23E" w14:textId="1CC0BC04" w:rsidR="21B40629" w:rsidRDefault="21B40629" w:rsidP="21B40629">
      <w:pPr>
        <w:ind w:left="360"/>
        <w:rPr>
          <w:sz w:val="24"/>
          <w:szCs w:val="24"/>
        </w:rPr>
      </w:pPr>
    </w:p>
    <w:p w14:paraId="7598D7B6" w14:textId="070F5057" w:rsidR="21B40629" w:rsidRDefault="21B40629" w:rsidP="21B40629">
      <w:pPr>
        <w:pStyle w:val="BodyText"/>
        <w:ind w:left="720"/>
        <w:jc w:val="both"/>
      </w:pPr>
      <w:r>
        <w:rPr>
          <w:noProof/>
        </w:rPr>
        <w:drawing>
          <wp:inline distT="0" distB="0" distL="0" distR="0" wp14:anchorId="3DFAD05D" wp14:editId="6DB01C06">
            <wp:extent cx="3800475" cy="381000"/>
            <wp:effectExtent l="0" t="0" r="0" b="0"/>
            <wp:docPr id="2071469000" name="Picture 2071469000" descr="Looks of a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800475" cy="381000"/>
                    </a:xfrm>
                    <a:prstGeom prst="rect">
                      <a:avLst/>
                    </a:prstGeom>
                  </pic:spPr>
                </pic:pic>
              </a:graphicData>
            </a:graphic>
          </wp:inline>
        </w:drawing>
      </w:r>
    </w:p>
    <w:p w14:paraId="28660A42" w14:textId="070F5057" w:rsidR="78124619" w:rsidRDefault="78124619" w:rsidP="78124619">
      <w:pPr>
        <w:rPr>
          <w:b/>
          <w:bCs/>
          <w:sz w:val="20"/>
          <w:szCs w:val="20"/>
        </w:rPr>
      </w:pPr>
    </w:p>
    <w:p w14:paraId="4C3D7665" w14:textId="167DBE1E" w:rsidR="005E563A" w:rsidRDefault="78124619" w:rsidP="78124619">
      <w:pPr>
        <w:ind w:left="3600"/>
        <w:rPr>
          <w:b/>
          <w:bCs/>
          <w:sz w:val="24"/>
          <w:szCs w:val="24"/>
        </w:rPr>
      </w:pPr>
      <w:r w:rsidRPr="78124619">
        <w:rPr>
          <w:b/>
          <w:bCs/>
          <w:sz w:val="24"/>
          <w:szCs w:val="24"/>
        </w:rPr>
        <w:t>FIG: 5.1.3A COMPONENT DIAGRAM</w:t>
      </w:r>
    </w:p>
    <w:p w14:paraId="44AF0151" w14:textId="7141083E" w:rsidR="005E563A" w:rsidRDefault="005E563A">
      <w:pPr>
        <w:pStyle w:val="BodyText"/>
        <w:rPr>
          <w:b/>
          <w:sz w:val="20"/>
          <w:szCs w:val="20"/>
        </w:rPr>
      </w:pPr>
    </w:p>
    <w:p w14:paraId="08D25121" w14:textId="77777777" w:rsidR="005E563A" w:rsidRDefault="005E563A">
      <w:pPr>
        <w:pStyle w:val="BodyText"/>
        <w:rPr>
          <w:b/>
          <w:sz w:val="20"/>
        </w:rPr>
      </w:pPr>
    </w:p>
    <w:p w14:paraId="077F0428" w14:textId="77777777" w:rsidR="005E563A" w:rsidRDefault="005E563A">
      <w:pPr>
        <w:pStyle w:val="BodyText"/>
        <w:rPr>
          <w:b/>
          <w:sz w:val="20"/>
        </w:rPr>
      </w:pPr>
    </w:p>
    <w:p w14:paraId="2ECF299B" w14:textId="6FE01644" w:rsidR="005E563A" w:rsidRDefault="007261FE">
      <w:pPr>
        <w:pStyle w:val="BodyText"/>
        <w:rPr>
          <w:b/>
          <w:sz w:val="20"/>
        </w:rPr>
      </w:pPr>
      <w:r>
        <w:rPr>
          <w:noProof/>
        </w:rPr>
        <w:drawing>
          <wp:inline distT="0" distB="0" distL="0" distR="0" wp14:anchorId="7BF9E3F3" wp14:editId="108FFE36">
            <wp:extent cx="6953250" cy="3053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53250" cy="3053715"/>
                    </a:xfrm>
                    <a:prstGeom prst="rect">
                      <a:avLst/>
                    </a:prstGeom>
                    <a:noFill/>
                    <a:ln>
                      <a:noFill/>
                    </a:ln>
                  </pic:spPr>
                </pic:pic>
              </a:graphicData>
            </a:graphic>
          </wp:inline>
        </w:drawing>
      </w:r>
    </w:p>
    <w:p w14:paraId="71A09545" w14:textId="71F28634" w:rsidR="007261FE" w:rsidRDefault="007261FE">
      <w:pPr>
        <w:pStyle w:val="BodyText"/>
        <w:rPr>
          <w:b/>
          <w:sz w:val="20"/>
        </w:rPr>
      </w:pPr>
    </w:p>
    <w:p w14:paraId="1A4EA5CE" w14:textId="41622B1C" w:rsidR="007261FE" w:rsidRDefault="007261FE">
      <w:pPr>
        <w:pStyle w:val="BodyText"/>
        <w:rPr>
          <w:b/>
          <w:sz w:val="28"/>
          <w:szCs w:val="28"/>
        </w:rPr>
      </w:pPr>
    </w:p>
    <w:p w14:paraId="46069044" w14:textId="001360F8" w:rsidR="007261FE" w:rsidRDefault="007261FE">
      <w:pPr>
        <w:pStyle w:val="BodyText"/>
        <w:rPr>
          <w:b/>
          <w:sz w:val="28"/>
          <w:szCs w:val="28"/>
        </w:rPr>
      </w:pPr>
    </w:p>
    <w:p w14:paraId="550E34CD" w14:textId="2D9ECA31" w:rsidR="007261FE" w:rsidRDefault="261640DB" w:rsidP="261640DB">
      <w:pPr>
        <w:pStyle w:val="BodyText"/>
        <w:ind w:left="720"/>
        <w:rPr>
          <w:b/>
          <w:bCs/>
          <w:sz w:val="28"/>
          <w:szCs w:val="28"/>
        </w:rPr>
      </w:pPr>
      <w:r w:rsidRPr="261640DB">
        <w:rPr>
          <w:b/>
          <w:bCs/>
          <w:sz w:val="28"/>
          <w:szCs w:val="28"/>
        </w:rPr>
        <w:t>5.1.6. DEPLOYMENT DIAGRAM:</w:t>
      </w:r>
    </w:p>
    <w:p w14:paraId="6952A76B" w14:textId="533AAE45" w:rsidR="78124619" w:rsidRDefault="78124619" w:rsidP="78124619">
      <w:pPr>
        <w:pStyle w:val="BodyText"/>
        <w:ind w:left="720"/>
        <w:rPr>
          <w:b/>
          <w:bCs/>
          <w:sz w:val="28"/>
          <w:szCs w:val="28"/>
        </w:rPr>
      </w:pPr>
    </w:p>
    <w:p w14:paraId="3949DC52" w14:textId="4CBA8453" w:rsidR="21B40629" w:rsidRDefault="07FB729A" w:rsidP="07FB729A">
      <w:pPr>
        <w:spacing w:line="360" w:lineRule="auto"/>
        <w:ind w:left="720" w:right="567"/>
        <w:jc w:val="both"/>
        <w:rPr>
          <w:color w:val="404243"/>
          <w:sz w:val="24"/>
          <w:szCs w:val="24"/>
        </w:rPr>
      </w:pPr>
      <w:r w:rsidRPr="07FB729A">
        <w:rPr>
          <w:color w:val="404243"/>
          <w:sz w:val="24"/>
          <w:szCs w:val="24"/>
        </w:rPr>
        <w:t xml:space="preserve">A deployment diagram is a </w:t>
      </w:r>
      <w:r w:rsidRPr="07FB729A">
        <w:rPr>
          <w:sz w:val="24"/>
          <w:szCs w:val="24"/>
        </w:rPr>
        <w:t xml:space="preserve">UML diagram type </w:t>
      </w:r>
      <w:r w:rsidRPr="07FB729A">
        <w:rPr>
          <w:color w:val="404243"/>
          <w:sz w:val="24"/>
          <w:szCs w:val="24"/>
        </w:rPr>
        <w:t>that shows the execution architecture of a system, including nodes such as hardware or software execution environments, and the middleware connecting them. Deployment diagrams are typically used to visualize the physical hardware and software of a system. Using it you can understand how the system will be physically deployed on the hardware.</w:t>
      </w:r>
    </w:p>
    <w:p w14:paraId="614AEA19" w14:textId="66A3C3B6" w:rsidR="21B40629" w:rsidRDefault="07FB729A" w:rsidP="07FB729A">
      <w:pPr>
        <w:spacing w:line="360" w:lineRule="auto"/>
        <w:ind w:left="720"/>
        <w:jc w:val="both"/>
        <w:rPr>
          <w:color w:val="404243"/>
          <w:sz w:val="24"/>
          <w:szCs w:val="24"/>
        </w:rPr>
      </w:pPr>
      <w:r w:rsidRPr="07FB729A">
        <w:rPr>
          <w:color w:val="404243"/>
          <w:sz w:val="24"/>
          <w:szCs w:val="24"/>
        </w:rPr>
        <w:lastRenderedPageBreak/>
        <w:t xml:space="preserve">Deployment diagrams help model the hardware topology of a system compared to other </w:t>
      </w:r>
      <w:r w:rsidRPr="07FB729A">
        <w:rPr>
          <w:sz w:val="24"/>
          <w:szCs w:val="24"/>
        </w:rPr>
        <w:t xml:space="preserve">UML diagram </w:t>
      </w:r>
      <w:r w:rsidRPr="07FB729A">
        <w:rPr>
          <w:color w:val="404243"/>
          <w:sz w:val="24"/>
          <w:szCs w:val="24"/>
        </w:rPr>
        <w:t>types which mostly outline the logical components of a system.</w:t>
      </w:r>
    </w:p>
    <w:p w14:paraId="6344AC7B" w14:textId="02A42472" w:rsidR="08CFB420" w:rsidRDefault="08CFB420" w:rsidP="08CFB420">
      <w:pPr>
        <w:spacing w:line="360" w:lineRule="auto"/>
        <w:ind w:left="720"/>
        <w:rPr>
          <w:b/>
          <w:bCs/>
          <w:color w:val="14282E"/>
          <w:sz w:val="28"/>
          <w:szCs w:val="28"/>
        </w:rPr>
      </w:pPr>
    </w:p>
    <w:p w14:paraId="15FBA556" w14:textId="7EE6E049" w:rsidR="21B40629" w:rsidRDefault="07FB729A" w:rsidP="07FB729A">
      <w:pPr>
        <w:ind w:left="720"/>
        <w:jc w:val="both"/>
        <w:rPr>
          <w:b/>
          <w:bCs/>
          <w:color w:val="14282E"/>
          <w:sz w:val="28"/>
          <w:szCs w:val="28"/>
        </w:rPr>
      </w:pPr>
      <w:r w:rsidRPr="07FB729A">
        <w:rPr>
          <w:b/>
          <w:bCs/>
          <w:color w:val="14282E"/>
          <w:sz w:val="28"/>
          <w:szCs w:val="28"/>
        </w:rPr>
        <w:t>Deployment Diagram Notations</w:t>
      </w:r>
    </w:p>
    <w:p w14:paraId="199ADC2A" w14:textId="1A754C72" w:rsidR="21B40629" w:rsidRDefault="07FB729A" w:rsidP="07FB729A">
      <w:pPr>
        <w:spacing w:line="360" w:lineRule="auto"/>
        <w:ind w:left="720"/>
        <w:jc w:val="both"/>
        <w:rPr>
          <w:color w:val="404243"/>
          <w:sz w:val="24"/>
          <w:szCs w:val="24"/>
        </w:rPr>
      </w:pPr>
      <w:r w:rsidRPr="07FB729A">
        <w:rPr>
          <w:color w:val="404243"/>
          <w:sz w:val="24"/>
          <w:szCs w:val="24"/>
        </w:rPr>
        <w:t xml:space="preserve">In order to </w:t>
      </w:r>
      <w:r w:rsidRPr="07FB729A">
        <w:rPr>
          <w:sz w:val="24"/>
          <w:szCs w:val="24"/>
        </w:rPr>
        <w:t>draw a deployment diagram,</w:t>
      </w:r>
      <w:r w:rsidRPr="07FB729A">
        <w:rPr>
          <w:color w:val="404243"/>
          <w:sz w:val="24"/>
          <w:szCs w:val="24"/>
        </w:rPr>
        <w:t xml:space="preserve"> you need to first become familiar with the following deployment diagram notations and deployment diagram elements.</w:t>
      </w:r>
    </w:p>
    <w:p w14:paraId="268AB6AD" w14:textId="18654C5F" w:rsidR="21B40629" w:rsidRDefault="454A7BA7" w:rsidP="07FB729A">
      <w:pPr>
        <w:spacing w:line="360" w:lineRule="auto"/>
        <w:ind w:left="720"/>
        <w:jc w:val="both"/>
      </w:pPr>
      <w:r w:rsidRPr="454A7BA7">
        <w:rPr>
          <w:b/>
          <w:bCs/>
          <w:color w:val="14282E"/>
          <w:sz w:val="28"/>
          <w:szCs w:val="28"/>
        </w:rPr>
        <w:t xml:space="preserve"> Nodes</w:t>
      </w:r>
      <w:r w:rsidR="21B40629">
        <w:rPr>
          <w:noProof/>
        </w:rPr>
        <w:drawing>
          <wp:anchor distT="0" distB="0" distL="114300" distR="114300" simplePos="0" relativeHeight="251661312" behindDoc="0" locked="0" layoutInCell="1" allowOverlap="1" wp14:anchorId="12441072" wp14:editId="1F42F725">
            <wp:simplePos x="0" y="0"/>
            <wp:positionH relativeFrom="column">
              <wp:align>right</wp:align>
            </wp:positionH>
            <wp:positionV relativeFrom="paragraph">
              <wp:posOffset>0</wp:posOffset>
            </wp:positionV>
            <wp:extent cx="828073" cy="425328"/>
            <wp:effectExtent l="0" t="0" r="0" b="0"/>
            <wp:wrapSquare wrapText="bothSides"/>
            <wp:docPr id="1933037151" name="Picture 193303715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828073" cy="425328"/>
                    </a:xfrm>
                    <a:prstGeom prst="rect">
                      <a:avLst/>
                    </a:prstGeom>
                  </pic:spPr>
                </pic:pic>
              </a:graphicData>
            </a:graphic>
            <wp14:sizeRelH relativeFrom="page">
              <wp14:pctWidth>0</wp14:pctWidth>
            </wp14:sizeRelH>
            <wp14:sizeRelV relativeFrom="page">
              <wp14:pctHeight>0</wp14:pctHeight>
            </wp14:sizeRelV>
          </wp:anchor>
        </w:drawing>
      </w:r>
    </w:p>
    <w:p w14:paraId="0EDE449A" w14:textId="7C6F2CCD" w:rsidR="21B40629" w:rsidRDefault="07FB729A" w:rsidP="07FB729A">
      <w:pPr>
        <w:spacing w:line="360" w:lineRule="auto"/>
        <w:ind w:left="720"/>
        <w:jc w:val="both"/>
        <w:rPr>
          <w:color w:val="404243"/>
          <w:sz w:val="24"/>
          <w:szCs w:val="24"/>
        </w:rPr>
      </w:pPr>
      <w:r w:rsidRPr="07FB729A">
        <w:rPr>
          <w:color w:val="404243"/>
          <w:sz w:val="24"/>
          <w:szCs w:val="24"/>
        </w:rPr>
        <w:t>A node, represented as a cube, is a physical entity that executes one or more components, subsystems or executables. A node could be a hardware or software element.</w:t>
      </w:r>
    </w:p>
    <w:p w14:paraId="1765861C" w14:textId="684DE4BA" w:rsidR="21B40629" w:rsidRDefault="07FB729A" w:rsidP="07FB729A">
      <w:pPr>
        <w:spacing w:line="360" w:lineRule="auto"/>
        <w:ind w:left="720"/>
        <w:jc w:val="both"/>
        <w:rPr>
          <w:b/>
          <w:bCs/>
          <w:color w:val="14282E"/>
          <w:sz w:val="28"/>
          <w:szCs w:val="28"/>
        </w:rPr>
      </w:pPr>
      <w:r w:rsidRPr="07FB729A">
        <w:rPr>
          <w:b/>
          <w:bCs/>
          <w:color w:val="14282E"/>
          <w:sz w:val="28"/>
          <w:szCs w:val="28"/>
        </w:rPr>
        <w:t>Artifacts</w:t>
      </w:r>
    </w:p>
    <w:p w14:paraId="55A9FFDA" w14:textId="1B0D4F57" w:rsidR="58A02DB9" w:rsidRDefault="58A02DB9" w:rsidP="07FB729A">
      <w:pPr>
        <w:spacing w:line="360" w:lineRule="auto"/>
        <w:ind w:left="720"/>
        <w:jc w:val="both"/>
        <w:rPr>
          <w:b/>
          <w:bCs/>
          <w:color w:val="14282E"/>
          <w:sz w:val="24"/>
          <w:szCs w:val="24"/>
        </w:rPr>
      </w:pPr>
      <w:r w:rsidRPr="08E5FDAF">
        <w:rPr>
          <w:color w:val="404243"/>
          <w:sz w:val="24"/>
          <w:szCs w:val="24"/>
        </w:rPr>
        <w:t xml:space="preserve"> Artifacts are concrete elements that are caused by a development process. Examples of artifacts are libraries, archives, configuration files, executable files etc.</w:t>
      </w:r>
      <w:r>
        <w:rPr>
          <w:noProof/>
        </w:rPr>
        <w:drawing>
          <wp:anchor distT="0" distB="0" distL="114300" distR="114300" simplePos="0" relativeHeight="251662336" behindDoc="0" locked="0" layoutInCell="1" allowOverlap="1" wp14:anchorId="696F50CC" wp14:editId="47FE644D">
            <wp:simplePos x="0" y="0"/>
            <wp:positionH relativeFrom="column">
              <wp:align>right</wp:align>
            </wp:positionH>
            <wp:positionV relativeFrom="paragraph">
              <wp:posOffset>0</wp:posOffset>
            </wp:positionV>
            <wp:extent cx="1451882" cy="518122"/>
            <wp:effectExtent l="0" t="0" r="0" b="0"/>
            <wp:wrapSquare wrapText="bothSides"/>
            <wp:docPr id="704904340" name="Picture 7049043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1451882" cy="518122"/>
                    </a:xfrm>
                    <a:prstGeom prst="rect">
                      <a:avLst/>
                    </a:prstGeom>
                  </pic:spPr>
                </pic:pic>
              </a:graphicData>
            </a:graphic>
            <wp14:sizeRelH relativeFrom="page">
              <wp14:pctWidth>0</wp14:pctWidth>
            </wp14:sizeRelH>
            <wp14:sizeRelV relativeFrom="page">
              <wp14:pctHeight>0</wp14:pctHeight>
            </wp14:sizeRelV>
          </wp:anchor>
        </w:drawing>
      </w:r>
    </w:p>
    <w:p w14:paraId="3BADFC88" w14:textId="3DACFB2F" w:rsidR="1541B616" w:rsidRDefault="1541B616" w:rsidP="07FB729A">
      <w:pPr>
        <w:ind w:left="720"/>
        <w:jc w:val="both"/>
        <w:rPr>
          <w:color w:val="404243"/>
          <w:sz w:val="24"/>
          <w:szCs w:val="24"/>
        </w:rPr>
      </w:pPr>
    </w:p>
    <w:p w14:paraId="7610FFDC" w14:textId="6378179A" w:rsidR="1541B616" w:rsidRDefault="07FB729A" w:rsidP="07FB729A">
      <w:pPr>
        <w:ind w:left="720"/>
        <w:jc w:val="both"/>
        <w:rPr>
          <w:b/>
          <w:bCs/>
          <w:color w:val="14282E"/>
          <w:sz w:val="28"/>
          <w:szCs w:val="28"/>
        </w:rPr>
      </w:pPr>
      <w:r w:rsidRPr="07FB729A">
        <w:rPr>
          <w:b/>
          <w:bCs/>
          <w:color w:val="14282E"/>
          <w:sz w:val="28"/>
          <w:szCs w:val="28"/>
        </w:rPr>
        <w:t>Communication Association</w:t>
      </w:r>
    </w:p>
    <w:p w14:paraId="2E317299" w14:textId="0C0C79C1" w:rsidR="08CFB420" w:rsidRDefault="08CFB420" w:rsidP="08CFB420">
      <w:pPr>
        <w:spacing w:line="276" w:lineRule="auto"/>
        <w:jc w:val="both"/>
        <w:rPr>
          <w:color w:val="404243"/>
          <w:sz w:val="24"/>
          <w:szCs w:val="24"/>
        </w:rPr>
      </w:pPr>
      <w:r w:rsidRPr="08CFB420">
        <w:rPr>
          <w:color w:val="404243"/>
          <w:sz w:val="27"/>
          <w:szCs w:val="27"/>
        </w:rPr>
        <w:t xml:space="preserve">           </w:t>
      </w:r>
      <w:r w:rsidRPr="08CFB420">
        <w:rPr>
          <w:color w:val="404243"/>
          <w:sz w:val="24"/>
          <w:szCs w:val="24"/>
        </w:rPr>
        <w:t xml:space="preserve">This is represented by a solid line between two nodes. It shows the path of communication </w:t>
      </w:r>
    </w:p>
    <w:p w14:paraId="0545770E" w14:textId="13E3A31C" w:rsidR="08CFB420" w:rsidRDefault="08CFB420" w:rsidP="08CFB420">
      <w:pPr>
        <w:spacing w:line="276" w:lineRule="auto"/>
        <w:jc w:val="both"/>
        <w:rPr>
          <w:color w:val="404243"/>
          <w:sz w:val="24"/>
          <w:szCs w:val="24"/>
        </w:rPr>
      </w:pPr>
      <w:r w:rsidRPr="08CFB420">
        <w:rPr>
          <w:color w:val="404243"/>
          <w:sz w:val="24"/>
          <w:szCs w:val="24"/>
        </w:rPr>
        <w:t xml:space="preserve">             between nodes.</w:t>
      </w:r>
    </w:p>
    <w:p w14:paraId="1BCFE1AA" w14:textId="0BB3DC38" w:rsidR="08CFB420" w:rsidRDefault="08CFB420" w:rsidP="08CFB420">
      <w:pPr>
        <w:spacing w:line="276" w:lineRule="auto"/>
        <w:jc w:val="both"/>
        <w:rPr>
          <w:color w:val="404243"/>
          <w:sz w:val="24"/>
          <w:szCs w:val="24"/>
        </w:rPr>
      </w:pPr>
    </w:p>
    <w:p w14:paraId="27C462C9" w14:textId="616DBFC3" w:rsidR="08CFB420" w:rsidRDefault="08CFB420" w:rsidP="08CFB420">
      <w:pPr>
        <w:jc w:val="both"/>
      </w:pPr>
      <w:r w:rsidRPr="08CFB420">
        <w:rPr>
          <w:color w:val="404243"/>
          <w:sz w:val="27"/>
          <w:szCs w:val="27"/>
        </w:rPr>
        <w:t xml:space="preserve">                                                                                                    </w:t>
      </w:r>
      <w:r>
        <w:rPr>
          <w:noProof/>
        </w:rPr>
        <w:drawing>
          <wp:inline distT="0" distB="0" distL="0" distR="0" wp14:anchorId="436C0DCE" wp14:editId="1A406022">
            <wp:extent cx="2191798" cy="528900"/>
            <wp:effectExtent l="0" t="0" r="0" b="0"/>
            <wp:docPr id="1289981302" name="Picture 128998130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981302"/>
                    <pic:cNvPicPr/>
                  </pic:nvPicPr>
                  <pic:blipFill>
                    <a:blip r:embed="rId91">
                      <a:extLst>
                        <a:ext uri="{28A0092B-C50C-407E-A947-70E740481C1C}">
                          <a14:useLocalDpi xmlns:a14="http://schemas.microsoft.com/office/drawing/2010/main" val="0"/>
                        </a:ext>
                      </a:extLst>
                    </a:blip>
                    <a:stretch>
                      <a:fillRect/>
                    </a:stretch>
                  </pic:blipFill>
                  <pic:spPr>
                    <a:xfrm>
                      <a:off x="0" y="0"/>
                      <a:ext cx="2191798" cy="528900"/>
                    </a:xfrm>
                    <a:prstGeom prst="rect">
                      <a:avLst/>
                    </a:prstGeom>
                  </pic:spPr>
                </pic:pic>
              </a:graphicData>
            </a:graphic>
          </wp:inline>
        </w:drawing>
      </w:r>
    </w:p>
    <w:p w14:paraId="42635110" w14:textId="22F3F434" w:rsidR="08CFB420" w:rsidRDefault="08CFB420"/>
    <w:p w14:paraId="388380E5" w14:textId="3EBFF05F" w:rsidR="08CFB420" w:rsidRDefault="08CFB420" w:rsidP="08CFB420">
      <w:pPr>
        <w:rPr>
          <w:color w:val="404243"/>
          <w:sz w:val="27"/>
          <w:szCs w:val="27"/>
        </w:rPr>
      </w:pPr>
    </w:p>
    <w:p w14:paraId="18F5CF2B" w14:textId="50D15422" w:rsidR="21B40629" w:rsidRDefault="08CFB420" w:rsidP="08CFB420">
      <w:pPr>
        <w:rPr>
          <w:rFonts w:ascii="Open Sans" w:eastAsia="Open Sans" w:hAnsi="Open Sans" w:cs="Open Sans"/>
          <w:color w:val="404243"/>
          <w:sz w:val="24"/>
          <w:szCs w:val="24"/>
        </w:rPr>
      </w:pPr>
      <w:r w:rsidRPr="08CFB420">
        <w:rPr>
          <w:b/>
          <w:bCs/>
          <w:color w:val="14282E"/>
          <w:sz w:val="28"/>
          <w:szCs w:val="28"/>
        </w:rPr>
        <w:t xml:space="preserve">          Devices</w:t>
      </w:r>
    </w:p>
    <w:p w14:paraId="54BD4E8C" w14:textId="763EA2E8" w:rsidR="21B40629" w:rsidRDefault="07FB729A" w:rsidP="07FB729A">
      <w:pPr>
        <w:spacing w:line="360" w:lineRule="auto"/>
        <w:rPr>
          <w:rFonts w:ascii="Open Sans" w:eastAsia="Open Sans" w:hAnsi="Open Sans" w:cs="Open Sans"/>
          <w:color w:val="404243"/>
          <w:sz w:val="24"/>
          <w:szCs w:val="24"/>
        </w:rPr>
      </w:pPr>
      <w:r w:rsidRPr="07FB729A">
        <w:rPr>
          <w:color w:val="404243"/>
          <w:sz w:val="24"/>
          <w:szCs w:val="24"/>
        </w:rPr>
        <w:t xml:space="preserve">         </w:t>
      </w:r>
      <w:r w:rsidRPr="07FB729A">
        <w:rPr>
          <w:color w:val="404243"/>
          <w:sz w:val="28"/>
          <w:szCs w:val="28"/>
        </w:rPr>
        <w:t xml:space="preserve"> </w:t>
      </w:r>
      <w:r w:rsidRPr="07FB729A">
        <w:rPr>
          <w:color w:val="404243"/>
          <w:sz w:val="24"/>
          <w:szCs w:val="24"/>
        </w:rPr>
        <w:t xml:space="preserve">A device is a node that is used to represent a physical computational resource in a system. An </w:t>
      </w:r>
      <w:proofErr w:type="gramStart"/>
      <w:r w:rsidRPr="07FB729A">
        <w:rPr>
          <w:color w:val="404243"/>
          <w:sz w:val="24"/>
          <w:szCs w:val="24"/>
        </w:rPr>
        <w:t>example  of</w:t>
      </w:r>
      <w:proofErr w:type="gramEnd"/>
      <w:r w:rsidRPr="07FB729A">
        <w:rPr>
          <w:color w:val="404243"/>
          <w:sz w:val="24"/>
          <w:szCs w:val="24"/>
        </w:rPr>
        <w:t xml:space="preserve"> a device is an application server</w:t>
      </w:r>
      <w:r w:rsidRPr="07FB729A">
        <w:rPr>
          <w:color w:val="404243"/>
        </w:rPr>
        <w:t>.</w:t>
      </w:r>
    </w:p>
    <w:p w14:paraId="457F77A5" w14:textId="3AD84E5A" w:rsidR="21B40629" w:rsidRDefault="21B40629" w:rsidP="6321AA95">
      <w:pPr>
        <w:pStyle w:val="BodyText"/>
        <w:rPr>
          <w:b/>
          <w:bCs/>
          <w:sz w:val="28"/>
          <w:szCs w:val="28"/>
        </w:rPr>
      </w:pPr>
    </w:p>
    <w:p w14:paraId="30A7BB7E" w14:textId="5FACDD8F" w:rsidR="21B40629" w:rsidRDefault="08CFB420" w:rsidP="6321AA95">
      <w:pPr>
        <w:pStyle w:val="BodyText"/>
      </w:pPr>
      <w:r>
        <w:t xml:space="preserve">                                                                                                           </w:t>
      </w:r>
      <w:r w:rsidR="21B40629">
        <w:rPr>
          <w:noProof/>
        </w:rPr>
        <w:drawing>
          <wp:inline distT="0" distB="0" distL="0" distR="0" wp14:anchorId="0D409FF2" wp14:editId="5FD0CC84">
            <wp:extent cx="2147831" cy="990600"/>
            <wp:effectExtent l="0" t="0" r="0" b="0"/>
            <wp:docPr id="557071459" name="Picture 55707145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071459"/>
                    <pic:cNvPicPr/>
                  </pic:nvPicPr>
                  <pic:blipFill>
                    <a:blip r:embed="rId92">
                      <a:extLst>
                        <a:ext uri="{28A0092B-C50C-407E-A947-70E740481C1C}">
                          <a14:useLocalDpi xmlns:a14="http://schemas.microsoft.com/office/drawing/2010/main" val="0"/>
                        </a:ext>
                      </a:extLst>
                    </a:blip>
                    <a:stretch>
                      <a:fillRect/>
                    </a:stretch>
                  </pic:blipFill>
                  <pic:spPr>
                    <a:xfrm>
                      <a:off x="0" y="0"/>
                      <a:ext cx="2147831" cy="990600"/>
                    </a:xfrm>
                    <a:prstGeom prst="rect">
                      <a:avLst/>
                    </a:prstGeom>
                  </pic:spPr>
                </pic:pic>
              </a:graphicData>
            </a:graphic>
          </wp:inline>
        </w:drawing>
      </w:r>
    </w:p>
    <w:p w14:paraId="002A890C" w14:textId="3AD84E5A" w:rsidR="21B40629" w:rsidRDefault="21B40629" w:rsidP="6321AA95">
      <w:pPr>
        <w:pStyle w:val="BodyText"/>
        <w:rPr>
          <w:b/>
          <w:bCs/>
          <w:sz w:val="20"/>
          <w:szCs w:val="20"/>
        </w:rPr>
      </w:pPr>
    </w:p>
    <w:p w14:paraId="45728B4D" w14:textId="4FFD79FC" w:rsidR="78124619" w:rsidRDefault="78124619" w:rsidP="78124619">
      <w:pPr>
        <w:ind w:left="1566" w:right="1518"/>
        <w:jc w:val="center"/>
        <w:rPr>
          <w:b/>
          <w:bCs/>
          <w:sz w:val="24"/>
          <w:szCs w:val="24"/>
        </w:rPr>
      </w:pPr>
    </w:p>
    <w:p w14:paraId="515E1C16" w14:textId="67370CBB" w:rsidR="08CFB420" w:rsidRDefault="08CFB420" w:rsidP="08CFB420">
      <w:pPr>
        <w:ind w:left="1566" w:right="1518"/>
        <w:jc w:val="center"/>
        <w:rPr>
          <w:b/>
          <w:bCs/>
          <w:sz w:val="24"/>
          <w:szCs w:val="24"/>
        </w:rPr>
      </w:pPr>
    </w:p>
    <w:p w14:paraId="0A88407F" w14:textId="18ABE63A" w:rsidR="08CFB420" w:rsidRDefault="08CFB420" w:rsidP="08CFB420">
      <w:pPr>
        <w:ind w:left="1566" w:right="1518"/>
        <w:jc w:val="center"/>
        <w:rPr>
          <w:b/>
          <w:bCs/>
          <w:sz w:val="24"/>
          <w:szCs w:val="24"/>
        </w:rPr>
      </w:pPr>
    </w:p>
    <w:p w14:paraId="57EEEDD9" w14:textId="2A30A103" w:rsidR="08CFB420" w:rsidRDefault="08CFB420" w:rsidP="08CFB420">
      <w:pPr>
        <w:ind w:left="1566" w:right="1518"/>
        <w:jc w:val="center"/>
        <w:rPr>
          <w:b/>
          <w:bCs/>
          <w:sz w:val="24"/>
          <w:szCs w:val="24"/>
        </w:rPr>
      </w:pPr>
    </w:p>
    <w:p w14:paraId="16CB4D5A" w14:textId="748FF8E8" w:rsidR="08CFB420" w:rsidRDefault="08CFB420" w:rsidP="08CFB420">
      <w:pPr>
        <w:ind w:left="1566" w:right="1518"/>
        <w:jc w:val="center"/>
        <w:rPr>
          <w:b/>
          <w:bCs/>
          <w:sz w:val="24"/>
          <w:szCs w:val="24"/>
        </w:rPr>
      </w:pPr>
    </w:p>
    <w:p w14:paraId="0503FE61" w14:textId="6D2FC7DB" w:rsidR="08CFB420" w:rsidRDefault="08CFB420" w:rsidP="08CFB420">
      <w:pPr>
        <w:ind w:left="1566" w:right="1518"/>
        <w:jc w:val="center"/>
        <w:rPr>
          <w:b/>
          <w:bCs/>
          <w:sz w:val="24"/>
          <w:szCs w:val="24"/>
        </w:rPr>
      </w:pPr>
    </w:p>
    <w:p w14:paraId="1C3B14D2" w14:textId="560AB057" w:rsidR="08CFB420" w:rsidRDefault="08CFB420" w:rsidP="08CFB420">
      <w:pPr>
        <w:ind w:left="1566" w:right="1518"/>
        <w:jc w:val="center"/>
        <w:rPr>
          <w:b/>
          <w:bCs/>
          <w:sz w:val="24"/>
          <w:szCs w:val="24"/>
        </w:rPr>
      </w:pPr>
    </w:p>
    <w:p w14:paraId="4BD5FDBF" w14:textId="53578BFD" w:rsidR="08CFB420" w:rsidRDefault="08CFB420" w:rsidP="08CFB420">
      <w:pPr>
        <w:ind w:left="1566" w:right="1518"/>
        <w:jc w:val="center"/>
        <w:rPr>
          <w:b/>
          <w:bCs/>
          <w:sz w:val="24"/>
          <w:szCs w:val="24"/>
        </w:rPr>
      </w:pPr>
    </w:p>
    <w:p w14:paraId="1604111D" w14:textId="333DF534" w:rsidR="08CFB420" w:rsidRDefault="08CFB420" w:rsidP="08CFB420">
      <w:pPr>
        <w:ind w:left="1566" w:right="1518"/>
        <w:jc w:val="center"/>
        <w:rPr>
          <w:b/>
          <w:bCs/>
          <w:sz w:val="24"/>
          <w:szCs w:val="24"/>
        </w:rPr>
      </w:pPr>
    </w:p>
    <w:p w14:paraId="3626CE5F" w14:textId="46FE551D" w:rsidR="08CFB420" w:rsidRDefault="08CFB420" w:rsidP="08CFB420">
      <w:pPr>
        <w:ind w:left="1566" w:right="1518"/>
        <w:jc w:val="center"/>
        <w:rPr>
          <w:b/>
          <w:bCs/>
          <w:sz w:val="24"/>
          <w:szCs w:val="24"/>
        </w:rPr>
      </w:pPr>
    </w:p>
    <w:p w14:paraId="2F850737" w14:textId="0BF40563" w:rsidR="78124619" w:rsidRDefault="78124619" w:rsidP="78124619">
      <w:pPr>
        <w:ind w:left="1566" w:right="1518"/>
        <w:jc w:val="center"/>
        <w:rPr>
          <w:b/>
          <w:bCs/>
          <w:sz w:val="24"/>
          <w:szCs w:val="24"/>
        </w:rPr>
      </w:pPr>
      <w:r w:rsidRPr="78124619">
        <w:rPr>
          <w:b/>
          <w:bCs/>
          <w:sz w:val="24"/>
          <w:szCs w:val="24"/>
        </w:rPr>
        <w:lastRenderedPageBreak/>
        <w:t>FIG: 5.1.6 DEPLOYMENT DIAGRAM</w:t>
      </w:r>
    </w:p>
    <w:p w14:paraId="625787C6" w14:textId="08B26FEE" w:rsidR="78124619" w:rsidRDefault="78124619" w:rsidP="78124619">
      <w:pPr>
        <w:ind w:left="1566" w:right="1518"/>
        <w:jc w:val="center"/>
        <w:rPr>
          <w:b/>
          <w:bCs/>
          <w:sz w:val="24"/>
          <w:szCs w:val="24"/>
        </w:rPr>
      </w:pPr>
    </w:p>
    <w:p w14:paraId="03F5134A" w14:textId="30A4AC31" w:rsidR="78124619" w:rsidRDefault="78124619" w:rsidP="78124619">
      <w:pPr>
        <w:ind w:right="1518"/>
        <w:jc w:val="center"/>
      </w:pPr>
      <w:r>
        <w:rPr>
          <w:noProof/>
        </w:rPr>
        <w:drawing>
          <wp:inline distT="0" distB="0" distL="0" distR="0" wp14:anchorId="14D3CB4C" wp14:editId="2FE2E343">
            <wp:extent cx="6577218" cy="3490927"/>
            <wp:effectExtent l="0" t="0" r="0" b="0"/>
            <wp:docPr id="379397664" name="Picture 37939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97664"/>
                    <pic:cNvPicPr/>
                  </pic:nvPicPr>
                  <pic:blipFill>
                    <a:blip r:embed="rId93">
                      <a:extLst>
                        <a:ext uri="{28A0092B-C50C-407E-A947-70E740481C1C}">
                          <a14:useLocalDpi xmlns:a14="http://schemas.microsoft.com/office/drawing/2010/main" val="0"/>
                        </a:ext>
                      </a:extLst>
                    </a:blip>
                    <a:stretch>
                      <a:fillRect/>
                    </a:stretch>
                  </pic:blipFill>
                  <pic:spPr>
                    <a:xfrm>
                      <a:off x="0" y="0"/>
                      <a:ext cx="6577218" cy="3490927"/>
                    </a:xfrm>
                    <a:prstGeom prst="rect">
                      <a:avLst/>
                    </a:prstGeom>
                  </pic:spPr>
                </pic:pic>
              </a:graphicData>
            </a:graphic>
          </wp:inline>
        </w:drawing>
      </w:r>
    </w:p>
    <w:p w14:paraId="755A9E7B" w14:textId="63D4BD27" w:rsidR="78124619" w:rsidRDefault="78124619" w:rsidP="78124619">
      <w:pPr>
        <w:pStyle w:val="BodyText"/>
        <w:rPr>
          <w:b/>
          <w:bCs/>
          <w:sz w:val="20"/>
          <w:szCs w:val="20"/>
        </w:rPr>
      </w:pPr>
    </w:p>
    <w:p w14:paraId="21C5DED9" w14:textId="3AD84E5A" w:rsidR="21B40629" w:rsidRDefault="21B40629" w:rsidP="6321AA95">
      <w:pPr>
        <w:ind w:left="720"/>
        <w:rPr>
          <w:color w:val="404243"/>
          <w:sz w:val="24"/>
          <w:szCs w:val="24"/>
        </w:rPr>
      </w:pPr>
    </w:p>
    <w:p w14:paraId="162B4DDD" w14:textId="42FCB47F" w:rsidR="78124619" w:rsidRDefault="78124619">
      <w:r>
        <w:br w:type="page"/>
      </w:r>
    </w:p>
    <w:p w14:paraId="46AA2156" w14:textId="3BA342DF" w:rsidR="21B40629" w:rsidRDefault="78124619" w:rsidP="78124619">
      <w:pPr>
        <w:pStyle w:val="Heading5"/>
        <w:spacing w:before="89" w:line="667" w:lineRule="auto"/>
        <w:ind w:left="3600" w:right="4076"/>
        <w:jc w:val="center"/>
      </w:pPr>
      <w:r w:rsidRPr="78124619">
        <w:rPr>
          <w:rFonts w:ascii="Open Sans" w:eastAsia="Open Sans" w:hAnsi="Open Sans" w:cs="Open Sans"/>
          <w:color w:val="14282E"/>
          <w:sz w:val="30"/>
          <w:szCs w:val="30"/>
        </w:rPr>
        <w:lastRenderedPageBreak/>
        <w:t xml:space="preserve">                                                 </w:t>
      </w:r>
    </w:p>
    <w:p w14:paraId="4A9B8C20" w14:textId="7AE1CEF9" w:rsidR="21B40629" w:rsidRDefault="21B40629" w:rsidP="78124619">
      <w:pPr>
        <w:pStyle w:val="Heading5"/>
        <w:spacing w:before="89" w:line="667" w:lineRule="auto"/>
        <w:ind w:left="3600" w:right="4076"/>
        <w:jc w:val="center"/>
      </w:pPr>
    </w:p>
    <w:p w14:paraId="4A9E9631" w14:textId="623FC6E7" w:rsidR="21B40629" w:rsidRDefault="21B40629" w:rsidP="78124619">
      <w:pPr>
        <w:pStyle w:val="Heading5"/>
        <w:spacing w:before="89" w:line="667" w:lineRule="auto"/>
        <w:ind w:left="3600" w:right="4076"/>
        <w:jc w:val="center"/>
      </w:pPr>
    </w:p>
    <w:p w14:paraId="64691231" w14:textId="623FC6E7" w:rsidR="21B40629" w:rsidRDefault="21B40629" w:rsidP="78124619">
      <w:pPr>
        <w:pStyle w:val="Heading5"/>
        <w:spacing w:before="89" w:line="667" w:lineRule="auto"/>
        <w:ind w:left="3600" w:right="4076"/>
        <w:jc w:val="center"/>
      </w:pPr>
    </w:p>
    <w:p w14:paraId="2DCF5DF9" w14:textId="77777777" w:rsidR="00050B0D" w:rsidRDefault="00050B0D" w:rsidP="006F60A6">
      <w:pPr>
        <w:pStyle w:val="BodyText"/>
        <w:rPr>
          <w:b/>
          <w:bCs/>
          <w:sz w:val="48"/>
          <w:szCs w:val="48"/>
        </w:rPr>
      </w:pPr>
      <w:r>
        <w:rPr>
          <w:b/>
          <w:bCs/>
          <w:sz w:val="48"/>
          <w:szCs w:val="48"/>
        </w:rPr>
        <w:t xml:space="preserve">                              </w:t>
      </w:r>
    </w:p>
    <w:p w14:paraId="5CC22D6C" w14:textId="77777777" w:rsidR="00050B0D" w:rsidRDefault="00050B0D" w:rsidP="006F60A6">
      <w:pPr>
        <w:pStyle w:val="BodyText"/>
        <w:rPr>
          <w:b/>
          <w:bCs/>
          <w:sz w:val="48"/>
          <w:szCs w:val="48"/>
        </w:rPr>
      </w:pPr>
    </w:p>
    <w:p w14:paraId="4684EC09" w14:textId="77777777" w:rsidR="00050B0D" w:rsidRDefault="00050B0D" w:rsidP="006F60A6">
      <w:pPr>
        <w:pStyle w:val="BodyText"/>
        <w:rPr>
          <w:b/>
          <w:bCs/>
          <w:sz w:val="48"/>
          <w:szCs w:val="48"/>
        </w:rPr>
      </w:pPr>
      <w:r>
        <w:rPr>
          <w:b/>
          <w:bCs/>
          <w:sz w:val="48"/>
          <w:szCs w:val="48"/>
        </w:rPr>
        <w:t xml:space="preserve">                           </w:t>
      </w:r>
    </w:p>
    <w:p w14:paraId="1FFA501F" w14:textId="77777777" w:rsidR="00050B0D" w:rsidRDefault="00050B0D" w:rsidP="006F60A6">
      <w:pPr>
        <w:pStyle w:val="BodyText"/>
        <w:rPr>
          <w:b/>
          <w:bCs/>
          <w:sz w:val="48"/>
          <w:szCs w:val="48"/>
        </w:rPr>
      </w:pPr>
    </w:p>
    <w:p w14:paraId="7C487ABD" w14:textId="77777777" w:rsidR="00050B0D" w:rsidRDefault="00050B0D" w:rsidP="006F60A6">
      <w:pPr>
        <w:pStyle w:val="BodyText"/>
        <w:rPr>
          <w:b/>
          <w:bCs/>
          <w:sz w:val="48"/>
          <w:szCs w:val="48"/>
        </w:rPr>
      </w:pPr>
      <w:r>
        <w:rPr>
          <w:b/>
          <w:bCs/>
          <w:sz w:val="48"/>
          <w:szCs w:val="48"/>
        </w:rPr>
        <w:t xml:space="preserve">                            </w:t>
      </w:r>
    </w:p>
    <w:p w14:paraId="3A3F2E0C" w14:textId="77777777" w:rsidR="00050B0D" w:rsidRDefault="00050B0D" w:rsidP="006F60A6">
      <w:pPr>
        <w:pStyle w:val="BodyText"/>
        <w:rPr>
          <w:b/>
          <w:bCs/>
          <w:sz w:val="48"/>
          <w:szCs w:val="48"/>
        </w:rPr>
      </w:pPr>
    </w:p>
    <w:p w14:paraId="1AB7CBD0" w14:textId="5BB33C50" w:rsidR="00050B0D" w:rsidRPr="00050B0D" w:rsidRDefault="00050B0D" w:rsidP="006F60A6">
      <w:pPr>
        <w:pStyle w:val="BodyText"/>
        <w:rPr>
          <w:b/>
          <w:bCs/>
          <w:sz w:val="56"/>
          <w:szCs w:val="56"/>
        </w:rPr>
      </w:pPr>
      <w:r>
        <w:rPr>
          <w:b/>
          <w:bCs/>
          <w:sz w:val="48"/>
          <w:szCs w:val="48"/>
        </w:rPr>
        <w:t xml:space="preserve">                           </w:t>
      </w:r>
      <w:r w:rsidR="07FB729A" w:rsidRPr="00050B0D">
        <w:rPr>
          <w:b/>
          <w:bCs/>
          <w:sz w:val="48"/>
          <w:szCs w:val="48"/>
        </w:rPr>
        <w:t>CHAPTER 6</w:t>
      </w:r>
      <w:r w:rsidR="07FB729A" w:rsidRPr="00050B0D">
        <w:rPr>
          <w:b/>
          <w:bCs/>
          <w:sz w:val="56"/>
          <w:szCs w:val="56"/>
        </w:rPr>
        <w:t xml:space="preserve"> </w:t>
      </w:r>
    </w:p>
    <w:p w14:paraId="60CC1E49" w14:textId="233551E4" w:rsidR="21B40629" w:rsidRDefault="00050B0D" w:rsidP="006F60A6">
      <w:pPr>
        <w:pStyle w:val="BodyText"/>
        <w:rPr>
          <w:rFonts w:ascii="Open Sans" w:eastAsia="Open Sans" w:hAnsi="Open Sans" w:cs="Open Sans"/>
          <w:color w:val="14282E"/>
          <w:sz w:val="30"/>
          <w:szCs w:val="30"/>
        </w:rPr>
      </w:pPr>
      <w:r>
        <w:rPr>
          <w:b/>
          <w:bCs/>
          <w:sz w:val="56"/>
          <w:szCs w:val="56"/>
        </w:rPr>
        <w:t xml:space="preserve">                </w:t>
      </w:r>
      <w:r w:rsidR="07FB729A" w:rsidRPr="00050B0D">
        <w:rPr>
          <w:b/>
          <w:bCs/>
          <w:sz w:val="56"/>
          <w:szCs w:val="56"/>
        </w:rPr>
        <w:t>IMPLEMENTATION</w:t>
      </w:r>
    </w:p>
    <w:p w14:paraId="09517AF1" w14:textId="756AC16E" w:rsidR="21B40629" w:rsidRDefault="21B40629" w:rsidP="005947CE"/>
    <w:p w14:paraId="6B4A49C3" w14:textId="4BE3A6BC" w:rsidR="21B40629" w:rsidRDefault="21B40629"/>
    <w:p w14:paraId="4B991620" w14:textId="31108C38" w:rsidR="007261FE" w:rsidRDefault="007261FE" w:rsidP="21B40629">
      <w:pPr>
        <w:pStyle w:val="Heading4"/>
      </w:pPr>
    </w:p>
    <w:p w14:paraId="3F722887" w14:textId="1B54262B" w:rsidR="007261FE" w:rsidRDefault="007261FE"/>
    <w:p w14:paraId="25B7C1C1" w14:textId="43FAA9AE" w:rsidR="005E563A" w:rsidRDefault="005E563A">
      <w:pPr>
        <w:pStyle w:val="BodyText"/>
        <w:rPr>
          <w:b/>
          <w:sz w:val="28"/>
          <w:szCs w:val="28"/>
        </w:rPr>
      </w:pPr>
    </w:p>
    <w:p w14:paraId="183AB933" w14:textId="4EE9867A" w:rsidR="005E563A" w:rsidRDefault="005E563A">
      <w:pPr>
        <w:pStyle w:val="BodyText"/>
        <w:rPr>
          <w:b/>
          <w:sz w:val="28"/>
          <w:szCs w:val="28"/>
        </w:rPr>
      </w:pPr>
    </w:p>
    <w:p w14:paraId="1FDF9360" w14:textId="75198F09" w:rsidR="005E563A" w:rsidRDefault="005E563A">
      <w:pPr>
        <w:pStyle w:val="BodyText"/>
        <w:rPr>
          <w:b/>
          <w:sz w:val="20"/>
        </w:rPr>
      </w:pPr>
    </w:p>
    <w:p w14:paraId="5F25860A" w14:textId="47F5FDE0" w:rsidR="005E563A" w:rsidRDefault="005E563A">
      <w:pPr>
        <w:pStyle w:val="BodyText"/>
        <w:rPr>
          <w:b/>
          <w:sz w:val="20"/>
        </w:rPr>
      </w:pPr>
    </w:p>
    <w:p w14:paraId="3D94285E" w14:textId="73E6294D" w:rsidR="005E563A" w:rsidRDefault="005E563A">
      <w:pPr>
        <w:pStyle w:val="BodyText"/>
        <w:rPr>
          <w:b/>
          <w:sz w:val="20"/>
        </w:rPr>
      </w:pPr>
    </w:p>
    <w:p w14:paraId="77DD65DA" w14:textId="42559758" w:rsidR="005E563A" w:rsidRDefault="005E563A">
      <w:pPr>
        <w:pStyle w:val="BodyText"/>
        <w:rPr>
          <w:b/>
          <w:sz w:val="20"/>
        </w:rPr>
      </w:pPr>
    </w:p>
    <w:p w14:paraId="039955E2" w14:textId="7F6CA27B" w:rsidR="005E563A" w:rsidRDefault="005E563A">
      <w:pPr>
        <w:pStyle w:val="BodyText"/>
        <w:rPr>
          <w:b/>
          <w:sz w:val="20"/>
        </w:rPr>
      </w:pPr>
    </w:p>
    <w:p w14:paraId="2C8071FB" w14:textId="635B1FD2" w:rsidR="005E563A" w:rsidRDefault="005E563A">
      <w:pPr>
        <w:pStyle w:val="BodyText"/>
        <w:rPr>
          <w:b/>
          <w:sz w:val="20"/>
        </w:rPr>
      </w:pPr>
    </w:p>
    <w:p w14:paraId="56A16A79" w14:textId="4AD353AC" w:rsidR="005E563A" w:rsidRDefault="005E563A">
      <w:pPr>
        <w:pStyle w:val="BodyText"/>
        <w:rPr>
          <w:b/>
          <w:sz w:val="20"/>
        </w:rPr>
      </w:pPr>
    </w:p>
    <w:p w14:paraId="097E77F5" w14:textId="36BC44F2" w:rsidR="005E563A" w:rsidRDefault="005E563A">
      <w:pPr>
        <w:pStyle w:val="BodyText"/>
        <w:rPr>
          <w:b/>
          <w:sz w:val="20"/>
        </w:rPr>
      </w:pPr>
    </w:p>
    <w:p w14:paraId="53CC96DE" w14:textId="7D9D3E73" w:rsidR="005E563A" w:rsidRDefault="005E563A">
      <w:pPr>
        <w:pStyle w:val="BodyText"/>
        <w:rPr>
          <w:b/>
          <w:sz w:val="20"/>
        </w:rPr>
      </w:pPr>
    </w:p>
    <w:p w14:paraId="6AC4AA92" w14:textId="77777777" w:rsidR="005E563A" w:rsidRDefault="005E563A">
      <w:pPr>
        <w:pStyle w:val="BodyText"/>
        <w:rPr>
          <w:b/>
          <w:sz w:val="20"/>
        </w:rPr>
      </w:pPr>
    </w:p>
    <w:p w14:paraId="15D0A0C6" w14:textId="77777777" w:rsidR="005E563A" w:rsidRDefault="005E563A">
      <w:pPr>
        <w:pStyle w:val="BodyText"/>
        <w:rPr>
          <w:b/>
          <w:sz w:val="20"/>
        </w:rPr>
      </w:pPr>
    </w:p>
    <w:p w14:paraId="7FB47776" w14:textId="77777777" w:rsidR="005E563A" w:rsidRDefault="005E563A">
      <w:pPr>
        <w:pStyle w:val="BodyText"/>
        <w:rPr>
          <w:b/>
          <w:sz w:val="20"/>
        </w:rPr>
      </w:pPr>
    </w:p>
    <w:p w14:paraId="4957D829" w14:textId="77777777" w:rsidR="005E563A" w:rsidRDefault="005E563A">
      <w:pPr>
        <w:pStyle w:val="BodyText"/>
        <w:spacing w:before="7"/>
        <w:rPr>
          <w:b/>
          <w:sz w:val="22"/>
        </w:rPr>
      </w:pPr>
    </w:p>
    <w:p w14:paraId="5D5BC323" w14:textId="77777777" w:rsidR="005E563A" w:rsidRDefault="005E563A">
      <w:pPr>
        <w:spacing w:line="667" w:lineRule="auto"/>
        <w:jc w:val="center"/>
        <w:sectPr w:rsidR="005E563A" w:rsidSect="00F90843">
          <w:headerReference w:type="default" r:id="rId94"/>
          <w:footerReference w:type="default" r:id="rId95"/>
          <w:pgSz w:w="11910" w:h="16840"/>
          <w:pgMar w:top="720" w:right="720" w:bottom="720" w:left="720" w:header="0" w:footer="1020" w:gutter="0"/>
          <w:cols w:space="720"/>
          <w:docGrid w:linePitch="299"/>
        </w:sectPr>
      </w:pPr>
    </w:p>
    <w:p w14:paraId="2459FD7E" w14:textId="77777777" w:rsidR="005E563A" w:rsidRDefault="07FB729A" w:rsidP="07FB729A">
      <w:pPr>
        <w:tabs>
          <w:tab w:val="left" w:pos="4278"/>
        </w:tabs>
        <w:spacing w:before="64"/>
        <w:ind w:left="720" w:right="567"/>
        <w:jc w:val="both"/>
        <w:rPr>
          <w:b/>
          <w:bCs/>
          <w:sz w:val="24"/>
          <w:szCs w:val="24"/>
        </w:rPr>
      </w:pPr>
      <w:r w:rsidRPr="07FB729A">
        <w:rPr>
          <w:b/>
          <w:bCs/>
          <w:sz w:val="24"/>
          <w:szCs w:val="24"/>
        </w:rPr>
        <w:lastRenderedPageBreak/>
        <w:t>IMPLEMENTATION</w:t>
      </w:r>
    </w:p>
    <w:p w14:paraId="2B5E9434" w14:textId="77777777" w:rsidR="005E563A" w:rsidRDefault="00892739" w:rsidP="07FB729A">
      <w:pPr>
        <w:pStyle w:val="Heading5"/>
        <w:numPr>
          <w:ilvl w:val="1"/>
          <w:numId w:val="15"/>
        </w:numPr>
        <w:tabs>
          <w:tab w:val="left" w:pos="1380"/>
        </w:tabs>
        <w:spacing w:before="262"/>
        <w:ind w:left="720" w:right="567"/>
        <w:jc w:val="both"/>
        <w:rPr>
          <w:sz w:val="24"/>
          <w:szCs w:val="24"/>
        </w:rPr>
      </w:pPr>
      <w:r w:rsidRPr="07FB729A">
        <w:rPr>
          <w:sz w:val="24"/>
          <w:szCs w:val="24"/>
        </w:rPr>
        <w:t>ALGORITHM</w:t>
      </w:r>
      <w:r w:rsidRPr="07FB729A">
        <w:rPr>
          <w:spacing w:val="-9"/>
          <w:sz w:val="24"/>
          <w:szCs w:val="24"/>
        </w:rPr>
        <w:t xml:space="preserve"> </w:t>
      </w:r>
      <w:r w:rsidRPr="07FB729A">
        <w:rPr>
          <w:sz w:val="24"/>
          <w:szCs w:val="24"/>
        </w:rPr>
        <w:t>DESCRIPTION</w:t>
      </w:r>
    </w:p>
    <w:p w14:paraId="66686907" w14:textId="4340081F" w:rsidR="005E563A" w:rsidRDefault="07FB729A" w:rsidP="07FB729A">
      <w:pPr>
        <w:pStyle w:val="BodyText"/>
        <w:spacing w:before="9"/>
        <w:ind w:left="720" w:right="567"/>
        <w:jc w:val="both"/>
      </w:pPr>
      <w:r w:rsidRPr="07FB729A">
        <w:rPr>
          <w:b/>
          <w:bCs/>
        </w:rPr>
        <w:t xml:space="preserve">                    </w:t>
      </w:r>
      <w:r w:rsidRPr="07FB729A">
        <w:rPr>
          <w:color w:val="333333"/>
        </w:rPr>
        <w:t xml:space="preserve">As customers use a subscription-based service they generate large amounts of structured data and metadata. From demographic data to usage and transaction data, it is relatively straightforward and efficient to collect and analyze even in a way which is privacy conscious. The idea underpinning this approach is that customers on the verge of dropping exhibit certain common </w:t>
      </w:r>
      <w:r w:rsidRPr="07FB729A">
        <w:rPr>
          <w:b/>
          <w:bCs/>
          <w:color w:val="333333"/>
        </w:rPr>
        <w:t>churn signals</w:t>
      </w:r>
      <w:r w:rsidRPr="07FB729A">
        <w:rPr>
          <w:color w:val="333333"/>
        </w:rPr>
        <w:t xml:space="preserve">. These can be identified in the structured data and metadata that they generate through the use of their account. </w:t>
      </w:r>
      <w:hyperlink r:id="rId96">
        <w:r w:rsidRPr="07FB729A">
          <w:rPr>
            <w:rStyle w:val="Hyperlink"/>
          </w:rPr>
          <w:t>Streaming data analytics</w:t>
        </w:r>
      </w:hyperlink>
      <w:r w:rsidRPr="07FB729A">
        <w:rPr>
          <w:color w:val="333333"/>
        </w:rPr>
        <w:t xml:space="preserve"> systems are typically best suited to handling this level of real-time data.</w:t>
      </w:r>
    </w:p>
    <w:p w14:paraId="3257BE95" w14:textId="176B957E" w:rsidR="005E563A" w:rsidRDefault="07FB729A" w:rsidP="07FB729A">
      <w:pPr>
        <w:pStyle w:val="BodyText"/>
        <w:spacing w:before="9" w:line="360" w:lineRule="auto"/>
        <w:ind w:left="720" w:right="567"/>
        <w:jc w:val="both"/>
        <w:rPr>
          <w:b/>
          <w:bCs/>
          <w:color w:val="333333"/>
        </w:rPr>
      </w:pPr>
      <w:r w:rsidRPr="07FB729A">
        <w:rPr>
          <w:b/>
          <w:bCs/>
          <w:color w:val="333333"/>
        </w:rPr>
        <w:t xml:space="preserve">DECISION TREE </w:t>
      </w:r>
      <w:proofErr w:type="gramStart"/>
      <w:r w:rsidRPr="07FB729A">
        <w:rPr>
          <w:b/>
          <w:bCs/>
          <w:color w:val="333333"/>
        </w:rPr>
        <w:t>ALGORITHM :</w:t>
      </w:r>
      <w:proofErr w:type="gramEnd"/>
      <w:r w:rsidRPr="07FB729A">
        <w:rPr>
          <w:b/>
          <w:bCs/>
          <w:color w:val="333333"/>
        </w:rPr>
        <w:t xml:space="preserve"> </w:t>
      </w:r>
    </w:p>
    <w:p w14:paraId="6F480CB7" w14:textId="23F4DAEC" w:rsidR="5ED3313D" w:rsidRDefault="07FB729A" w:rsidP="07FB729A">
      <w:pPr>
        <w:pStyle w:val="BodyText"/>
        <w:numPr>
          <w:ilvl w:val="0"/>
          <w:numId w:val="4"/>
        </w:numPr>
        <w:spacing w:before="9" w:line="360" w:lineRule="auto"/>
        <w:ind w:right="567"/>
        <w:jc w:val="both"/>
        <w:rPr>
          <w:b/>
          <w:bCs/>
          <w:color w:val="000000" w:themeColor="text1"/>
        </w:rPr>
      </w:pPr>
      <w:r w:rsidRPr="07FB729A">
        <w:rPr>
          <w:b/>
          <w:bCs/>
          <w:color w:val="333333"/>
        </w:rPr>
        <w:t xml:space="preserve"> </w:t>
      </w:r>
      <w:r w:rsidRPr="07FB729A">
        <w:rPr>
          <w:color w:val="000000" w:themeColor="text1"/>
        </w:rPr>
        <w:t xml:space="preserve">Decision Tree is a </w:t>
      </w:r>
      <w:r w:rsidRPr="07FB729A">
        <w:rPr>
          <w:b/>
          <w:bCs/>
          <w:color w:val="000000" w:themeColor="text1"/>
        </w:rPr>
        <w:t xml:space="preserve">Supervised learning technique </w:t>
      </w:r>
      <w:r w:rsidRPr="07FB729A">
        <w:rPr>
          <w:color w:val="000000" w:themeColor="text1"/>
        </w:rPr>
        <w:t>that can be used for both classification and Regression problems, but mostly it is preferred for solving Classification problems. It is a tree-structured classifier, where</w:t>
      </w:r>
      <w:r w:rsidRPr="07FB729A">
        <w:rPr>
          <w:b/>
          <w:bCs/>
          <w:color w:val="000000" w:themeColor="text1"/>
        </w:rPr>
        <w:t xml:space="preserve"> internal nodes represent the features of a dataset, branches represent the decision rules</w:t>
      </w:r>
      <w:r w:rsidRPr="07FB729A">
        <w:rPr>
          <w:color w:val="000000" w:themeColor="text1"/>
        </w:rPr>
        <w:t xml:space="preserve"> and </w:t>
      </w:r>
      <w:r w:rsidRPr="07FB729A">
        <w:rPr>
          <w:b/>
          <w:bCs/>
          <w:color w:val="000000" w:themeColor="text1"/>
        </w:rPr>
        <w:t>each leaf node represents the outcome.</w:t>
      </w:r>
    </w:p>
    <w:p w14:paraId="6A0C1B65" w14:textId="64FBD540" w:rsidR="5ED3313D" w:rsidRDefault="5ED3313D" w:rsidP="07FB729A">
      <w:pPr>
        <w:pStyle w:val="ListParagraph"/>
        <w:numPr>
          <w:ilvl w:val="0"/>
          <w:numId w:val="4"/>
        </w:numPr>
        <w:jc w:val="both"/>
        <w:rPr>
          <w:color w:val="000000" w:themeColor="text1"/>
          <w:sz w:val="24"/>
          <w:szCs w:val="24"/>
        </w:rPr>
      </w:pPr>
      <w:r>
        <w:br/>
      </w:r>
      <w:r w:rsidR="07FB729A" w:rsidRPr="07FB729A">
        <w:rPr>
          <w:color w:val="000000" w:themeColor="text1"/>
          <w:sz w:val="24"/>
          <w:szCs w:val="24"/>
        </w:rPr>
        <w:t xml:space="preserve">In a Decision tree, there are two nodes, which are the </w:t>
      </w:r>
      <w:r w:rsidR="07FB729A" w:rsidRPr="07FB729A">
        <w:rPr>
          <w:b/>
          <w:bCs/>
          <w:color w:val="000000" w:themeColor="text1"/>
          <w:sz w:val="24"/>
          <w:szCs w:val="24"/>
        </w:rPr>
        <w:t>Decision Node</w:t>
      </w:r>
      <w:r w:rsidR="07FB729A" w:rsidRPr="07FB729A">
        <w:rPr>
          <w:color w:val="000000" w:themeColor="text1"/>
          <w:sz w:val="24"/>
          <w:szCs w:val="24"/>
        </w:rPr>
        <w:t xml:space="preserve"> and</w:t>
      </w:r>
      <w:r w:rsidR="07FB729A" w:rsidRPr="07FB729A">
        <w:rPr>
          <w:b/>
          <w:bCs/>
          <w:color w:val="000000" w:themeColor="text1"/>
          <w:sz w:val="24"/>
          <w:szCs w:val="24"/>
        </w:rPr>
        <w:t xml:space="preserve"> Leaf Node.</w:t>
      </w:r>
      <w:r w:rsidR="07FB729A" w:rsidRPr="07FB729A">
        <w:rPr>
          <w:color w:val="000000" w:themeColor="text1"/>
          <w:sz w:val="24"/>
          <w:szCs w:val="24"/>
        </w:rPr>
        <w:t xml:space="preserve"> Decision nodes are used to make any decision and have multiple branches, whereas Leaf nodes are the output of those decisions and do not contain any further branches.</w:t>
      </w:r>
    </w:p>
    <w:p w14:paraId="2059150B" w14:textId="2EF1FD2A" w:rsidR="5ED3313D" w:rsidRDefault="07FB729A" w:rsidP="07FB729A">
      <w:pPr>
        <w:pStyle w:val="ListParagraph"/>
        <w:numPr>
          <w:ilvl w:val="0"/>
          <w:numId w:val="4"/>
        </w:numPr>
        <w:jc w:val="both"/>
        <w:rPr>
          <w:color w:val="000000" w:themeColor="text1"/>
          <w:sz w:val="24"/>
          <w:szCs w:val="24"/>
        </w:rPr>
      </w:pPr>
      <w:r w:rsidRPr="07FB729A">
        <w:rPr>
          <w:color w:val="000000" w:themeColor="text1"/>
          <w:sz w:val="24"/>
          <w:szCs w:val="24"/>
        </w:rPr>
        <w:t>The decisions or the test are performed on the basis of features of the given dataset.</w:t>
      </w:r>
    </w:p>
    <w:p w14:paraId="3B55A0B5" w14:textId="72E090BC" w:rsidR="5ED3313D" w:rsidRDefault="07FB729A" w:rsidP="07FB729A">
      <w:pPr>
        <w:pStyle w:val="ListParagraph"/>
        <w:numPr>
          <w:ilvl w:val="0"/>
          <w:numId w:val="4"/>
        </w:numPr>
        <w:spacing w:line="375" w:lineRule="exact"/>
        <w:jc w:val="both"/>
        <w:rPr>
          <w:b/>
          <w:bCs/>
          <w:i/>
          <w:iCs/>
          <w:color w:val="000000" w:themeColor="text1"/>
          <w:sz w:val="24"/>
          <w:szCs w:val="24"/>
        </w:rPr>
      </w:pPr>
      <w:r w:rsidRPr="07FB729A">
        <w:rPr>
          <w:b/>
          <w:bCs/>
          <w:i/>
          <w:iCs/>
          <w:color w:val="000000" w:themeColor="text1"/>
          <w:sz w:val="24"/>
          <w:szCs w:val="24"/>
        </w:rPr>
        <w:t>It is a graphical representation for getting all the possible solutions to a problem/decision based on given conditions.</w:t>
      </w:r>
    </w:p>
    <w:p w14:paraId="08B21ABC" w14:textId="45B5702C" w:rsidR="5ED3313D" w:rsidRDefault="07FB729A" w:rsidP="07FB729A">
      <w:pPr>
        <w:pStyle w:val="ListParagraph"/>
        <w:numPr>
          <w:ilvl w:val="0"/>
          <w:numId w:val="4"/>
        </w:numPr>
        <w:spacing w:line="375" w:lineRule="exact"/>
        <w:jc w:val="both"/>
        <w:rPr>
          <w:color w:val="000000" w:themeColor="text1"/>
          <w:sz w:val="24"/>
          <w:szCs w:val="24"/>
        </w:rPr>
      </w:pPr>
      <w:r w:rsidRPr="07FB729A">
        <w:rPr>
          <w:color w:val="000000" w:themeColor="text1"/>
          <w:sz w:val="24"/>
          <w:szCs w:val="24"/>
        </w:rPr>
        <w:t>It is called a decision tree because, similar to a tree, it starts with the root node, which expands on further branches and constructs a tree-like structure.</w:t>
      </w:r>
    </w:p>
    <w:p w14:paraId="474D3B5A" w14:textId="710517BC" w:rsidR="5ED3313D" w:rsidRDefault="07FB729A" w:rsidP="07FB729A">
      <w:pPr>
        <w:pStyle w:val="ListParagraph"/>
        <w:numPr>
          <w:ilvl w:val="0"/>
          <w:numId w:val="4"/>
        </w:numPr>
        <w:spacing w:line="375" w:lineRule="exact"/>
        <w:jc w:val="both"/>
        <w:rPr>
          <w:b/>
          <w:bCs/>
          <w:color w:val="000000" w:themeColor="text1"/>
          <w:sz w:val="24"/>
          <w:szCs w:val="24"/>
        </w:rPr>
      </w:pPr>
      <w:r w:rsidRPr="07FB729A">
        <w:rPr>
          <w:color w:val="000000" w:themeColor="text1"/>
          <w:sz w:val="24"/>
          <w:szCs w:val="24"/>
        </w:rPr>
        <w:t xml:space="preserve">In order to build a tree, we use the </w:t>
      </w:r>
      <w:r w:rsidRPr="07FB729A">
        <w:rPr>
          <w:b/>
          <w:bCs/>
          <w:color w:val="000000" w:themeColor="text1"/>
          <w:sz w:val="24"/>
          <w:szCs w:val="24"/>
        </w:rPr>
        <w:t>CART algorithm,</w:t>
      </w:r>
      <w:r w:rsidRPr="07FB729A">
        <w:rPr>
          <w:color w:val="000000" w:themeColor="text1"/>
          <w:sz w:val="24"/>
          <w:szCs w:val="24"/>
        </w:rPr>
        <w:t xml:space="preserve"> which stands for </w:t>
      </w:r>
      <w:r w:rsidRPr="07FB729A">
        <w:rPr>
          <w:b/>
          <w:bCs/>
          <w:color w:val="000000" w:themeColor="text1"/>
          <w:sz w:val="24"/>
          <w:szCs w:val="24"/>
        </w:rPr>
        <w:t>Classification and Regression Tree algorithm.</w:t>
      </w:r>
    </w:p>
    <w:p w14:paraId="669A67A9" w14:textId="51C26EB1" w:rsidR="5ED3313D" w:rsidRDefault="07FB729A" w:rsidP="07FB729A">
      <w:pPr>
        <w:pStyle w:val="ListParagraph"/>
        <w:numPr>
          <w:ilvl w:val="0"/>
          <w:numId w:val="4"/>
        </w:numPr>
        <w:spacing w:line="375" w:lineRule="exact"/>
        <w:jc w:val="both"/>
        <w:rPr>
          <w:sz w:val="24"/>
          <w:szCs w:val="24"/>
        </w:rPr>
      </w:pPr>
      <w:r w:rsidRPr="07FB729A">
        <w:rPr>
          <w:color w:val="000000" w:themeColor="text1"/>
          <w:sz w:val="24"/>
          <w:szCs w:val="24"/>
        </w:rPr>
        <w:t xml:space="preserve">A decision tree simply asks a question, and based on the answer (Yes/No), it further split the tree </w:t>
      </w:r>
      <w:proofErr w:type="spellStart"/>
      <w:r w:rsidRPr="07FB729A">
        <w:rPr>
          <w:color w:val="000000" w:themeColor="text1"/>
          <w:sz w:val="24"/>
          <w:szCs w:val="24"/>
        </w:rPr>
        <w:t>i</w:t>
      </w:r>
      <w:proofErr w:type="spellEnd"/>
      <w:r w:rsidRPr="07FB729A">
        <w:rPr>
          <w:color w:val="000000" w:themeColor="text1"/>
          <w:sz w:val="24"/>
          <w:szCs w:val="24"/>
        </w:rPr>
        <w:t xml:space="preserve"> </w:t>
      </w:r>
      <w:proofErr w:type="spellStart"/>
      <w:r w:rsidRPr="07FB729A">
        <w:rPr>
          <w:color w:val="000000" w:themeColor="text1"/>
          <w:sz w:val="24"/>
          <w:szCs w:val="24"/>
        </w:rPr>
        <w:t>nto</w:t>
      </w:r>
      <w:proofErr w:type="spellEnd"/>
      <w:r w:rsidRPr="07FB729A">
        <w:rPr>
          <w:color w:val="000000" w:themeColor="text1"/>
          <w:sz w:val="24"/>
          <w:szCs w:val="24"/>
        </w:rPr>
        <w:t xml:space="preserve"> subtrees.</w:t>
      </w:r>
    </w:p>
    <w:p w14:paraId="142A9ED7" w14:textId="616505AE" w:rsidR="07FB729A" w:rsidRDefault="07FB729A" w:rsidP="07FB729A">
      <w:pPr>
        <w:spacing w:line="375" w:lineRule="exact"/>
        <w:jc w:val="both"/>
        <w:rPr>
          <w:sz w:val="24"/>
          <w:szCs w:val="24"/>
        </w:rPr>
      </w:pPr>
    </w:p>
    <w:p w14:paraId="2B39B50F" w14:textId="37713F7C" w:rsidR="5ED3313D" w:rsidRDefault="5ED3313D" w:rsidP="07FB729A">
      <w:pPr>
        <w:pStyle w:val="BodyText"/>
        <w:spacing w:before="9" w:line="360" w:lineRule="auto"/>
        <w:ind w:left="720" w:right="567"/>
        <w:jc w:val="both"/>
        <w:rPr>
          <w:b/>
          <w:bCs/>
          <w:color w:val="333333"/>
        </w:rPr>
      </w:pPr>
    </w:p>
    <w:p w14:paraId="052DB2D3" w14:textId="051B1E9F" w:rsidR="5ED3313D" w:rsidRDefault="07FB729A" w:rsidP="07FB729A">
      <w:pPr>
        <w:pStyle w:val="BodyText"/>
        <w:spacing w:before="9" w:line="360" w:lineRule="auto"/>
        <w:ind w:left="720" w:right="567"/>
        <w:jc w:val="both"/>
        <w:rPr>
          <w:b/>
          <w:bCs/>
          <w:color w:val="333333"/>
        </w:rPr>
      </w:pPr>
      <w:r w:rsidRPr="07FB729A">
        <w:rPr>
          <w:b/>
          <w:bCs/>
          <w:color w:val="333333"/>
        </w:rPr>
        <w:t xml:space="preserve">RANDOM FOREST </w:t>
      </w:r>
      <w:proofErr w:type="gramStart"/>
      <w:r w:rsidRPr="07FB729A">
        <w:rPr>
          <w:b/>
          <w:bCs/>
          <w:color w:val="333333"/>
        </w:rPr>
        <w:t>CLASSIFIER :</w:t>
      </w:r>
      <w:proofErr w:type="gramEnd"/>
    </w:p>
    <w:p w14:paraId="134A0956" w14:textId="2A2EFFDD" w:rsidR="07FB729A" w:rsidRDefault="07FB729A" w:rsidP="07FB729A">
      <w:pPr>
        <w:pStyle w:val="BodyText"/>
        <w:spacing w:before="9" w:line="360" w:lineRule="auto"/>
        <w:ind w:left="720" w:right="567"/>
        <w:jc w:val="both"/>
        <w:rPr>
          <w:b/>
          <w:bCs/>
          <w:color w:val="333333"/>
        </w:rPr>
      </w:pPr>
    </w:p>
    <w:p w14:paraId="6D8470BF" w14:textId="386D1E68" w:rsidR="07FB729A" w:rsidRDefault="07FB729A" w:rsidP="07FB729A">
      <w:pPr>
        <w:spacing w:line="360" w:lineRule="auto"/>
        <w:ind w:left="720"/>
        <w:rPr>
          <w:i/>
          <w:iCs/>
          <w:color w:val="333333"/>
          <w:sz w:val="24"/>
          <w:szCs w:val="24"/>
        </w:rPr>
      </w:pPr>
      <w:r w:rsidRPr="07FB729A">
        <w:rPr>
          <w:color w:val="333333"/>
          <w:sz w:val="24"/>
          <w:szCs w:val="24"/>
        </w:rPr>
        <w:t xml:space="preserve">Random Forest is a popular machine learning algorithm that belongs to the supervised learning technique. It can be used for both Classification and Regression problems in ML. It is based on the concept of </w:t>
      </w:r>
      <w:r w:rsidRPr="07FB729A">
        <w:rPr>
          <w:b/>
          <w:bCs/>
          <w:color w:val="333333"/>
          <w:sz w:val="24"/>
          <w:szCs w:val="24"/>
        </w:rPr>
        <w:t>ensemble learning,</w:t>
      </w:r>
      <w:r w:rsidRPr="07FB729A">
        <w:rPr>
          <w:color w:val="333333"/>
          <w:sz w:val="24"/>
          <w:szCs w:val="24"/>
        </w:rPr>
        <w:t xml:space="preserve"> which is a process of </w:t>
      </w:r>
      <w:r w:rsidRPr="07FB729A">
        <w:rPr>
          <w:i/>
          <w:iCs/>
          <w:color w:val="333333"/>
          <w:sz w:val="24"/>
          <w:szCs w:val="24"/>
        </w:rPr>
        <w:t>combining multiple classifiers to solve a complex problem and to improve the performance of the model.</w:t>
      </w:r>
    </w:p>
    <w:p w14:paraId="2A04C2D9" w14:textId="30C81B1C" w:rsidR="07FB729A" w:rsidRDefault="07FB729A" w:rsidP="07FB729A">
      <w:pPr>
        <w:spacing w:line="360" w:lineRule="auto"/>
        <w:ind w:left="720"/>
        <w:rPr>
          <w:color w:val="333333"/>
          <w:sz w:val="24"/>
          <w:szCs w:val="24"/>
        </w:rPr>
      </w:pPr>
      <w:r w:rsidRPr="07FB729A">
        <w:rPr>
          <w:color w:val="333333"/>
          <w:sz w:val="24"/>
          <w:szCs w:val="24"/>
        </w:rPr>
        <w:t xml:space="preserve">As the name suggests, </w:t>
      </w:r>
      <w:r w:rsidRPr="07FB729A">
        <w:rPr>
          <w:b/>
          <w:bCs/>
          <w:i/>
          <w:iCs/>
          <w:color w:val="333333"/>
          <w:sz w:val="24"/>
          <w:szCs w:val="24"/>
        </w:rPr>
        <w:t>"Random Forest is a classifier that contains a number of decision trees on various subsets of the given dataset and takes the average to improve the predictive accuracy of that dataset."</w:t>
      </w:r>
      <w:r w:rsidRPr="07FB729A">
        <w:rPr>
          <w:color w:val="333333"/>
          <w:sz w:val="24"/>
          <w:szCs w:val="24"/>
        </w:rPr>
        <w:t xml:space="preserve"> Instead of relying on one decision tree, the random forest takes the prediction from each tree and based on the majority votes of predictions, and it predicts the final output.</w:t>
      </w:r>
    </w:p>
    <w:p w14:paraId="5C4813DA" w14:textId="2CA9C023" w:rsidR="07FB729A" w:rsidRDefault="07FB729A" w:rsidP="07FB729A">
      <w:pPr>
        <w:spacing w:line="360" w:lineRule="auto"/>
        <w:ind w:left="720"/>
        <w:rPr>
          <w:color w:val="333333"/>
          <w:sz w:val="24"/>
          <w:szCs w:val="24"/>
        </w:rPr>
      </w:pPr>
      <w:r w:rsidRPr="07FB729A">
        <w:rPr>
          <w:color w:val="333333"/>
          <w:sz w:val="24"/>
          <w:szCs w:val="24"/>
        </w:rPr>
        <w:lastRenderedPageBreak/>
        <w:t>Random Forest works in two-phase first is to create the random forest by combining N decision tree, and second is to make predictions for each tree created in the first phase.</w:t>
      </w:r>
    </w:p>
    <w:p w14:paraId="0CC67A6F" w14:textId="36581BCA" w:rsidR="07FB729A" w:rsidRDefault="07FB729A" w:rsidP="07FB729A">
      <w:pPr>
        <w:spacing w:line="360" w:lineRule="auto"/>
        <w:ind w:left="720"/>
        <w:rPr>
          <w:color w:val="333333"/>
          <w:sz w:val="24"/>
          <w:szCs w:val="24"/>
        </w:rPr>
      </w:pPr>
      <w:r w:rsidRPr="07FB729A">
        <w:rPr>
          <w:color w:val="333333"/>
          <w:sz w:val="24"/>
          <w:szCs w:val="24"/>
        </w:rPr>
        <w:t>The Working process can be explained in the below steps and diagram:</w:t>
      </w:r>
    </w:p>
    <w:p w14:paraId="12A3E928" w14:textId="1A11F364" w:rsidR="07FB729A" w:rsidRDefault="07FB729A" w:rsidP="07FB729A">
      <w:pPr>
        <w:spacing w:line="360" w:lineRule="auto"/>
        <w:ind w:left="720"/>
        <w:rPr>
          <w:color w:val="333333"/>
          <w:sz w:val="24"/>
          <w:szCs w:val="24"/>
        </w:rPr>
      </w:pPr>
      <w:r w:rsidRPr="07FB729A">
        <w:rPr>
          <w:b/>
          <w:bCs/>
          <w:color w:val="333333"/>
          <w:sz w:val="24"/>
          <w:szCs w:val="24"/>
        </w:rPr>
        <w:t>Step-1:</w:t>
      </w:r>
      <w:r w:rsidRPr="07FB729A">
        <w:rPr>
          <w:color w:val="333333"/>
          <w:sz w:val="24"/>
          <w:szCs w:val="24"/>
        </w:rPr>
        <w:t xml:space="preserve"> Select random K data points from the training set.</w:t>
      </w:r>
    </w:p>
    <w:p w14:paraId="673DEB33" w14:textId="1698C776" w:rsidR="07FB729A" w:rsidRDefault="07FB729A" w:rsidP="07FB729A">
      <w:pPr>
        <w:spacing w:line="360" w:lineRule="auto"/>
        <w:ind w:left="720"/>
        <w:rPr>
          <w:color w:val="333333"/>
          <w:sz w:val="24"/>
          <w:szCs w:val="24"/>
        </w:rPr>
      </w:pPr>
      <w:r w:rsidRPr="07FB729A">
        <w:rPr>
          <w:b/>
          <w:bCs/>
          <w:color w:val="333333"/>
          <w:sz w:val="24"/>
          <w:szCs w:val="24"/>
        </w:rPr>
        <w:t>Step-2:</w:t>
      </w:r>
      <w:r w:rsidRPr="07FB729A">
        <w:rPr>
          <w:color w:val="333333"/>
          <w:sz w:val="24"/>
          <w:szCs w:val="24"/>
        </w:rPr>
        <w:t xml:space="preserve"> Build the decision trees associated with the selected data points (Subsets).</w:t>
      </w:r>
    </w:p>
    <w:p w14:paraId="4E03311B" w14:textId="5B311318" w:rsidR="07FB729A" w:rsidRDefault="07FB729A" w:rsidP="07FB729A">
      <w:pPr>
        <w:spacing w:line="360" w:lineRule="auto"/>
        <w:ind w:left="720"/>
        <w:rPr>
          <w:color w:val="333333"/>
          <w:sz w:val="24"/>
          <w:szCs w:val="24"/>
        </w:rPr>
      </w:pPr>
      <w:r w:rsidRPr="07FB729A">
        <w:rPr>
          <w:b/>
          <w:bCs/>
          <w:color w:val="333333"/>
          <w:sz w:val="24"/>
          <w:szCs w:val="24"/>
        </w:rPr>
        <w:t>Step-3:</w:t>
      </w:r>
      <w:r w:rsidRPr="07FB729A">
        <w:rPr>
          <w:color w:val="333333"/>
          <w:sz w:val="24"/>
          <w:szCs w:val="24"/>
        </w:rPr>
        <w:t xml:space="preserve"> Choose the number N for decision trees that you want to build.</w:t>
      </w:r>
    </w:p>
    <w:p w14:paraId="4C5F54A4" w14:textId="1935AFBB" w:rsidR="07FB729A" w:rsidRDefault="07FB729A" w:rsidP="07FB729A">
      <w:pPr>
        <w:spacing w:line="360" w:lineRule="auto"/>
        <w:ind w:left="720"/>
        <w:rPr>
          <w:color w:val="333333"/>
          <w:sz w:val="24"/>
          <w:szCs w:val="24"/>
        </w:rPr>
      </w:pPr>
      <w:r w:rsidRPr="07FB729A">
        <w:rPr>
          <w:b/>
          <w:bCs/>
          <w:color w:val="333333"/>
          <w:sz w:val="24"/>
          <w:szCs w:val="24"/>
        </w:rPr>
        <w:t>Step-4:</w:t>
      </w:r>
      <w:r w:rsidRPr="07FB729A">
        <w:rPr>
          <w:color w:val="333333"/>
          <w:sz w:val="24"/>
          <w:szCs w:val="24"/>
        </w:rPr>
        <w:t xml:space="preserve"> Repeat Step 1 &amp; 2.</w:t>
      </w:r>
    </w:p>
    <w:p w14:paraId="590F3DEB" w14:textId="0F36CDC4" w:rsidR="07FB729A" w:rsidRDefault="07FB729A" w:rsidP="07FB729A">
      <w:pPr>
        <w:pStyle w:val="BodyText"/>
        <w:spacing w:before="9" w:line="360" w:lineRule="auto"/>
        <w:ind w:left="720" w:right="567"/>
      </w:pPr>
      <w:r w:rsidRPr="07FB729A">
        <w:rPr>
          <w:b/>
          <w:bCs/>
          <w:color w:val="333333"/>
        </w:rPr>
        <w:t>Step-5:</w:t>
      </w:r>
      <w:r w:rsidRPr="07FB729A">
        <w:rPr>
          <w:color w:val="333333"/>
        </w:rPr>
        <w:t xml:space="preserve"> For new data points, find the predictions of each decision tree, and assign the new data points to the category that wins the majority votes.</w:t>
      </w:r>
    </w:p>
    <w:p w14:paraId="7D452757" w14:textId="48C6C7C0" w:rsidR="07FB729A" w:rsidRDefault="07FB729A" w:rsidP="07FB729A">
      <w:pPr>
        <w:pStyle w:val="BodyText"/>
        <w:spacing w:before="9" w:line="360" w:lineRule="auto"/>
        <w:ind w:left="720" w:right="567"/>
        <w:rPr>
          <w:rFonts w:ascii="Gadugi" w:eastAsia="Gadugi" w:hAnsi="Gadugi" w:cs="Gadugi"/>
          <w:b/>
          <w:bCs/>
          <w:color w:val="333333"/>
          <w:sz w:val="25"/>
          <w:szCs w:val="25"/>
        </w:rPr>
      </w:pPr>
    </w:p>
    <w:p w14:paraId="7CD23004" w14:textId="5E373F21" w:rsidR="005E563A" w:rsidRDefault="07FB729A" w:rsidP="07FB729A">
      <w:pPr>
        <w:pStyle w:val="BodyText"/>
        <w:spacing w:before="9" w:line="360" w:lineRule="auto"/>
        <w:ind w:left="720" w:right="567"/>
        <w:rPr>
          <w:b/>
          <w:bCs/>
          <w:color w:val="000000" w:themeColor="text1"/>
          <w:sz w:val="28"/>
          <w:szCs w:val="28"/>
        </w:rPr>
      </w:pPr>
      <w:r w:rsidRPr="07FB729A">
        <w:rPr>
          <w:b/>
          <w:bCs/>
          <w:color w:val="000000" w:themeColor="text1"/>
          <w:sz w:val="28"/>
          <w:szCs w:val="28"/>
        </w:rPr>
        <w:t>Naïve Bayes</w:t>
      </w:r>
    </w:p>
    <w:p w14:paraId="6177C35F" w14:textId="37F6DB29" w:rsidR="005E563A" w:rsidRDefault="07FB729A" w:rsidP="07FB729A">
      <w:pPr>
        <w:pStyle w:val="BodyText"/>
        <w:spacing w:before="9" w:line="360" w:lineRule="auto"/>
        <w:ind w:left="720" w:right="567"/>
        <w:jc w:val="both"/>
      </w:pPr>
      <w:r w:rsidRPr="07FB729A">
        <w:rPr>
          <w:color w:val="333333"/>
        </w:rPr>
        <w:t xml:space="preserve"> A </w:t>
      </w:r>
      <w:hyperlink r:id="rId97">
        <w:r w:rsidRPr="07FB729A">
          <w:rPr>
            <w:rStyle w:val="Hyperlink"/>
          </w:rPr>
          <w:t>comparison study</w:t>
        </w:r>
      </w:hyperlink>
      <w:r w:rsidRPr="07FB729A">
        <w:rPr>
          <w:color w:val="333333"/>
        </w:rPr>
        <w:t xml:space="preserve"> of the different machine learning approaches that are typically deployed for customer attrition analysis claims that the best method is a boosted </w:t>
      </w:r>
      <w:r w:rsidRPr="07FB729A">
        <w:rPr>
          <w:b/>
          <w:bCs/>
          <w:color w:val="333333"/>
        </w:rPr>
        <w:t>Support Vector Machines</w:t>
      </w:r>
      <w:r w:rsidRPr="07FB729A">
        <w:rPr>
          <w:color w:val="333333"/>
        </w:rPr>
        <w:t xml:space="preserve"> model which had an accuracy score of 95% and an f-score of 84%. Conversely, the worst performing machine learning methods for the task were the </w:t>
      </w:r>
      <w:r w:rsidRPr="07FB729A">
        <w:rPr>
          <w:b/>
          <w:bCs/>
          <w:color w:val="333333"/>
        </w:rPr>
        <w:t>Naïve Bayes</w:t>
      </w:r>
      <w:r w:rsidRPr="07FB729A">
        <w:rPr>
          <w:color w:val="333333"/>
        </w:rPr>
        <w:t xml:space="preserve"> and </w:t>
      </w:r>
      <w:r w:rsidRPr="07FB729A">
        <w:rPr>
          <w:b/>
          <w:bCs/>
          <w:color w:val="333333"/>
        </w:rPr>
        <w:t>Logical Regression</w:t>
      </w:r>
      <w:r w:rsidRPr="07FB729A">
        <w:rPr>
          <w:color w:val="333333"/>
        </w:rPr>
        <w:t xml:space="preserve"> models</w:t>
      </w:r>
    </w:p>
    <w:p w14:paraId="086D1A27" w14:textId="27398EFF" w:rsidR="005E563A" w:rsidRDefault="005E563A" w:rsidP="07FB729A">
      <w:pPr>
        <w:pStyle w:val="BodyText"/>
        <w:spacing w:before="9" w:line="360" w:lineRule="auto"/>
        <w:ind w:left="720" w:right="567"/>
        <w:jc w:val="both"/>
        <w:rPr>
          <w:color w:val="333333"/>
        </w:rPr>
      </w:pPr>
    </w:p>
    <w:p w14:paraId="352C4B26" w14:textId="7D1B4968" w:rsidR="005E563A" w:rsidRDefault="07FB729A" w:rsidP="07FB729A">
      <w:pPr>
        <w:spacing w:line="360" w:lineRule="auto"/>
        <w:ind w:left="720" w:right="567"/>
        <w:jc w:val="both"/>
        <w:rPr>
          <w:sz w:val="24"/>
          <w:szCs w:val="24"/>
        </w:rPr>
      </w:pPr>
      <w:r w:rsidRPr="07FB729A">
        <w:rPr>
          <w:color w:val="333333"/>
          <w:sz w:val="24"/>
          <w:szCs w:val="24"/>
        </w:rPr>
        <w:t xml:space="preserve">The research suggests that achieving the best results in machine learning churn prediction relies on using a large training dataset as well as implementing </w:t>
      </w:r>
      <w:r w:rsidRPr="07FB729A">
        <w:rPr>
          <w:b/>
          <w:bCs/>
          <w:color w:val="333333"/>
          <w:sz w:val="24"/>
          <w:szCs w:val="24"/>
        </w:rPr>
        <w:t>boosting algorithms</w:t>
      </w:r>
      <w:r w:rsidRPr="07FB729A">
        <w:rPr>
          <w:color w:val="333333"/>
          <w:sz w:val="24"/>
          <w:szCs w:val="24"/>
        </w:rPr>
        <w:t xml:space="preserve">, the use of which is associated in a substantial increase in f-score. The specific algorithm (or, more accurately a meta-algorithm) used in this case was </w:t>
      </w:r>
      <w:r w:rsidRPr="07FB729A">
        <w:rPr>
          <w:b/>
          <w:bCs/>
          <w:color w:val="333333"/>
          <w:sz w:val="24"/>
          <w:szCs w:val="24"/>
        </w:rPr>
        <w:t>AdaBoost</w:t>
      </w:r>
      <w:r w:rsidRPr="07FB729A">
        <w:rPr>
          <w:color w:val="333333"/>
          <w:sz w:val="24"/>
          <w:szCs w:val="24"/>
        </w:rPr>
        <w:t xml:space="preserve">, which refines the process over time. When implemented, it places more weight on those particular features of a dataset which have been shown to be more relevant. This reduces the dimensionality of the data and reduces the computing resources spent on processing features that are less relevant. </w:t>
      </w:r>
      <w:r w:rsidRPr="07FB729A">
        <w:rPr>
          <w:sz w:val="24"/>
          <w:szCs w:val="24"/>
        </w:rPr>
        <w:t xml:space="preserve"> </w:t>
      </w:r>
    </w:p>
    <w:p w14:paraId="70D2959C" w14:textId="645F9F50" w:rsidR="261640DB" w:rsidRDefault="261640DB" w:rsidP="07FB729A">
      <w:pPr>
        <w:spacing w:line="360" w:lineRule="auto"/>
        <w:ind w:left="720" w:right="567"/>
        <w:jc w:val="both"/>
        <w:rPr>
          <w:sz w:val="24"/>
          <w:szCs w:val="24"/>
        </w:rPr>
      </w:pPr>
    </w:p>
    <w:p w14:paraId="35F31A8A" w14:textId="081E87F4" w:rsidR="261640DB" w:rsidRDefault="07FB729A" w:rsidP="07FB729A">
      <w:pPr>
        <w:spacing w:line="360" w:lineRule="auto"/>
        <w:ind w:left="720" w:right="567"/>
        <w:jc w:val="both"/>
        <w:rPr>
          <w:sz w:val="24"/>
          <w:szCs w:val="24"/>
        </w:rPr>
        <w:sectPr w:rsidR="261640DB" w:rsidSect="00C65A78">
          <w:headerReference w:type="default" r:id="rId98"/>
          <w:pgSz w:w="11910" w:h="16840"/>
          <w:pgMar w:top="1360" w:right="480" w:bottom="1200" w:left="480" w:header="0" w:footer="0" w:gutter="0"/>
          <w:cols w:space="720"/>
        </w:sectPr>
      </w:pPr>
      <w:r w:rsidRPr="07FB729A">
        <w:rPr>
          <w:color w:val="333333"/>
          <w:sz w:val="24"/>
          <w:szCs w:val="24"/>
        </w:rPr>
        <w:t xml:space="preserve">highlights two companies working with two different datasets which successfully predicted churn using </w:t>
      </w:r>
      <w:r w:rsidRPr="07FB729A">
        <w:rPr>
          <w:b/>
          <w:bCs/>
          <w:color w:val="333333"/>
          <w:sz w:val="24"/>
          <w:szCs w:val="24"/>
        </w:rPr>
        <w:t>decision trees</w:t>
      </w:r>
      <w:r w:rsidRPr="07FB729A">
        <w:rPr>
          <w:color w:val="333333"/>
          <w:sz w:val="24"/>
          <w:szCs w:val="24"/>
        </w:rPr>
        <w:t xml:space="preserve"> learning model. The first applied customer service logs, work order details and contractual details to pull a list of clients that were predicted to churn with an accuracy level of 89%. The second parsed the activity logs of customers, using data such as number of searches, number of downloads and number of links following.</w:t>
      </w:r>
    </w:p>
    <w:p w14:paraId="574AF1EE" w14:textId="3F38FBF7" w:rsidR="005E563A" w:rsidRDefault="07FB729A" w:rsidP="07FB729A">
      <w:pPr>
        <w:pStyle w:val="Heading3"/>
        <w:rPr>
          <w:b/>
          <w:bCs/>
          <w:caps/>
          <w:color w:val="000000" w:themeColor="text1"/>
          <w:sz w:val="28"/>
          <w:szCs w:val="28"/>
        </w:rPr>
      </w:pPr>
      <w:r w:rsidRPr="07FB729A">
        <w:rPr>
          <w:b/>
          <w:bCs/>
          <w:caps/>
          <w:color w:val="000000" w:themeColor="text1"/>
          <w:sz w:val="28"/>
          <w:szCs w:val="28"/>
        </w:rPr>
        <w:lastRenderedPageBreak/>
        <w:t>SEMANTIC ANALYSIS</w:t>
      </w:r>
    </w:p>
    <w:p w14:paraId="19DC5A29" w14:textId="01612B4F" w:rsidR="005E563A" w:rsidRDefault="005E563A" w:rsidP="07FB729A">
      <w:pPr>
        <w:pStyle w:val="BodyText"/>
        <w:spacing w:before="3" w:line="360" w:lineRule="auto"/>
      </w:pPr>
    </w:p>
    <w:p w14:paraId="63F8DC52" w14:textId="719DEA6B" w:rsidR="005E563A" w:rsidRDefault="07FB729A" w:rsidP="07FB729A">
      <w:pPr>
        <w:pStyle w:val="BodyText"/>
        <w:spacing w:before="4" w:line="360" w:lineRule="auto"/>
        <w:ind w:left="720"/>
      </w:pPr>
      <w:r w:rsidRPr="07FB729A">
        <w:rPr>
          <w:color w:val="333333"/>
        </w:rPr>
        <w:t xml:space="preserve">One </w:t>
      </w:r>
      <w:hyperlink r:id="rId99" w:anchor="v=onepage&amp;q&amp;f=false">
        <w:r w:rsidRPr="07FB729A">
          <w:rPr>
            <w:rStyle w:val="Hyperlink"/>
          </w:rPr>
          <w:t>analysis</w:t>
        </w:r>
      </w:hyperlink>
      <w:r w:rsidRPr="07FB729A">
        <w:rPr>
          <w:color w:val="333333"/>
        </w:rPr>
        <w:t xml:space="preserve"> of these topics calls this space as the </w:t>
      </w:r>
      <w:r w:rsidRPr="07FB729A">
        <w:rPr>
          <w:b/>
          <w:bCs/>
          <w:color w:val="333333"/>
        </w:rPr>
        <w:t>Voice of the Customer (VOC)</w:t>
      </w:r>
      <w:r w:rsidRPr="07FB729A">
        <w:rPr>
          <w:color w:val="333333"/>
        </w:rPr>
        <w:t xml:space="preserve"> and defines it as “call center calls, emails, questionnaires, web reviews and SMS”. It identifies that the existing research on this topic is still quite sparse and experimental, but highlights cases in which unstructured call center information applied to a churn prediction model led to an increase in its predictive power.  </w:t>
      </w:r>
      <w:r w:rsidRPr="07FB729A">
        <w:t xml:space="preserve"> </w:t>
      </w:r>
    </w:p>
    <w:p w14:paraId="1D77E3F4" w14:textId="4F3AC8D9" w:rsidR="005E563A" w:rsidRDefault="005E563A" w:rsidP="07FB729A">
      <w:pPr>
        <w:pStyle w:val="BodyText"/>
        <w:spacing w:before="4" w:line="360" w:lineRule="auto"/>
        <w:ind w:left="720"/>
      </w:pPr>
    </w:p>
    <w:p w14:paraId="67297024" w14:textId="5DC56E14" w:rsidR="005E563A" w:rsidRDefault="07FB729A" w:rsidP="07FB729A">
      <w:pPr>
        <w:pStyle w:val="BodyText"/>
        <w:spacing w:before="4" w:line="360" w:lineRule="auto"/>
        <w:ind w:left="720"/>
        <w:rPr>
          <w:b/>
          <w:bCs/>
          <w:sz w:val="28"/>
          <w:szCs w:val="28"/>
        </w:rPr>
      </w:pPr>
      <w:r w:rsidRPr="07FB729A">
        <w:rPr>
          <w:b/>
          <w:bCs/>
          <w:color w:val="292929"/>
          <w:sz w:val="28"/>
          <w:szCs w:val="28"/>
        </w:rPr>
        <w:t>KNN</w:t>
      </w:r>
    </w:p>
    <w:p w14:paraId="7FFB291F" w14:textId="36836E5D" w:rsidR="005E563A" w:rsidRDefault="005E563A" w:rsidP="07FB729A">
      <w:pPr>
        <w:pStyle w:val="BodyText"/>
        <w:spacing w:before="4" w:line="360" w:lineRule="auto"/>
        <w:ind w:left="720"/>
        <w:rPr>
          <w:b/>
          <w:bCs/>
          <w:color w:val="292929"/>
          <w:sz w:val="30"/>
          <w:szCs w:val="30"/>
        </w:rPr>
      </w:pPr>
    </w:p>
    <w:p w14:paraId="2350AD04" w14:textId="7FB1E4FB" w:rsidR="005E563A" w:rsidRDefault="07FB729A" w:rsidP="07FB729A">
      <w:pPr>
        <w:spacing w:line="480" w:lineRule="exact"/>
        <w:ind w:left="720"/>
        <w:jc w:val="both"/>
        <w:rPr>
          <w:color w:val="292929"/>
          <w:sz w:val="24"/>
          <w:szCs w:val="24"/>
        </w:rPr>
      </w:pPr>
      <w:r w:rsidRPr="07FB729A">
        <w:rPr>
          <w:color w:val="292929"/>
          <w:sz w:val="24"/>
          <w:szCs w:val="24"/>
        </w:rPr>
        <w:t>KNN is a simple algorithm. When a new customer is presented, the algorithm looks through the database for customers who are most similar to the target customer. It then predicts if the customer would churn based on whether those similar customers churned or not.</w:t>
      </w:r>
    </w:p>
    <w:p w14:paraId="256AFEEC" w14:textId="6C0C0D29" w:rsidR="005E563A" w:rsidRDefault="07FB729A" w:rsidP="07FB729A">
      <w:pPr>
        <w:spacing w:line="480" w:lineRule="exact"/>
        <w:ind w:left="720"/>
        <w:jc w:val="both"/>
        <w:rPr>
          <w:color w:val="292929"/>
          <w:sz w:val="24"/>
          <w:szCs w:val="24"/>
        </w:rPr>
      </w:pPr>
      <w:r w:rsidRPr="07FB729A">
        <w:rPr>
          <w:color w:val="292929"/>
          <w:sz w:val="24"/>
          <w:szCs w:val="24"/>
        </w:rPr>
        <w:t>This contained 976 customers of a telecommunications company. 125 of them churned while 851 stayed.</w:t>
      </w:r>
    </w:p>
    <w:p w14:paraId="798D78AF" w14:textId="3B049719" w:rsidR="005E563A" w:rsidRDefault="07FB729A" w:rsidP="07FB729A">
      <w:pPr>
        <w:spacing w:line="480" w:lineRule="exact"/>
        <w:ind w:left="720"/>
        <w:jc w:val="both"/>
        <w:rPr>
          <w:color w:val="292929"/>
          <w:sz w:val="24"/>
          <w:szCs w:val="24"/>
        </w:rPr>
      </w:pPr>
      <w:r w:rsidRPr="07FB729A">
        <w:rPr>
          <w:color w:val="292929"/>
          <w:sz w:val="24"/>
          <w:szCs w:val="24"/>
        </w:rPr>
        <w:t>To make the model, I split the data into two. 70 per cent was put in a training set and used to create the model. The model was then used to predict if the other 30% churned or not.</w:t>
      </w:r>
    </w:p>
    <w:p w14:paraId="74EA5F85" w14:textId="4416FDF3" w:rsidR="005E563A" w:rsidRDefault="07FB729A" w:rsidP="07FB729A">
      <w:pPr>
        <w:spacing w:line="480" w:lineRule="exact"/>
        <w:ind w:left="720"/>
        <w:jc w:val="both"/>
        <w:rPr>
          <w:color w:val="292929"/>
          <w:sz w:val="24"/>
          <w:szCs w:val="24"/>
        </w:rPr>
      </w:pPr>
      <w:r w:rsidRPr="07FB729A">
        <w:rPr>
          <w:color w:val="292929"/>
          <w:sz w:val="24"/>
          <w:szCs w:val="24"/>
        </w:rPr>
        <w:t>The variables used to predict whether the customer churned available were:</w:t>
      </w:r>
    </w:p>
    <w:p w14:paraId="7AF0F4AD" w14:textId="07E30E06"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State</w:t>
      </w:r>
    </w:p>
    <w:p w14:paraId="1863312A" w14:textId="5BDA2AF2"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Account Length</w:t>
      </w:r>
    </w:p>
    <w:p w14:paraId="78E839BF" w14:textId="3841F9C1"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Area Code</w:t>
      </w:r>
    </w:p>
    <w:p w14:paraId="5A85E097" w14:textId="6171B318"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Phone</w:t>
      </w:r>
    </w:p>
    <w:p w14:paraId="194E62A8" w14:textId="4F3D5E63"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Int’l Plan</w:t>
      </w:r>
    </w:p>
    <w:p w14:paraId="3E6BD59A" w14:textId="3D455099" w:rsidR="005E563A" w:rsidRDefault="07FB729A" w:rsidP="07FB729A">
      <w:pPr>
        <w:pStyle w:val="ListParagraph"/>
        <w:numPr>
          <w:ilvl w:val="0"/>
          <w:numId w:val="1"/>
        </w:numPr>
        <w:spacing w:line="420" w:lineRule="exact"/>
        <w:rPr>
          <w:color w:val="292929"/>
          <w:sz w:val="24"/>
          <w:szCs w:val="24"/>
        </w:rPr>
      </w:pPr>
      <w:proofErr w:type="spellStart"/>
      <w:r w:rsidRPr="07FB729A">
        <w:rPr>
          <w:color w:val="292929"/>
          <w:sz w:val="24"/>
          <w:szCs w:val="24"/>
        </w:rPr>
        <w:t>Vmail</w:t>
      </w:r>
      <w:proofErr w:type="spellEnd"/>
      <w:r w:rsidRPr="07FB729A">
        <w:rPr>
          <w:color w:val="292929"/>
          <w:sz w:val="24"/>
          <w:szCs w:val="24"/>
        </w:rPr>
        <w:t xml:space="preserve"> Plan</w:t>
      </w:r>
    </w:p>
    <w:p w14:paraId="4C13C968" w14:textId="78F38BAB" w:rsidR="005E563A" w:rsidRDefault="07FB729A" w:rsidP="07FB729A">
      <w:pPr>
        <w:pStyle w:val="ListParagraph"/>
        <w:numPr>
          <w:ilvl w:val="0"/>
          <w:numId w:val="1"/>
        </w:numPr>
        <w:spacing w:line="420" w:lineRule="exact"/>
        <w:rPr>
          <w:color w:val="292929"/>
          <w:sz w:val="24"/>
          <w:szCs w:val="24"/>
        </w:rPr>
      </w:pPr>
      <w:proofErr w:type="spellStart"/>
      <w:r w:rsidRPr="07FB729A">
        <w:rPr>
          <w:color w:val="292929"/>
          <w:sz w:val="24"/>
          <w:szCs w:val="24"/>
        </w:rPr>
        <w:t>Vmail</w:t>
      </w:r>
      <w:proofErr w:type="spellEnd"/>
      <w:r w:rsidRPr="07FB729A">
        <w:rPr>
          <w:color w:val="292929"/>
          <w:sz w:val="24"/>
          <w:szCs w:val="24"/>
        </w:rPr>
        <w:t xml:space="preserve"> Message</w:t>
      </w:r>
    </w:p>
    <w:p w14:paraId="193F3753" w14:textId="52E864AA"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Day Mins</w:t>
      </w:r>
    </w:p>
    <w:p w14:paraId="60AC85F2" w14:textId="7F5E4C80"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Day Calls</w:t>
      </w:r>
    </w:p>
    <w:p w14:paraId="3D0ECED4" w14:textId="4FEC0604"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 xml:space="preserve">   Day Charge</w:t>
      </w:r>
    </w:p>
    <w:p w14:paraId="0E786A80" w14:textId="6C644CB5"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 xml:space="preserve">Eve Mins </w:t>
      </w:r>
    </w:p>
    <w:p w14:paraId="16B7118E" w14:textId="482FBF78"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 xml:space="preserve"> Eve Calls</w:t>
      </w:r>
    </w:p>
    <w:p w14:paraId="254EECD6" w14:textId="6546B5C4"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Eve Charge</w:t>
      </w:r>
    </w:p>
    <w:p w14:paraId="30241016" w14:textId="6E14B4B7"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Night Mins</w:t>
      </w:r>
    </w:p>
    <w:p w14:paraId="32B0E145" w14:textId="05DDF875"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Night Calls</w:t>
      </w:r>
    </w:p>
    <w:p w14:paraId="0FE4E96F" w14:textId="33D2EC6E"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Night Charge</w:t>
      </w:r>
    </w:p>
    <w:p w14:paraId="7088F1B5" w14:textId="474C579B"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lastRenderedPageBreak/>
        <w:t>Intl Mins</w:t>
      </w:r>
    </w:p>
    <w:p w14:paraId="68BA6CDE" w14:textId="7A45FEC9"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Intl Calls</w:t>
      </w:r>
    </w:p>
    <w:p w14:paraId="669B83F0" w14:textId="7BB95359"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Intl Charge</w:t>
      </w:r>
    </w:p>
    <w:p w14:paraId="629CDB13" w14:textId="2BE77B7D" w:rsidR="005E563A" w:rsidRDefault="07FB729A" w:rsidP="07FB729A">
      <w:pPr>
        <w:pStyle w:val="ListParagraph"/>
        <w:numPr>
          <w:ilvl w:val="0"/>
          <w:numId w:val="1"/>
        </w:numPr>
        <w:spacing w:line="420" w:lineRule="exact"/>
        <w:rPr>
          <w:color w:val="292929"/>
          <w:sz w:val="24"/>
          <w:szCs w:val="24"/>
        </w:rPr>
      </w:pPr>
      <w:r w:rsidRPr="07FB729A">
        <w:rPr>
          <w:color w:val="292929"/>
          <w:sz w:val="24"/>
          <w:szCs w:val="24"/>
        </w:rPr>
        <w:t>Cust Serv Calls</w:t>
      </w:r>
    </w:p>
    <w:p w14:paraId="558193AD" w14:textId="64A5F2F3" w:rsidR="08CFB420" w:rsidRDefault="08CFB420" w:rsidP="07FB729A">
      <w:pPr>
        <w:spacing w:line="420" w:lineRule="exact"/>
        <w:rPr>
          <w:color w:val="292929"/>
          <w:sz w:val="24"/>
          <w:szCs w:val="24"/>
        </w:rPr>
      </w:pPr>
    </w:p>
    <w:p w14:paraId="09EC06A6" w14:textId="68BD7B38" w:rsidR="005E563A" w:rsidRDefault="07FB729A" w:rsidP="07FB729A">
      <w:pPr>
        <w:spacing w:line="420" w:lineRule="exact"/>
        <w:ind w:left="720"/>
        <w:jc w:val="both"/>
        <w:rPr>
          <w:color w:val="292929"/>
          <w:sz w:val="24"/>
          <w:szCs w:val="24"/>
        </w:rPr>
      </w:pPr>
      <w:r w:rsidRPr="07FB729A">
        <w:rPr>
          <w:color w:val="292929"/>
          <w:sz w:val="24"/>
          <w:szCs w:val="24"/>
        </w:rPr>
        <w:t xml:space="preserve"> KNN only works with numerical variables, so for this model I will remove all non-numerical variables. (There are techniques for using categorical variables like one-hot encoding, but we’ll ignore them here).</w:t>
      </w:r>
    </w:p>
    <w:p w14:paraId="002BFCC3" w14:textId="3D3FD945" w:rsidR="005E563A" w:rsidRDefault="07FB729A" w:rsidP="07FB729A">
      <w:pPr>
        <w:spacing w:line="420" w:lineRule="exact"/>
        <w:ind w:left="720"/>
        <w:jc w:val="both"/>
        <w:rPr>
          <w:color w:val="292929"/>
          <w:sz w:val="24"/>
          <w:szCs w:val="24"/>
        </w:rPr>
      </w:pPr>
      <w:r w:rsidRPr="07FB729A">
        <w:rPr>
          <w:color w:val="292929"/>
          <w:sz w:val="24"/>
          <w:szCs w:val="24"/>
        </w:rPr>
        <w:t xml:space="preserve">How did the model perform? </w:t>
      </w:r>
    </w:p>
    <w:p w14:paraId="63DB850D" w14:textId="1F465E87" w:rsidR="005E563A" w:rsidRDefault="07FB729A" w:rsidP="07FB729A">
      <w:pPr>
        <w:spacing w:line="420" w:lineRule="exact"/>
        <w:ind w:left="720"/>
        <w:jc w:val="both"/>
        <w:rPr>
          <w:color w:val="292929"/>
          <w:sz w:val="24"/>
          <w:szCs w:val="24"/>
        </w:rPr>
      </w:pPr>
      <w:r w:rsidRPr="07FB729A">
        <w:rPr>
          <w:color w:val="292929"/>
          <w:sz w:val="24"/>
          <w:szCs w:val="24"/>
        </w:rPr>
        <w:t>Here are the results:</w:t>
      </w:r>
    </w:p>
    <w:p w14:paraId="2755D7E3" w14:textId="3FD2E57A" w:rsidR="005E563A" w:rsidRDefault="005E563A" w:rsidP="07FB729A">
      <w:pPr>
        <w:spacing w:line="360" w:lineRule="auto"/>
        <w:ind w:left="720"/>
        <w:jc w:val="both"/>
        <w:rPr>
          <w:sz w:val="24"/>
          <w:szCs w:val="24"/>
        </w:rPr>
      </w:pPr>
      <w:r>
        <w:br/>
      </w:r>
    </w:p>
    <w:p w14:paraId="07747C62" w14:textId="501337C3" w:rsidR="005E563A" w:rsidRDefault="005E563A" w:rsidP="261640DB">
      <w:pPr>
        <w:pStyle w:val="BodyText"/>
        <w:spacing w:before="4" w:line="360" w:lineRule="auto"/>
        <w:rPr>
          <w:b/>
          <w:bCs/>
          <w:color w:val="292929"/>
          <w:sz w:val="30"/>
          <w:szCs w:val="30"/>
        </w:rPr>
      </w:pPr>
    </w:p>
    <w:p w14:paraId="3413904F" w14:textId="79B08390" w:rsidR="005E563A" w:rsidRDefault="08CFB420" w:rsidP="261640DB">
      <w:pPr>
        <w:spacing w:line="360" w:lineRule="auto"/>
        <w:jc w:val="both"/>
      </w:pPr>
      <w:r>
        <w:t xml:space="preserve">                   </w:t>
      </w:r>
      <w:r w:rsidR="005E563A">
        <w:rPr>
          <w:noProof/>
        </w:rPr>
        <w:drawing>
          <wp:inline distT="0" distB="0" distL="0" distR="0" wp14:anchorId="5E95DF33" wp14:editId="27042EFB">
            <wp:extent cx="4572000" cy="1314450"/>
            <wp:effectExtent l="0" t="0" r="0" b="0"/>
            <wp:docPr id="694182271" name="Picture 69418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0D44329F" w14:textId="086FB0FD" w:rsidR="261640DB" w:rsidRDefault="08CFB420" w:rsidP="261640DB">
      <w:pPr>
        <w:spacing w:line="360" w:lineRule="auto"/>
        <w:jc w:val="both"/>
        <w:sectPr w:rsidR="261640DB" w:rsidSect="00C65A78">
          <w:headerReference w:type="default" r:id="rId101"/>
          <w:pgSz w:w="11910" w:h="16840"/>
          <w:pgMar w:top="1580" w:right="480" w:bottom="1200" w:left="480" w:header="0" w:footer="0" w:gutter="0"/>
          <w:cols w:space="720"/>
        </w:sectPr>
      </w:pPr>
      <w:r w:rsidRPr="08CFB420">
        <w:rPr>
          <w:b/>
          <w:bCs/>
          <w:color w:val="000000" w:themeColor="text1"/>
          <w:sz w:val="21"/>
          <w:szCs w:val="21"/>
        </w:rPr>
        <w:t xml:space="preserve">                       Accuracy = 89%</w:t>
      </w:r>
    </w:p>
    <w:p w14:paraId="7C6BCB06" w14:textId="337E624D" w:rsidR="005E563A" w:rsidRDefault="07FB729A" w:rsidP="07FB729A">
      <w:pPr>
        <w:pStyle w:val="Heading2"/>
        <w:rPr>
          <w:color w:val="292929"/>
          <w:sz w:val="28"/>
          <w:szCs w:val="28"/>
        </w:rPr>
      </w:pPr>
      <w:proofErr w:type="spellStart"/>
      <w:r w:rsidRPr="07FB729A">
        <w:rPr>
          <w:color w:val="292929"/>
          <w:sz w:val="28"/>
          <w:szCs w:val="28"/>
        </w:rPr>
        <w:lastRenderedPageBreak/>
        <w:t>Optimising</w:t>
      </w:r>
      <w:proofErr w:type="spellEnd"/>
      <w:r w:rsidRPr="07FB729A">
        <w:rPr>
          <w:color w:val="292929"/>
          <w:sz w:val="28"/>
          <w:szCs w:val="28"/>
        </w:rPr>
        <w:t xml:space="preserve"> the model</w:t>
      </w:r>
    </w:p>
    <w:p w14:paraId="72B32026" w14:textId="37F7389A" w:rsidR="07FB729A" w:rsidRDefault="07FB729A" w:rsidP="07FB729A">
      <w:pPr>
        <w:pStyle w:val="Heading2"/>
        <w:spacing w:line="360" w:lineRule="auto"/>
        <w:rPr>
          <w:color w:val="292929"/>
          <w:sz w:val="24"/>
          <w:szCs w:val="24"/>
        </w:rPr>
      </w:pPr>
    </w:p>
    <w:p w14:paraId="6D93E4BD" w14:textId="2EAF3F80" w:rsidR="005E563A" w:rsidRDefault="07FB729A" w:rsidP="07FB729A">
      <w:pPr>
        <w:pStyle w:val="BodyText"/>
        <w:spacing w:line="360" w:lineRule="auto"/>
        <w:ind w:left="1069"/>
        <w:rPr>
          <w:color w:val="292929"/>
        </w:rPr>
      </w:pPr>
      <w:r w:rsidRPr="07FB729A">
        <w:rPr>
          <w:color w:val="292929"/>
        </w:rPr>
        <w:t xml:space="preserve">If K is too small the model will be “overfit”. This means that the model will do well on the data you used to create it, but when it comes across new observations it will perform poorly. If K is too high, the model will also perform poorly. The best value of K was selected by picking one that is not </w:t>
      </w:r>
      <w:proofErr w:type="spellStart"/>
      <w:r w:rsidRPr="07FB729A">
        <w:rPr>
          <w:color w:val="292929"/>
        </w:rPr>
        <w:t>to</w:t>
      </w:r>
      <w:proofErr w:type="spellEnd"/>
      <w:r w:rsidRPr="07FB729A">
        <w:rPr>
          <w:color w:val="292929"/>
        </w:rPr>
        <w:t xml:space="preserve"> high or low.</w:t>
      </w:r>
    </w:p>
    <w:p w14:paraId="10A02837" w14:textId="7F2AA712" w:rsidR="07FB729A" w:rsidRDefault="07FB729A" w:rsidP="07FB729A">
      <w:pPr>
        <w:pStyle w:val="BodyText"/>
        <w:ind w:left="1069"/>
        <w:rPr>
          <w:color w:val="292929"/>
          <w:sz w:val="30"/>
          <w:szCs w:val="30"/>
        </w:rPr>
      </w:pPr>
    </w:p>
    <w:p w14:paraId="10476907" w14:textId="544C594C" w:rsidR="261640DB" w:rsidRDefault="07FB729A" w:rsidP="07FB729A">
      <w:pPr>
        <w:pStyle w:val="Heading2"/>
        <w:rPr>
          <w:color w:val="292929"/>
          <w:sz w:val="28"/>
          <w:szCs w:val="28"/>
        </w:rPr>
      </w:pPr>
      <w:r w:rsidRPr="07FB729A">
        <w:rPr>
          <w:color w:val="292929"/>
          <w:sz w:val="28"/>
          <w:szCs w:val="28"/>
        </w:rPr>
        <w:t>Variable Selection</w:t>
      </w:r>
    </w:p>
    <w:p w14:paraId="72FC90B2" w14:textId="609CCEE4" w:rsidR="07FB729A" w:rsidRDefault="07FB729A" w:rsidP="07FB729A">
      <w:pPr>
        <w:pStyle w:val="Heading2"/>
        <w:rPr>
          <w:color w:val="292929"/>
          <w:sz w:val="24"/>
          <w:szCs w:val="24"/>
        </w:rPr>
      </w:pPr>
    </w:p>
    <w:p w14:paraId="3EF587D2" w14:textId="136F9D6B" w:rsidR="261640DB" w:rsidRDefault="07FB729A" w:rsidP="07FB729A">
      <w:pPr>
        <w:pStyle w:val="BodyText"/>
        <w:ind w:left="1069"/>
      </w:pPr>
      <w:r w:rsidRPr="07FB729A">
        <w:rPr>
          <w:color w:val="292929"/>
        </w:rPr>
        <w:t xml:space="preserve">Not all variable </w:t>
      </w:r>
      <w:proofErr w:type="gramStart"/>
      <w:r w:rsidRPr="07FB729A">
        <w:rPr>
          <w:color w:val="292929"/>
        </w:rPr>
        <w:t>are</w:t>
      </w:r>
      <w:proofErr w:type="gramEnd"/>
      <w:r w:rsidRPr="07FB729A">
        <w:rPr>
          <w:color w:val="292929"/>
        </w:rPr>
        <w:t xml:space="preserve"> useful in predicting if a customer will churn. For example, the customers phone number is completely useless in predicting because it is unique to each customer.</w:t>
      </w:r>
    </w:p>
    <w:p w14:paraId="6EE2EF80" w14:textId="0C4CC3A4" w:rsidR="261640DB" w:rsidRDefault="261640DB" w:rsidP="261640DB">
      <w:pPr>
        <w:pStyle w:val="BodyText"/>
        <w:ind w:left="1069"/>
      </w:pPr>
    </w:p>
    <w:p w14:paraId="5DBB0FC8" w14:textId="77777777" w:rsidR="005E563A" w:rsidRDefault="005E563A">
      <w:pPr>
        <w:pStyle w:val="BodyText"/>
        <w:rPr>
          <w:sz w:val="20"/>
        </w:rPr>
      </w:pPr>
    </w:p>
    <w:p w14:paraId="6C5965DD" w14:textId="77777777" w:rsidR="005E563A" w:rsidRDefault="005E563A">
      <w:pPr>
        <w:pStyle w:val="BodyText"/>
        <w:rPr>
          <w:sz w:val="20"/>
        </w:rPr>
      </w:pPr>
    </w:p>
    <w:p w14:paraId="3CA5B2F1" w14:textId="77777777" w:rsidR="005E563A" w:rsidRDefault="005E563A">
      <w:pPr>
        <w:pStyle w:val="BodyText"/>
        <w:rPr>
          <w:sz w:val="20"/>
        </w:rPr>
      </w:pPr>
    </w:p>
    <w:p w14:paraId="3BCE9181" w14:textId="77777777" w:rsidR="005E563A" w:rsidRDefault="005E563A">
      <w:pPr>
        <w:pStyle w:val="BodyText"/>
        <w:rPr>
          <w:sz w:val="20"/>
        </w:rPr>
      </w:pPr>
    </w:p>
    <w:p w14:paraId="7EB0E66A" w14:textId="77777777" w:rsidR="005E563A" w:rsidRDefault="005E563A">
      <w:pPr>
        <w:pStyle w:val="BodyText"/>
        <w:spacing w:before="8"/>
        <w:rPr>
          <w:sz w:val="22"/>
        </w:rPr>
      </w:pPr>
    </w:p>
    <w:p w14:paraId="63846791" w14:textId="77777777" w:rsidR="005E563A" w:rsidRDefault="00892739" w:rsidP="07FB729A">
      <w:pPr>
        <w:pStyle w:val="Heading5"/>
        <w:numPr>
          <w:ilvl w:val="1"/>
          <w:numId w:val="15"/>
        </w:numPr>
        <w:tabs>
          <w:tab w:val="left" w:pos="1383"/>
        </w:tabs>
        <w:spacing w:before="89"/>
        <w:ind w:left="1382" w:hanging="423"/>
        <w:jc w:val="both"/>
        <w:rPr>
          <w:sz w:val="32"/>
          <w:szCs w:val="32"/>
        </w:rPr>
      </w:pPr>
      <w:r w:rsidRPr="07FB729A">
        <w:rPr>
          <w:sz w:val="32"/>
          <w:szCs w:val="32"/>
        </w:rPr>
        <w:t>Technology</w:t>
      </w:r>
      <w:r w:rsidRPr="07FB729A">
        <w:rPr>
          <w:spacing w:val="-9"/>
          <w:sz w:val="32"/>
          <w:szCs w:val="32"/>
        </w:rPr>
        <w:t xml:space="preserve"> </w:t>
      </w:r>
      <w:r w:rsidRPr="07FB729A">
        <w:rPr>
          <w:sz w:val="32"/>
          <w:szCs w:val="32"/>
        </w:rPr>
        <w:t>Description</w:t>
      </w:r>
    </w:p>
    <w:p w14:paraId="698617A4" w14:textId="5FAA5065" w:rsidR="005E563A" w:rsidRDefault="005E563A" w:rsidP="07FB729A">
      <w:pPr>
        <w:pStyle w:val="ListParagraph"/>
        <w:numPr>
          <w:ilvl w:val="2"/>
          <w:numId w:val="13"/>
        </w:numPr>
        <w:tabs>
          <w:tab w:val="left" w:pos="1652"/>
        </w:tabs>
        <w:spacing w:before="249"/>
        <w:jc w:val="both"/>
        <w:rPr>
          <w:b/>
          <w:bCs/>
          <w:color w:val="000000" w:themeColor="text1"/>
          <w:sz w:val="24"/>
          <w:szCs w:val="24"/>
        </w:rPr>
      </w:pPr>
    </w:p>
    <w:p w14:paraId="5845D2FB" w14:textId="77777777" w:rsidR="005E563A" w:rsidRDefault="005E563A" w:rsidP="07FB729A">
      <w:pPr>
        <w:pStyle w:val="BodyText"/>
        <w:rPr>
          <w:b/>
          <w:bCs/>
          <w:color w:val="000000" w:themeColor="text1"/>
        </w:rPr>
      </w:pPr>
    </w:p>
    <w:p w14:paraId="09BBD050" w14:textId="2583217A" w:rsidR="005E563A" w:rsidRDefault="00892739" w:rsidP="07FB729A">
      <w:pPr>
        <w:pStyle w:val="BodyText"/>
        <w:spacing w:line="360" w:lineRule="auto"/>
        <w:ind w:left="960" w:right="955" w:firstLine="420"/>
        <w:jc w:val="both"/>
        <w:rPr>
          <w:color w:val="000000" w:themeColor="text1"/>
        </w:rPr>
      </w:pPr>
      <w:r w:rsidRPr="07FB729A">
        <w:rPr>
          <w:color w:val="000000" w:themeColor="text1"/>
        </w:rPr>
        <w:t>Python is</w:t>
      </w:r>
      <w:r w:rsidRPr="07FB729A">
        <w:rPr>
          <w:color w:val="000000" w:themeColor="text1"/>
          <w:spacing w:val="1"/>
        </w:rPr>
        <w:t xml:space="preserve"> </w:t>
      </w:r>
      <w:r w:rsidRPr="07FB729A">
        <w:rPr>
          <w:color w:val="000000" w:themeColor="text1"/>
        </w:rPr>
        <w:t>an interpreted high-level general-purpose</w:t>
      </w:r>
      <w:r w:rsidRPr="07FB729A">
        <w:rPr>
          <w:color w:val="000000" w:themeColor="text1"/>
          <w:spacing w:val="1"/>
        </w:rPr>
        <w:t xml:space="preserve"> </w:t>
      </w:r>
      <w:r w:rsidRPr="07FB729A">
        <w:rPr>
          <w:color w:val="000000" w:themeColor="text1"/>
        </w:rPr>
        <w:t>programming</w:t>
      </w:r>
      <w:r w:rsidRPr="07FB729A">
        <w:rPr>
          <w:color w:val="000000" w:themeColor="text1"/>
          <w:spacing w:val="1"/>
        </w:rPr>
        <w:t xml:space="preserve"> </w:t>
      </w:r>
      <w:r w:rsidRPr="07FB729A">
        <w:rPr>
          <w:color w:val="000000" w:themeColor="text1"/>
        </w:rPr>
        <w:t>language.</w:t>
      </w:r>
      <w:r w:rsidRPr="07FB729A">
        <w:rPr>
          <w:color w:val="000000" w:themeColor="text1"/>
          <w:spacing w:val="1"/>
        </w:rPr>
        <w:t xml:space="preserve"> </w:t>
      </w:r>
      <w:r w:rsidRPr="07FB729A">
        <w:rPr>
          <w:color w:val="000000" w:themeColor="text1"/>
        </w:rPr>
        <w:t>Python's</w:t>
      </w:r>
      <w:r w:rsidRPr="07FB729A">
        <w:rPr>
          <w:color w:val="000000" w:themeColor="text1"/>
          <w:spacing w:val="1"/>
        </w:rPr>
        <w:t xml:space="preserve"> </w:t>
      </w:r>
      <w:r w:rsidRPr="07FB729A">
        <w:rPr>
          <w:color w:val="000000" w:themeColor="text1"/>
        </w:rPr>
        <w:t>design philosophy emphasizes code readability with its notable use of significant indentation.</w:t>
      </w:r>
      <w:r w:rsidRPr="07FB729A">
        <w:rPr>
          <w:color w:val="000000" w:themeColor="text1"/>
          <w:spacing w:val="1"/>
        </w:rPr>
        <w:t xml:space="preserve"> </w:t>
      </w:r>
      <w:r w:rsidRPr="07FB729A">
        <w:rPr>
          <w:color w:val="000000" w:themeColor="text1"/>
        </w:rPr>
        <w:t>Its language constructs as well as its object-oriented approach aim to help programmers write</w:t>
      </w:r>
      <w:r w:rsidRPr="07FB729A">
        <w:rPr>
          <w:color w:val="000000" w:themeColor="text1"/>
          <w:spacing w:val="1"/>
        </w:rPr>
        <w:t xml:space="preserve"> </w:t>
      </w:r>
      <w:r w:rsidRPr="07FB729A">
        <w:rPr>
          <w:color w:val="000000" w:themeColor="text1"/>
          <w:spacing w:val="-1"/>
        </w:rPr>
        <w:t>clear,</w:t>
      </w:r>
      <w:r w:rsidRPr="07FB729A">
        <w:rPr>
          <w:color w:val="000000" w:themeColor="text1"/>
          <w:spacing w:val="-14"/>
        </w:rPr>
        <w:t xml:space="preserve"> </w:t>
      </w:r>
      <w:r w:rsidRPr="07FB729A">
        <w:rPr>
          <w:color w:val="000000" w:themeColor="text1"/>
          <w:spacing w:val="-1"/>
        </w:rPr>
        <w:t>logical</w:t>
      </w:r>
      <w:r w:rsidRPr="07FB729A">
        <w:rPr>
          <w:color w:val="000000" w:themeColor="text1"/>
          <w:spacing w:val="-13"/>
        </w:rPr>
        <w:t xml:space="preserve"> </w:t>
      </w:r>
      <w:r w:rsidRPr="07FB729A">
        <w:rPr>
          <w:color w:val="000000" w:themeColor="text1"/>
        </w:rPr>
        <w:t>code</w:t>
      </w:r>
      <w:r w:rsidRPr="07FB729A">
        <w:rPr>
          <w:color w:val="000000" w:themeColor="text1"/>
          <w:spacing w:val="-13"/>
        </w:rPr>
        <w:t xml:space="preserve"> </w:t>
      </w:r>
      <w:r w:rsidRPr="07FB729A">
        <w:rPr>
          <w:color w:val="000000" w:themeColor="text1"/>
        </w:rPr>
        <w:t>for</w:t>
      </w:r>
      <w:r w:rsidRPr="07FB729A">
        <w:rPr>
          <w:color w:val="000000" w:themeColor="text1"/>
          <w:spacing w:val="-15"/>
        </w:rPr>
        <w:t xml:space="preserve"> </w:t>
      </w:r>
      <w:r w:rsidRPr="07FB729A">
        <w:rPr>
          <w:color w:val="000000" w:themeColor="text1"/>
        </w:rPr>
        <w:t>small</w:t>
      </w:r>
      <w:r w:rsidRPr="07FB729A">
        <w:rPr>
          <w:color w:val="000000" w:themeColor="text1"/>
          <w:spacing w:val="-13"/>
        </w:rPr>
        <w:t xml:space="preserve"> </w:t>
      </w:r>
      <w:r w:rsidRPr="07FB729A">
        <w:rPr>
          <w:color w:val="000000" w:themeColor="text1"/>
        </w:rPr>
        <w:t>and</w:t>
      </w:r>
      <w:r w:rsidRPr="07FB729A">
        <w:rPr>
          <w:color w:val="000000" w:themeColor="text1"/>
          <w:spacing w:val="-12"/>
        </w:rPr>
        <w:t xml:space="preserve"> </w:t>
      </w:r>
      <w:r w:rsidRPr="07FB729A">
        <w:rPr>
          <w:color w:val="000000" w:themeColor="text1"/>
        </w:rPr>
        <w:t>large-scale</w:t>
      </w:r>
      <w:r w:rsidRPr="07FB729A">
        <w:rPr>
          <w:color w:val="000000" w:themeColor="text1"/>
          <w:spacing w:val="-14"/>
        </w:rPr>
        <w:t xml:space="preserve"> </w:t>
      </w:r>
      <w:r w:rsidRPr="07FB729A">
        <w:rPr>
          <w:color w:val="000000" w:themeColor="text1"/>
        </w:rPr>
        <w:t>projects.</w:t>
      </w:r>
      <w:r w:rsidRPr="07FB729A">
        <w:rPr>
          <w:color w:val="000000" w:themeColor="text1"/>
          <w:spacing w:val="-13"/>
        </w:rPr>
        <w:t xml:space="preserve"> </w:t>
      </w:r>
      <w:r w:rsidRPr="07FB729A">
        <w:rPr>
          <w:color w:val="000000" w:themeColor="text1"/>
        </w:rPr>
        <w:t>Python</w:t>
      </w:r>
      <w:r w:rsidRPr="07FB729A">
        <w:rPr>
          <w:color w:val="000000" w:themeColor="text1"/>
          <w:spacing w:val="-14"/>
        </w:rPr>
        <w:t xml:space="preserve"> </w:t>
      </w:r>
      <w:r w:rsidRPr="07FB729A">
        <w:rPr>
          <w:color w:val="000000" w:themeColor="text1"/>
        </w:rPr>
        <w:t>is</w:t>
      </w:r>
      <w:r w:rsidRPr="07FB729A">
        <w:rPr>
          <w:color w:val="000000" w:themeColor="text1"/>
          <w:spacing w:val="-13"/>
        </w:rPr>
        <w:t xml:space="preserve"> </w:t>
      </w:r>
      <w:r w:rsidRPr="07FB729A">
        <w:rPr>
          <w:color w:val="000000" w:themeColor="text1"/>
        </w:rPr>
        <w:t>dynamically typed</w:t>
      </w:r>
      <w:r w:rsidRPr="07FB729A">
        <w:rPr>
          <w:color w:val="000000" w:themeColor="text1"/>
          <w:spacing w:val="-14"/>
        </w:rPr>
        <w:t xml:space="preserve"> </w:t>
      </w:r>
      <w:r w:rsidRPr="07FB729A">
        <w:rPr>
          <w:color w:val="000000" w:themeColor="text1"/>
        </w:rPr>
        <w:t>and</w:t>
      </w:r>
      <w:r w:rsidRPr="07FB729A">
        <w:rPr>
          <w:color w:val="000000" w:themeColor="text1"/>
          <w:spacing w:val="-12"/>
        </w:rPr>
        <w:t xml:space="preserve"> </w:t>
      </w:r>
      <w:r w:rsidRPr="07FB729A">
        <w:rPr>
          <w:color w:val="000000" w:themeColor="text1"/>
        </w:rPr>
        <w:t>garbage-</w:t>
      </w:r>
      <w:r w:rsidRPr="07FB729A">
        <w:rPr>
          <w:color w:val="000000" w:themeColor="text1"/>
          <w:spacing w:val="-58"/>
        </w:rPr>
        <w:t xml:space="preserve"> </w:t>
      </w:r>
      <w:r w:rsidRPr="07FB729A">
        <w:rPr>
          <w:color w:val="000000" w:themeColor="text1"/>
        </w:rPr>
        <w:t>collected. It supports multiple programming paradigms, including structured (particularly,</w:t>
      </w:r>
      <w:r w:rsidRPr="07FB729A">
        <w:rPr>
          <w:color w:val="000000" w:themeColor="text1"/>
          <w:spacing w:val="1"/>
        </w:rPr>
        <w:t xml:space="preserve"> </w:t>
      </w:r>
      <w:r w:rsidRPr="07FB729A">
        <w:rPr>
          <w:color w:val="000000" w:themeColor="text1"/>
        </w:rPr>
        <w:t>procedural), object-oriented and</w:t>
      </w:r>
      <w:r w:rsidRPr="07FB729A">
        <w:rPr>
          <w:color w:val="000000" w:themeColor="text1"/>
          <w:spacing w:val="1"/>
        </w:rPr>
        <w:t xml:space="preserve"> </w:t>
      </w:r>
      <w:r w:rsidRPr="07FB729A">
        <w:rPr>
          <w:color w:val="000000" w:themeColor="text1"/>
        </w:rPr>
        <w:t>functional programming. Python is often described</w:t>
      </w:r>
      <w:r w:rsidRPr="07FB729A">
        <w:rPr>
          <w:color w:val="000000" w:themeColor="text1"/>
          <w:spacing w:val="1"/>
        </w:rPr>
        <w:t xml:space="preserve"> </w:t>
      </w:r>
      <w:r w:rsidRPr="07FB729A">
        <w:rPr>
          <w:color w:val="000000" w:themeColor="text1"/>
        </w:rPr>
        <w:t>as</w:t>
      </w:r>
      <w:r w:rsidRPr="07FB729A">
        <w:rPr>
          <w:color w:val="000000" w:themeColor="text1"/>
          <w:spacing w:val="1"/>
        </w:rPr>
        <w:t xml:space="preserve"> </w:t>
      </w:r>
      <w:r w:rsidRPr="07FB729A">
        <w:rPr>
          <w:color w:val="000000" w:themeColor="text1"/>
        </w:rPr>
        <w:t>a</w:t>
      </w:r>
      <w:r w:rsidRPr="07FB729A">
        <w:rPr>
          <w:color w:val="000000" w:themeColor="text1"/>
          <w:spacing w:val="1"/>
        </w:rPr>
        <w:t xml:space="preserve"> </w:t>
      </w:r>
      <w:r w:rsidRPr="07FB729A">
        <w:rPr>
          <w:color w:val="000000" w:themeColor="text1"/>
        </w:rPr>
        <w:t>"batteries</w:t>
      </w:r>
      <w:r w:rsidRPr="07FB729A">
        <w:rPr>
          <w:color w:val="000000" w:themeColor="text1"/>
          <w:spacing w:val="-1"/>
        </w:rPr>
        <w:t xml:space="preserve"> </w:t>
      </w:r>
      <w:r w:rsidRPr="07FB729A">
        <w:rPr>
          <w:color w:val="000000" w:themeColor="text1"/>
        </w:rPr>
        <w:t>included" language</w:t>
      </w:r>
      <w:r w:rsidRPr="07FB729A">
        <w:rPr>
          <w:color w:val="000000" w:themeColor="text1"/>
          <w:spacing w:val="-1"/>
        </w:rPr>
        <w:t xml:space="preserve"> </w:t>
      </w:r>
      <w:r w:rsidRPr="07FB729A">
        <w:rPr>
          <w:color w:val="000000" w:themeColor="text1"/>
        </w:rPr>
        <w:t>due</w:t>
      </w:r>
      <w:r w:rsidRPr="07FB729A">
        <w:rPr>
          <w:color w:val="000000" w:themeColor="text1"/>
          <w:spacing w:val="-1"/>
        </w:rPr>
        <w:t xml:space="preserve"> </w:t>
      </w:r>
      <w:r w:rsidRPr="07FB729A">
        <w:rPr>
          <w:color w:val="000000" w:themeColor="text1"/>
        </w:rPr>
        <w:t>to its comprehensive standard</w:t>
      </w:r>
      <w:r w:rsidRPr="07FB729A">
        <w:rPr>
          <w:color w:val="000000" w:themeColor="text1"/>
          <w:spacing w:val="-1"/>
        </w:rPr>
        <w:t xml:space="preserve"> </w:t>
      </w:r>
      <w:r w:rsidRPr="07FB729A">
        <w:rPr>
          <w:color w:val="000000" w:themeColor="text1"/>
        </w:rPr>
        <w:t>library.</w:t>
      </w:r>
    </w:p>
    <w:p w14:paraId="05333A79" w14:textId="77777777" w:rsidR="005E563A" w:rsidRDefault="07FB729A" w:rsidP="07FB729A">
      <w:pPr>
        <w:pStyle w:val="Heading5"/>
        <w:numPr>
          <w:ilvl w:val="2"/>
          <w:numId w:val="13"/>
        </w:numPr>
        <w:tabs>
          <w:tab w:val="left" w:pos="1592"/>
        </w:tabs>
        <w:spacing w:before="204"/>
        <w:ind w:left="1591"/>
        <w:jc w:val="both"/>
        <w:rPr>
          <w:sz w:val="32"/>
          <w:szCs w:val="32"/>
        </w:rPr>
      </w:pPr>
      <w:r w:rsidRPr="07FB729A">
        <w:rPr>
          <w:sz w:val="32"/>
          <w:szCs w:val="32"/>
        </w:rPr>
        <w:t xml:space="preserve">JUPYTER </w:t>
      </w:r>
    </w:p>
    <w:p w14:paraId="155D5EC4" w14:textId="61FC703D" w:rsidR="07FB729A" w:rsidRDefault="07FB729A" w:rsidP="07FB729A">
      <w:pPr>
        <w:pStyle w:val="Heading5"/>
        <w:tabs>
          <w:tab w:val="left" w:pos="1592"/>
        </w:tabs>
        <w:spacing w:before="204"/>
        <w:ind w:left="0"/>
        <w:jc w:val="both"/>
      </w:pPr>
    </w:p>
    <w:p w14:paraId="1956EA48" w14:textId="5824D24B" w:rsidR="005E563A" w:rsidRDefault="07FB729A" w:rsidP="07FB729A">
      <w:pPr>
        <w:pStyle w:val="BodyText"/>
        <w:spacing w:line="480" w:lineRule="auto"/>
        <w:ind w:left="720"/>
        <w:jc w:val="both"/>
        <w:rPr>
          <w:color w:val="000000" w:themeColor="text1"/>
        </w:rPr>
      </w:pPr>
      <w:proofErr w:type="spellStart"/>
      <w:r w:rsidRPr="07FB729A">
        <w:rPr>
          <w:color w:val="000000" w:themeColor="text1"/>
        </w:rPr>
        <w:t>Jupyter</w:t>
      </w:r>
      <w:proofErr w:type="spellEnd"/>
      <w:r w:rsidRPr="07FB729A">
        <w:rPr>
          <w:color w:val="000000" w:themeColor="text1"/>
        </w:rPr>
        <w:t xml:space="preserve"> Notebooks are a spin-off project from the </w:t>
      </w:r>
      <w:proofErr w:type="spellStart"/>
      <w:r w:rsidRPr="07FB729A">
        <w:rPr>
          <w:color w:val="000000" w:themeColor="text1"/>
        </w:rPr>
        <w:t>IPython</w:t>
      </w:r>
      <w:proofErr w:type="spellEnd"/>
      <w:r w:rsidRPr="07FB729A">
        <w:rPr>
          <w:color w:val="000000" w:themeColor="text1"/>
        </w:rPr>
        <w:t xml:space="preserve"> project, which used to have an </w:t>
      </w:r>
      <w:proofErr w:type="spellStart"/>
      <w:r w:rsidRPr="07FB729A">
        <w:rPr>
          <w:color w:val="000000" w:themeColor="text1"/>
        </w:rPr>
        <w:t>IPython</w:t>
      </w:r>
      <w:proofErr w:type="spellEnd"/>
      <w:r w:rsidRPr="07FB729A">
        <w:rPr>
          <w:color w:val="000000" w:themeColor="text1"/>
        </w:rPr>
        <w:t xml:space="preserve"> Notebook project itself. The name, </w:t>
      </w:r>
      <w:proofErr w:type="spellStart"/>
      <w:r w:rsidRPr="07FB729A">
        <w:rPr>
          <w:color w:val="000000" w:themeColor="text1"/>
        </w:rPr>
        <w:t>Jupyter</w:t>
      </w:r>
      <w:proofErr w:type="spellEnd"/>
      <w:r w:rsidRPr="07FB729A">
        <w:rPr>
          <w:color w:val="000000" w:themeColor="text1"/>
        </w:rPr>
        <w:t xml:space="preserve">, comes from the core supported programming languages that it supports: Julia, Python, and R. </w:t>
      </w:r>
      <w:proofErr w:type="spellStart"/>
      <w:r w:rsidRPr="07FB729A">
        <w:rPr>
          <w:color w:val="000000" w:themeColor="text1"/>
        </w:rPr>
        <w:t>Jupyter</w:t>
      </w:r>
      <w:proofErr w:type="spellEnd"/>
      <w:r w:rsidRPr="07FB729A">
        <w:rPr>
          <w:color w:val="000000" w:themeColor="text1"/>
        </w:rPr>
        <w:t xml:space="preserve"> ships with the </w:t>
      </w:r>
      <w:proofErr w:type="spellStart"/>
      <w:r w:rsidRPr="07FB729A">
        <w:rPr>
          <w:color w:val="000000" w:themeColor="text1"/>
        </w:rPr>
        <w:t>IPython</w:t>
      </w:r>
      <w:proofErr w:type="spellEnd"/>
      <w:r w:rsidRPr="07FB729A">
        <w:rPr>
          <w:color w:val="000000" w:themeColor="text1"/>
        </w:rPr>
        <w:t xml:space="preserve"> kernel, which allows you to write your programs in Python, but there are currently over 100 other kernels that you can also use.</w:t>
      </w:r>
    </w:p>
    <w:p w14:paraId="3F3F45E3" w14:textId="3D3D8395" w:rsidR="261640DB" w:rsidRDefault="07FB729A" w:rsidP="07FB729A">
      <w:pPr>
        <w:spacing w:line="480" w:lineRule="auto"/>
        <w:ind w:left="720"/>
        <w:jc w:val="both"/>
        <w:rPr>
          <w:color w:val="000000" w:themeColor="text1"/>
          <w:sz w:val="24"/>
          <w:szCs w:val="24"/>
        </w:rPr>
      </w:pPr>
      <w:r w:rsidRPr="07FB729A">
        <w:rPr>
          <w:color w:val="000000" w:themeColor="text1"/>
          <w:sz w:val="24"/>
          <w:szCs w:val="24"/>
        </w:rPr>
        <w:t xml:space="preserve">While there are many ways to use </w:t>
      </w:r>
      <w:proofErr w:type="spellStart"/>
      <w:r w:rsidRPr="07FB729A">
        <w:rPr>
          <w:color w:val="000000" w:themeColor="text1"/>
          <w:sz w:val="24"/>
          <w:szCs w:val="24"/>
        </w:rPr>
        <w:t>Jupyter</w:t>
      </w:r>
      <w:proofErr w:type="spellEnd"/>
      <w:r w:rsidRPr="07FB729A">
        <w:rPr>
          <w:color w:val="000000" w:themeColor="text1"/>
          <w:sz w:val="24"/>
          <w:szCs w:val="24"/>
        </w:rPr>
        <w:t xml:space="preserve"> Notebook depending on your goals and intentions, the first step in using the notebook is getting to know the technology. One of the best parts of using </w:t>
      </w:r>
      <w:proofErr w:type="spellStart"/>
      <w:r w:rsidRPr="07FB729A">
        <w:rPr>
          <w:color w:val="000000" w:themeColor="text1"/>
          <w:sz w:val="24"/>
          <w:szCs w:val="24"/>
        </w:rPr>
        <w:t>Jupyter</w:t>
      </w:r>
      <w:proofErr w:type="spellEnd"/>
      <w:r w:rsidRPr="07FB729A">
        <w:rPr>
          <w:color w:val="000000" w:themeColor="text1"/>
          <w:sz w:val="24"/>
          <w:szCs w:val="24"/>
        </w:rPr>
        <w:t xml:space="preserve"> Notebook is </w:t>
      </w:r>
      <w:r w:rsidRPr="07FB729A">
        <w:rPr>
          <w:color w:val="000000" w:themeColor="text1"/>
          <w:sz w:val="24"/>
          <w:szCs w:val="24"/>
        </w:rPr>
        <w:lastRenderedPageBreak/>
        <w:t xml:space="preserve">its flexibility and versatility, as you can work with the technology by downloading </w:t>
      </w:r>
      <w:hyperlink r:id="rId102">
        <w:proofErr w:type="spellStart"/>
        <w:r w:rsidRPr="07FB729A">
          <w:rPr>
            <w:rStyle w:val="Hyperlink"/>
            <w:color w:val="000000" w:themeColor="text1"/>
            <w:sz w:val="24"/>
            <w:szCs w:val="24"/>
          </w:rPr>
          <w:t>JupyterLab</w:t>
        </w:r>
        <w:proofErr w:type="spellEnd"/>
      </w:hyperlink>
      <w:r w:rsidRPr="07FB729A">
        <w:rPr>
          <w:color w:val="000000" w:themeColor="text1"/>
          <w:sz w:val="24"/>
          <w:szCs w:val="24"/>
        </w:rPr>
        <w:t xml:space="preserve">, or simply opening your browser to use the notebook on the go through the original application. A tool that was made for collaboration and interactivity, </w:t>
      </w:r>
      <w:proofErr w:type="spellStart"/>
      <w:r w:rsidRPr="07FB729A">
        <w:rPr>
          <w:color w:val="000000" w:themeColor="text1"/>
          <w:sz w:val="24"/>
          <w:szCs w:val="24"/>
        </w:rPr>
        <w:t>Jupyter</w:t>
      </w:r>
      <w:proofErr w:type="spellEnd"/>
      <w:r w:rsidRPr="07FB729A">
        <w:rPr>
          <w:color w:val="000000" w:themeColor="text1"/>
          <w:sz w:val="24"/>
          <w:szCs w:val="24"/>
        </w:rPr>
        <w:t xml:space="preserve"> Notebook is also compatible with the most commonly used programming languages such as R, C++, Ruby, and Python.</w:t>
      </w:r>
    </w:p>
    <w:p w14:paraId="2CBDA6D4" w14:textId="0EDEB21F" w:rsidR="261640DB" w:rsidRDefault="07FB729A" w:rsidP="07FB729A">
      <w:pPr>
        <w:spacing w:line="480" w:lineRule="auto"/>
        <w:ind w:left="720" w:firstLine="720"/>
        <w:jc w:val="both"/>
        <w:rPr>
          <w:color w:val="000000" w:themeColor="text1"/>
          <w:sz w:val="24"/>
          <w:szCs w:val="24"/>
        </w:rPr>
      </w:pPr>
      <w:proofErr w:type="spellStart"/>
      <w:r w:rsidRPr="07FB729A">
        <w:rPr>
          <w:color w:val="000000" w:themeColor="text1"/>
          <w:sz w:val="24"/>
          <w:szCs w:val="24"/>
        </w:rPr>
        <w:t>Jupyter</w:t>
      </w:r>
      <w:proofErr w:type="spellEnd"/>
      <w:r w:rsidRPr="07FB729A">
        <w:rPr>
          <w:color w:val="000000" w:themeColor="text1"/>
          <w:sz w:val="24"/>
          <w:szCs w:val="24"/>
        </w:rPr>
        <w:t xml:space="preserve"> Notebook also gives the user access to a community of fellow users and open-source programming libraries. Once you begin using it, it is easy to find additional information and instructions on how to use the technology and integrate it into other components that may interest you. Divided into front end and </w:t>
      </w:r>
      <w:proofErr w:type="gramStart"/>
      <w:r w:rsidRPr="07FB729A">
        <w:rPr>
          <w:color w:val="000000" w:themeColor="text1"/>
          <w:sz w:val="24"/>
          <w:szCs w:val="24"/>
        </w:rPr>
        <w:t>back end</w:t>
      </w:r>
      <w:proofErr w:type="gramEnd"/>
      <w:r w:rsidRPr="07FB729A">
        <w:rPr>
          <w:color w:val="000000" w:themeColor="text1"/>
          <w:sz w:val="24"/>
          <w:szCs w:val="24"/>
        </w:rPr>
        <w:t xml:space="preserve"> interfaces, </w:t>
      </w:r>
      <w:proofErr w:type="spellStart"/>
      <w:r w:rsidRPr="07FB729A">
        <w:rPr>
          <w:color w:val="000000" w:themeColor="text1"/>
          <w:sz w:val="24"/>
          <w:szCs w:val="24"/>
        </w:rPr>
        <w:t>Jupyter</w:t>
      </w:r>
      <w:proofErr w:type="spellEnd"/>
      <w:r w:rsidRPr="07FB729A">
        <w:rPr>
          <w:color w:val="000000" w:themeColor="text1"/>
          <w:sz w:val="24"/>
          <w:szCs w:val="24"/>
        </w:rPr>
        <w:t xml:space="preserve"> Notebook not only gives users access to the outcome of their code but also assists in the process of tweaking and editing the code before it is executed. This list outlines the top five uses for the </w:t>
      </w:r>
      <w:proofErr w:type="spellStart"/>
      <w:r w:rsidRPr="07FB729A">
        <w:rPr>
          <w:color w:val="000000" w:themeColor="text1"/>
          <w:sz w:val="24"/>
          <w:szCs w:val="24"/>
        </w:rPr>
        <w:t>Jupyter</w:t>
      </w:r>
      <w:proofErr w:type="spellEnd"/>
      <w:r w:rsidRPr="07FB729A">
        <w:rPr>
          <w:color w:val="000000" w:themeColor="text1"/>
          <w:sz w:val="24"/>
          <w:szCs w:val="24"/>
        </w:rPr>
        <w:t xml:space="preserve"> Notebook both within and outside of the classroom.</w:t>
      </w:r>
    </w:p>
    <w:p w14:paraId="5416976E" w14:textId="11A6D111" w:rsidR="261640DB" w:rsidRDefault="261640DB" w:rsidP="261640DB">
      <w:pPr>
        <w:pStyle w:val="BodyText"/>
        <w:ind w:left="720"/>
        <w:rPr>
          <w:color w:val="222222"/>
          <w:sz w:val="27"/>
          <w:szCs w:val="27"/>
        </w:rPr>
      </w:pPr>
    </w:p>
    <w:p w14:paraId="1931EDE0" w14:textId="77777777" w:rsidR="005E563A" w:rsidRDefault="07FB729A" w:rsidP="07FB729A">
      <w:pPr>
        <w:pStyle w:val="Heading5"/>
        <w:numPr>
          <w:ilvl w:val="2"/>
          <w:numId w:val="13"/>
        </w:numPr>
        <w:tabs>
          <w:tab w:val="left" w:pos="1592"/>
        </w:tabs>
        <w:spacing w:before="204" w:line="276" w:lineRule="auto"/>
        <w:ind w:left="1591"/>
        <w:jc w:val="both"/>
      </w:pPr>
      <w:r>
        <w:t>HTML</w:t>
      </w:r>
    </w:p>
    <w:p w14:paraId="2B7F607A" w14:textId="77777777" w:rsidR="005E563A" w:rsidRDefault="005E563A">
      <w:pPr>
        <w:pStyle w:val="BodyText"/>
        <w:spacing w:before="3"/>
        <w:rPr>
          <w:b/>
          <w:sz w:val="31"/>
        </w:rPr>
      </w:pPr>
    </w:p>
    <w:p w14:paraId="50A4E157" w14:textId="77777777" w:rsidR="005E563A" w:rsidRDefault="00892739" w:rsidP="07FB729A">
      <w:pPr>
        <w:pStyle w:val="BodyText"/>
        <w:spacing w:line="360" w:lineRule="auto"/>
        <w:ind w:left="960" w:right="957"/>
        <w:jc w:val="both"/>
      </w:pPr>
      <w:r w:rsidRPr="07FB729A">
        <w:t>HTML</w:t>
      </w:r>
      <w:r w:rsidRPr="07FB729A">
        <w:rPr>
          <w:spacing w:val="-1"/>
        </w:rPr>
        <w:t xml:space="preserve"> </w:t>
      </w:r>
      <w:r w:rsidRPr="07FB729A">
        <w:t>stands</w:t>
      </w:r>
      <w:r w:rsidRPr="07FB729A">
        <w:rPr>
          <w:spacing w:val="-9"/>
        </w:rPr>
        <w:t xml:space="preserve"> </w:t>
      </w:r>
      <w:r w:rsidRPr="07FB729A">
        <w:t>for Hyper</w:t>
      </w:r>
      <w:r w:rsidRPr="07FB729A">
        <w:rPr>
          <w:spacing w:val="-5"/>
        </w:rPr>
        <w:t xml:space="preserve"> </w:t>
      </w:r>
      <w:r w:rsidRPr="07FB729A">
        <w:t>Text</w:t>
      </w:r>
      <w:r w:rsidRPr="07FB729A">
        <w:rPr>
          <w:spacing w:val="-7"/>
        </w:rPr>
        <w:t xml:space="preserve"> </w:t>
      </w:r>
      <w:r w:rsidRPr="07FB729A">
        <w:t>Mark-up</w:t>
      </w:r>
      <w:r w:rsidRPr="07FB729A">
        <w:rPr>
          <w:spacing w:val="-8"/>
        </w:rPr>
        <w:t xml:space="preserve"> </w:t>
      </w:r>
      <w:r w:rsidRPr="07FB729A">
        <w:t>Language.</w:t>
      </w:r>
      <w:r w:rsidRPr="07FB729A">
        <w:rPr>
          <w:spacing w:val="-4"/>
        </w:rPr>
        <w:t xml:space="preserve"> </w:t>
      </w:r>
      <w:r w:rsidRPr="07FB729A">
        <w:t>It</w:t>
      </w:r>
      <w:r w:rsidRPr="07FB729A">
        <w:rPr>
          <w:spacing w:val="-6"/>
        </w:rPr>
        <w:t xml:space="preserve"> </w:t>
      </w:r>
      <w:r w:rsidRPr="07FB729A">
        <w:t>is</w:t>
      </w:r>
      <w:r w:rsidRPr="07FB729A">
        <w:rPr>
          <w:spacing w:val="-8"/>
        </w:rPr>
        <w:t xml:space="preserve"> </w:t>
      </w:r>
      <w:r w:rsidRPr="07FB729A">
        <w:t>used</w:t>
      </w:r>
      <w:r w:rsidRPr="07FB729A">
        <w:rPr>
          <w:spacing w:val="-7"/>
        </w:rPr>
        <w:t xml:space="preserve"> </w:t>
      </w:r>
      <w:r w:rsidRPr="07FB729A">
        <w:t>to</w:t>
      </w:r>
      <w:r w:rsidRPr="07FB729A">
        <w:rPr>
          <w:spacing w:val="-8"/>
        </w:rPr>
        <w:t xml:space="preserve"> </w:t>
      </w:r>
      <w:r w:rsidRPr="07FB729A">
        <w:t>design</w:t>
      </w:r>
      <w:r w:rsidRPr="07FB729A">
        <w:rPr>
          <w:spacing w:val="-5"/>
        </w:rPr>
        <w:t xml:space="preserve"> </w:t>
      </w:r>
      <w:r w:rsidRPr="07FB729A">
        <w:t>web</w:t>
      </w:r>
      <w:r w:rsidRPr="07FB729A">
        <w:rPr>
          <w:spacing w:val="-9"/>
        </w:rPr>
        <w:t xml:space="preserve"> </w:t>
      </w:r>
      <w:r w:rsidRPr="07FB729A">
        <w:t>pages</w:t>
      </w:r>
      <w:r w:rsidRPr="07FB729A">
        <w:rPr>
          <w:spacing w:val="-8"/>
        </w:rPr>
        <w:t xml:space="preserve"> </w:t>
      </w:r>
      <w:r w:rsidRPr="07FB729A">
        <w:t>using</w:t>
      </w:r>
      <w:r w:rsidRPr="07FB729A">
        <w:rPr>
          <w:spacing w:val="-6"/>
        </w:rPr>
        <w:t xml:space="preserve"> </w:t>
      </w:r>
      <w:r w:rsidRPr="07FB729A">
        <w:t>a</w:t>
      </w:r>
      <w:r w:rsidRPr="07FB729A">
        <w:rPr>
          <w:spacing w:val="-10"/>
        </w:rPr>
        <w:t xml:space="preserve"> </w:t>
      </w:r>
      <w:r w:rsidRPr="07FB729A">
        <w:t>mark-</w:t>
      </w:r>
      <w:r w:rsidRPr="07FB729A">
        <w:rPr>
          <w:spacing w:val="-57"/>
        </w:rPr>
        <w:t xml:space="preserve"> </w:t>
      </w:r>
      <w:r w:rsidRPr="07FB729A">
        <w:t>up</w:t>
      </w:r>
      <w:r w:rsidRPr="07FB729A">
        <w:rPr>
          <w:spacing w:val="-12"/>
        </w:rPr>
        <w:t xml:space="preserve"> </w:t>
      </w:r>
      <w:r w:rsidRPr="07FB729A">
        <w:t>language.</w:t>
      </w:r>
      <w:r w:rsidRPr="07FB729A">
        <w:rPr>
          <w:spacing w:val="-11"/>
        </w:rPr>
        <w:t xml:space="preserve"> </w:t>
      </w:r>
      <w:r w:rsidRPr="07FB729A">
        <w:t>HTML</w:t>
      </w:r>
      <w:r w:rsidRPr="07FB729A">
        <w:rPr>
          <w:spacing w:val="-11"/>
        </w:rPr>
        <w:t xml:space="preserve"> </w:t>
      </w:r>
      <w:r w:rsidRPr="07FB729A">
        <w:t>is</w:t>
      </w:r>
      <w:r w:rsidRPr="07FB729A">
        <w:rPr>
          <w:spacing w:val="-11"/>
        </w:rPr>
        <w:t xml:space="preserve"> </w:t>
      </w:r>
      <w:r w:rsidRPr="07FB729A">
        <w:t>the</w:t>
      </w:r>
      <w:r w:rsidRPr="07FB729A">
        <w:rPr>
          <w:spacing w:val="-12"/>
        </w:rPr>
        <w:t xml:space="preserve"> </w:t>
      </w:r>
      <w:r w:rsidRPr="07FB729A">
        <w:t>combination</w:t>
      </w:r>
      <w:r w:rsidRPr="07FB729A">
        <w:rPr>
          <w:spacing w:val="-11"/>
        </w:rPr>
        <w:t xml:space="preserve"> </w:t>
      </w:r>
      <w:r w:rsidRPr="07FB729A">
        <w:t>of</w:t>
      </w:r>
      <w:r w:rsidRPr="07FB729A">
        <w:rPr>
          <w:spacing w:val="-13"/>
        </w:rPr>
        <w:t xml:space="preserve"> </w:t>
      </w:r>
      <w:r w:rsidRPr="07FB729A">
        <w:t>Hypertext</w:t>
      </w:r>
      <w:r w:rsidRPr="07FB729A">
        <w:rPr>
          <w:spacing w:val="-11"/>
        </w:rPr>
        <w:t xml:space="preserve"> </w:t>
      </w:r>
      <w:r w:rsidRPr="07FB729A">
        <w:t>and</w:t>
      </w:r>
      <w:r w:rsidRPr="07FB729A">
        <w:rPr>
          <w:spacing w:val="-11"/>
        </w:rPr>
        <w:t xml:space="preserve"> </w:t>
      </w:r>
      <w:r w:rsidRPr="07FB729A">
        <w:t>Mark-up</w:t>
      </w:r>
      <w:r w:rsidRPr="07FB729A">
        <w:rPr>
          <w:spacing w:val="-11"/>
        </w:rPr>
        <w:t xml:space="preserve"> </w:t>
      </w:r>
      <w:r w:rsidRPr="07FB729A">
        <w:t>language.</w:t>
      </w:r>
      <w:r w:rsidRPr="07FB729A">
        <w:rPr>
          <w:spacing w:val="-10"/>
        </w:rPr>
        <w:t xml:space="preserve"> </w:t>
      </w:r>
      <w:r w:rsidRPr="07FB729A">
        <w:t>Hypertext</w:t>
      </w:r>
      <w:r w:rsidRPr="07FB729A">
        <w:rPr>
          <w:spacing w:val="-11"/>
        </w:rPr>
        <w:t xml:space="preserve"> </w:t>
      </w:r>
      <w:r w:rsidRPr="07FB729A">
        <w:t>defines</w:t>
      </w:r>
      <w:r w:rsidRPr="07FB729A">
        <w:rPr>
          <w:spacing w:val="-58"/>
        </w:rPr>
        <w:t xml:space="preserve"> </w:t>
      </w:r>
      <w:r w:rsidRPr="07FB729A">
        <w:t>the</w:t>
      </w:r>
      <w:r w:rsidRPr="07FB729A">
        <w:rPr>
          <w:spacing w:val="-12"/>
        </w:rPr>
        <w:t xml:space="preserve"> </w:t>
      </w:r>
      <w:r w:rsidRPr="07FB729A">
        <w:t>link</w:t>
      </w:r>
      <w:r w:rsidRPr="07FB729A">
        <w:rPr>
          <w:spacing w:val="-10"/>
        </w:rPr>
        <w:t xml:space="preserve"> </w:t>
      </w:r>
      <w:r w:rsidRPr="07FB729A">
        <w:t>between</w:t>
      </w:r>
      <w:r w:rsidRPr="07FB729A">
        <w:rPr>
          <w:spacing w:val="-11"/>
        </w:rPr>
        <w:t xml:space="preserve"> </w:t>
      </w:r>
      <w:r w:rsidRPr="07FB729A">
        <w:t>the</w:t>
      </w:r>
      <w:r w:rsidRPr="07FB729A">
        <w:rPr>
          <w:spacing w:val="-8"/>
        </w:rPr>
        <w:t xml:space="preserve"> </w:t>
      </w:r>
      <w:r w:rsidRPr="07FB729A">
        <w:t>web</w:t>
      </w:r>
      <w:r w:rsidRPr="07FB729A">
        <w:rPr>
          <w:spacing w:val="-9"/>
        </w:rPr>
        <w:t xml:space="preserve"> </w:t>
      </w:r>
      <w:r w:rsidRPr="07FB729A">
        <w:t>pages.</w:t>
      </w:r>
      <w:r w:rsidRPr="07FB729A">
        <w:rPr>
          <w:spacing w:val="-10"/>
        </w:rPr>
        <w:t xml:space="preserve"> </w:t>
      </w:r>
      <w:r w:rsidRPr="07FB729A">
        <w:t>A</w:t>
      </w:r>
      <w:r w:rsidRPr="07FB729A">
        <w:rPr>
          <w:spacing w:val="-12"/>
        </w:rPr>
        <w:t xml:space="preserve"> </w:t>
      </w:r>
      <w:r w:rsidRPr="07FB729A">
        <w:t>mark-up</w:t>
      </w:r>
      <w:r w:rsidRPr="07FB729A">
        <w:rPr>
          <w:spacing w:val="-10"/>
        </w:rPr>
        <w:t xml:space="preserve"> </w:t>
      </w:r>
      <w:r w:rsidRPr="07FB729A">
        <w:t>language</w:t>
      </w:r>
      <w:r w:rsidRPr="07FB729A">
        <w:rPr>
          <w:spacing w:val="-11"/>
        </w:rPr>
        <w:t xml:space="preserve"> </w:t>
      </w:r>
      <w:r w:rsidRPr="07FB729A">
        <w:t>is</w:t>
      </w:r>
      <w:r w:rsidRPr="07FB729A">
        <w:rPr>
          <w:spacing w:val="-10"/>
        </w:rPr>
        <w:t xml:space="preserve"> </w:t>
      </w:r>
      <w:r w:rsidRPr="07FB729A">
        <w:t>used</w:t>
      </w:r>
      <w:r w:rsidRPr="07FB729A">
        <w:rPr>
          <w:spacing w:val="-10"/>
        </w:rPr>
        <w:t xml:space="preserve"> </w:t>
      </w:r>
      <w:r w:rsidRPr="07FB729A">
        <w:t>to</w:t>
      </w:r>
      <w:r w:rsidRPr="07FB729A">
        <w:rPr>
          <w:spacing w:val="-11"/>
        </w:rPr>
        <w:t xml:space="preserve"> </w:t>
      </w:r>
      <w:r w:rsidRPr="07FB729A">
        <w:t>define</w:t>
      </w:r>
      <w:r w:rsidRPr="07FB729A">
        <w:rPr>
          <w:spacing w:val="-11"/>
        </w:rPr>
        <w:t xml:space="preserve"> </w:t>
      </w:r>
      <w:r w:rsidRPr="07FB729A">
        <w:t>the</w:t>
      </w:r>
      <w:r w:rsidRPr="07FB729A">
        <w:rPr>
          <w:spacing w:val="-12"/>
        </w:rPr>
        <w:t xml:space="preserve"> </w:t>
      </w:r>
      <w:r w:rsidRPr="07FB729A">
        <w:t>text</w:t>
      </w:r>
      <w:r w:rsidRPr="07FB729A">
        <w:rPr>
          <w:spacing w:val="-10"/>
        </w:rPr>
        <w:t xml:space="preserve"> </w:t>
      </w:r>
      <w:r w:rsidRPr="07FB729A">
        <w:t>document</w:t>
      </w:r>
      <w:r w:rsidRPr="07FB729A">
        <w:rPr>
          <w:spacing w:val="-11"/>
        </w:rPr>
        <w:t xml:space="preserve"> </w:t>
      </w:r>
      <w:r w:rsidRPr="07FB729A">
        <w:t>within</w:t>
      </w:r>
      <w:r w:rsidRPr="07FB729A">
        <w:rPr>
          <w:spacing w:val="-57"/>
        </w:rPr>
        <w:t xml:space="preserve"> </w:t>
      </w:r>
      <w:r w:rsidRPr="07FB729A">
        <w:t>tag</w:t>
      </w:r>
      <w:r w:rsidRPr="07FB729A">
        <w:rPr>
          <w:spacing w:val="-1"/>
        </w:rPr>
        <w:t xml:space="preserve"> </w:t>
      </w:r>
      <w:r w:rsidRPr="07FB729A">
        <w:t>which</w:t>
      </w:r>
      <w:r w:rsidRPr="07FB729A">
        <w:rPr>
          <w:spacing w:val="-1"/>
        </w:rPr>
        <w:t xml:space="preserve"> </w:t>
      </w:r>
      <w:r w:rsidRPr="07FB729A">
        <w:t>defines the</w:t>
      </w:r>
      <w:r w:rsidRPr="07FB729A">
        <w:rPr>
          <w:spacing w:val="-1"/>
        </w:rPr>
        <w:t xml:space="preserve"> </w:t>
      </w:r>
      <w:r w:rsidRPr="07FB729A">
        <w:t>structure</w:t>
      </w:r>
      <w:r w:rsidRPr="07FB729A">
        <w:rPr>
          <w:spacing w:val="-2"/>
        </w:rPr>
        <w:t xml:space="preserve"> </w:t>
      </w:r>
      <w:r w:rsidRPr="07FB729A">
        <w:t>of web pages.</w:t>
      </w:r>
    </w:p>
    <w:p w14:paraId="6065A936" w14:textId="77777777" w:rsidR="005E563A" w:rsidRDefault="005E563A" w:rsidP="07FB729A">
      <w:pPr>
        <w:spacing w:line="360" w:lineRule="auto"/>
        <w:jc w:val="both"/>
        <w:rPr>
          <w:sz w:val="24"/>
          <w:szCs w:val="24"/>
        </w:rPr>
        <w:sectPr w:rsidR="005E563A" w:rsidSect="00C65A78">
          <w:headerReference w:type="default" r:id="rId103"/>
          <w:pgSz w:w="11910" w:h="16840"/>
          <w:pgMar w:top="1500" w:right="480" w:bottom="1200" w:left="480" w:header="0" w:footer="0" w:gutter="0"/>
          <w:cols w:space="720"/>
        </w:sectPr>
      </w:pPr>
    </w:p>
    <w:p w14:paraId="371957F5" w14:textId="77777777" w:rsidR="005E563A" w:rsidRDefault="00892739">
      <w:pPr>
        <w:pStyle w:val="BodyText"/>
        <w:spacing w:before="60" w:line="360" w:lineRule="auto"/>
        <w:ind w:left="960" w:right="960"/>
        <w:jc w:val="both"/>
      </w:pPr>
      <w:r>
        <w:lastRenderedPageBreak/>
        <w:t>HTML</w:t>
      </w:r>
      <w:r>
        <w:rPr>
          <w:spacing w:val="-6"/>
        </w:rPr>
        <w:t xml:space="preserve"> </w:t>
      </w:r>
      <w:r>
        <w:t>is</w:t>
      </w:r>
      <w:r>
        <w:rPr>
          <w:spacing w:val="-5"/>
        </w:rPr>
        <w:t xml:space="preserve"> </w:t>
      </w:r>
      <w:r>
        <w:t>a</w:t>
      </w:r>
      <w:r>
        <w:rPr>
          <w:spacing w:val="-7"/>
        </w:rPr>
        <w:t xml:space="preserve"> </w:t>
      </w:r>
      <w:r>
        <w:t>mark-up</w:t>
      </w:r>
      <w:r>
        <w:rPr>
          <w:spacing w:val="-5"/>
        </w:rPr>
        <w:t xml:space="preserve"> </w:t>
      </w:r>
      <w:r>
        <w:t>language</w:t>
      </w:r>
      <w:r>
        <w:rPr>
          <w:spacing w:val="-7"/>
        </w:rPr>
        <w:t xml:space="preserve"> </w:t>
      </w:r>
      <w:r>
        <w:t>that</w:t>
      </w:r>
      <w:r>
        <w:rPr>
          <w:spacing w:val="-5"/>
        </w:rPr>
        <w:t xml:space="preserve"> </w:t>
      </w:r>
      <w:r>
        <w:t>is</w:t>
      </w:r>
      <w:r>
        <w:rPr>
          <w:spacing w:val="-6"/>
        </w:rPr>
        <w:t xml:space="preserve"> </w:t>
      </w:r>
      <w:r>
        <w:t>used</w:t>
      </w:r>
      <w:r>
        <w:rPr>
          <w:spacing w:val="-5"/>
        </w:rPr>
        <w:t xml:space="preserve"> </w:t>
      </w:r>
      <w:r>
        <w:t>by</w:t>
      </w:r>
      <w:r>
        <w:rPr>
          <w:spacing w:val="-6"/>
        </w:rPr>
        <w:t xml:space="preserve"> </w:t>
      </w:r>
      <w:r>
        <w:t>the</w:t>
      </w:r>
      <w:r>
        <w:rPr>
          <w:spacing w:val="-6"/>
        </w:rPr>
        <w:t xml:space="preserve"> </w:t>
      </w:r>
      <w:r>
        <w:t>browser</w:t>
      </w:r>
      <w:r>
        <w:rPr>
          <w:spacing w:val="-6"/>
        </w:rPr>
        <w:t xml:space="preserve"> </w:t>
      </w:r>
      <w:r>
        <w:t>to</w:t>
      </w:r>
      <w:r>
        <w:rPr>
          <w:spacing w:val="-6"/>
        </w:rPr>
        <w:t xml:space="preserve"> </w:t>
      </w:r>
      <w:r>
        <w:t>manipulate</w:t>
      </w:r>
      <w:r>
        <w:rPr>
          <w:spacing w:val="-6"/>
        </w:rPr>
        <w:t xml:space="preserve"> </w:t>
      </w:r>
      <w:r>
        <w:t>text,</w:t>
      </w:r>
      <w:r>
        <w:rPr>
          <w:spacing w:val="-6"/>
        </w:rPr>
        <w:t xml:space="preserve"> </w:t>
      </w:r>
      <w:r>
        <w:t>images,</w:t>
      </w:r>
      <w:r>
        <w:rPr>
          <w:spacing w:val="-5"/>
        </w:rPr>
        <w:t xml:space="preserve"> </w:t>
      </w:r>
      <w:r>
        <w:t>and</w:t>
      </w:r>
      <w:r>
        <w:rPr>
          <w:spacing w:val="-6"/>
        </w:rPr>
        <w:t xml:space="preserve"> </w:t>
      </w:r>
      <w:r>
        <w:t>other</w:t>
      </w:r>
      <w:r>
        <w:rPr>
          <w:spacing w:val="-57"/>
        </w:rPr>
        <w:t xml:space="preserve"> </w:t>
      </w:r>
      <w:r>
        <w:t>content</w:t>
      </w:r>
      <w:r>
        <w:rPr>
          <w:spacing w:val="-1"/>
        </w:rPr>
        <w:t xml:space="preserve"> </w:t>
      </w:r>
      <w:r>
        <w:t>to display it in the</w:t>
      </w:r>
      <w:r>
        <w:rPr>
          <w:spacing w:val="-1"/>
        </w:rPr>
        <w:t xml:space="preserve"> </w:t>
      </w:r>
      <w:r>
        <w:t>required format.</w:t>
      </w:r>
    </w:p>
    <w:p w14:paraId="62501596" w14:textId="77777777" w:rsidR="005E563A" w:rsidRDefault="00892739" w:rsidP="07FB729A">
      <w:pPr>
        <w:pStyle w:val="BodyText"/>
        <w:spacing w:before="200"/>
        <w:ind w:left="960"/>
        <w:rPr>
          <w:b/>
          <w:bCs/>
          <w:sz w:val="28"/>
          <w:szCs w:val="28"/>
        </w:rPr>
      </w:pPr>
      <w:r w:rsidRPr="07FB729A">
        <w:rPr>
          <w:b/>
          <w:bCs/>
          <w:sz w:val="28"/>
          <w:szCs w:val="28"/>
        </w:rPr>
        <w:t>JAVA</w:t>
      </w:r>
      <w:r w:rsidRPr="07FB729A">
        <w:rPr>
          <w:b/>
          <w:bCs/>
          <w:spacing w:val="-3"/>
          <w:sz w:val="28"/>
          <w:szCs w:val="28"/>
        </w:rPr>
        <w:t xml:space="preserve"> </w:t>
      </w:r>
      <w:r w:rsidRPr="07FB729A">
        <w:rPr>
          <w:b/>
          <w:bCs/>
          <w:sz w:val="28"/>
          <w:szCs w:val="28"/>
        </w:rPr>
        <w:t>SCRIPT</w:t>
      </w:r>
    </w:p>
    <w:p w14:paraId="3559158D" w14:textId="77777777" w:rsidR="005E563A" w:rsidRDefault="005E563A">
      <w:pPr>
        <w:pStyle w:val="BodyText"/>
        <w:spacing w:before="5"/>
        <w:rPr>
          <w:sz w:val="29"/>
        </w:rPr>
      </w:pPr>
    </w:p>
    <w:p w14:paraId="359C97F1" w14:textId="77777777" w:rsidR="005E563A" w:rsidRDefault="00892739">
      <w:pPr>
        <w:pStyle w:val="BodyText"/>
        <w:spacing w:line="360" w:lineRule="auto"/>
        <w:ind w:left="960" w:right="956"/>
        <w:jc w:val="both"/>
      </w:pPr>
      <w:r>
        <w:t>Java script is the most popular programming language in the world and that makes it a</w:t>
      </w:r>
      <w:r>
        <w:rPr>
          <w:spacing w:val="1"/>
        </w:rPr>
        <w:t xml:space="preserve"> </w:t>
      </w:r>
      <w:r>
        <w:t>programmer’s great choice. Once you learnt Java script, it helps you developing great front-</w:t>
      </w:r>
      <w:r>
        <w:rPr>
          <w:spacing w:val="1"/>
        </w:rPr>
        <w:t xml:space="preserve"> </w:t>
      </w:r>
      <w:r>
        <w:t>end as well as back-end software’s using different Java script-based frameworks like j Query,</w:t>
      </w:r>
      <w:r>
        <w:rPr>
          <w:spacing w:val="-57"/>
        </w:rPr>
        <w:t xml:space="preserve"> </w:t>
      </w:r>
      <w:r>
        <w:t>Node.JS</w:t>
      </w:r>
      <w:r>
        <w:rPr>
          <w:spacing w:val="-1"/>
        </w:rPr>
        <w:t xml:space="preserve"> </w:t>
      </w:r>
      <w:r>
        <w:t>etc.</w:t>
      </w:r>
    </w:p>
    <w:p w14:paraId="537DCA99" w14:textId="77777777" w:rsidR="005E563A" w:rsidRDefault="005E563A">
      <w:pPr>
        <w:pStyle w:val="BodyText"/>
        <w:rPr>
          <w:sz w:val="26"/>
        </w:rPr>
      </w:pPr>
    </w:p>
    <w:p w14:paraId="1BD22574" w14:textId="77777777" w:rsidR="005E563A" w:rsidRDefault="005E563A">
      <w:pPr>
        <w:pStyle w:val="BodyText"/>
        <w:rPr>
          <w:sz w:val="26"/>
        </w:rPr>
      </w:pPr>
    </w:p>
    <w:p w14:paraId="67F38CC2" w14:textId="77777777" w:rsidR="005E563A" w:rsidRDefault="07FB729A" w:rsidP="07FB729A">
      <w:pPr>
        <w:pStyle w:val="BodyText"/>
        <w:spacing w:before="216"/>
        <w:ind w:left="960"/>
        <w:rPr>
          <w:b/>
          <w:bCs/>
          <w:sz w:val="28"/>
          <w:szCs w:val="28"/>
        </w:rPr>
      </w:pPr>
      <w:r w:rsidRPr="07FB729A">
        <w:rPr>
          <w:b/>
          <w:bCs/>
          <w:sz w:val="28"/>
          <w:szCs w:val="28"/>
        </w:rPr>
        <w:t>CSS</w:t>
      </w:r>
    </w:p>
    <w:p w14:paraId="056BE278" w14:textId="77777777" w:rsidR="005E563A" w:rsidRDefault="005E563A" w:rsidP="07FB729A">
      <w:pPr>
        <w:pStyle w:val="BodyText"/>
        <w:spacing w:before="5"/>
        <w:rPr>
          <w:sz w:val="28"/>
          <w:szCs w:val="28"/>
        </w:rPr>
      </w:pPr>
    </w:p>
    <w:p w14:paraId="16DBCFF7" w14:textId="77777777" w:rsidR="005E563A" w:rsidRDefault="00892739">
      <w:pPr>
        <w:pStyle w:val="BodyText"/>
        <w:spacing w:line="360" w:lineRule="auto"/>
        <w:ind w:left="960" w:right="963"/>
        <w:jc w:val="both"/>
      </w:pPr>
      <w:r>
        <w:t>Cascading Style Sheets, fondly referred to as CSS, is a simple design language intended to</w:t>
      </w:r>
      <w:r>
        <w:rPr>
          <w:spacing w:val="1"/>
        </w:rPr>
        <w:t xml:space="preserve"> </w:t>
      </w:r>
      <w:r>
        <w:t>simplify</w:t>
      </w:r>
      <w:r>
        <w:rPr>
          <w:spacing w:val="-1"/>
        </w:rPr>
        <w:t xml:space="preserve"> </w:t>
      </w:r>
      <w:r>
        <w:t>the</w:t>
      </w:r>
      <w:r>
        <w:rPr>
          <w:spacing w:val="-2"/>
        </w:rPr>
        <w:t xml:space="preserve"> </w:t>
      </w:r>
      <w:r>
        <w:t>process of making web pages presentable.</w:t>
      </w:r>
    </w:p>
    <w:p w14:paraId="09C5FD51" w14:textId="77777777" w:rsidR="005E563A" w:rsidRDefault="00892739">
      <w:pPr>
        <w:pStyle w:val="BodyText"/>
        <w:spacing w:before="200" w:line="360" w:lineRule="auto"/>
        <w:ind w:left="960" w:right="964"/>
        <w:jc w:val="both"/>
      </w:pPr>
      <w:r>
        <w:t>CSS is a MUST for students and working professionals to become a great Software Engineer</w:t>
      </w:r>
      <w:r>
        <w:rPr>
          <w:spacing w:val="1"/>
        </w:rPr>
        <w:t xml:space="preserve"> </w:t>
      </w:r>
      <w:r>
        <w:t>specially</w:t>
      </w:r>
      <w:r>
        <w:rPr>
          <w:spacing w:val="-1"/>
        </w:rPr>
        <w:t xml:space="preserve"> </w:t>
      </w:r>
      <w:r>
        <w:t>when they</w:t>
      </w:r>
      <w:r>
        <w:rPr>
          <w:spacing w:val="1"/>
        </w:rPr>
        <w:t xml:space="preserve"> </w:t>
      </w:r>
      <w:r>
        <w:t>are working in Web Development Domain.</w:t>
      </w:r>
    </w:p>
    <w:p w14:paraId="0B93C3F4" w14:textId="77777777" w:rsidR="005E563A" w:rsidRDefault="005E563A">
      <w:pPr>
        <w:pStyle w:val="BodyText"/>
        <w:rPr>
          <w:sz w:val="26"/>
        </w:rPr>
      </w:pPr>
    </w:p>
    <w:p w14:paraId="3ED10B9B" w14:textId="77777777" w:rsidR="005E563A" w:rsidRDefault="005E563A">
      <w:pPr>
        <w:pStyle w:val="BodyText"/>
        <w:rPr>
          <w:sz w:val="26"/>
        </w:rPr>
      </w:pPr>
    </w:p>
    <w:p w14:paraId="74B71A56" w14:textId="77777777" w:rsidR="005E563A" w:rsidRDefault="00892739" w:rsidP="07FB729A">
      <w:pPr>
        <w:pStyle w:val="BodyText"/>
        <w:spacing w:before="215"/>
        <w:ind w:left="960"/>
        <w:rPr>
          <w:b/>
          <w:bCs/>
          <w:sz w:val="28"/>
          <w:szCs w:val="28"/>
        </w:rPr>
      </w:pPr>
      <w:r w:rsidRPr="07FB729A">
        <w:rPr>
          <w:b/>
          <w:bCs/>
          <w:sz w:val="28"/>
          <w:szCs w:val="28"/>
        </w:rPr>
        <w:t>J</w:t>
      </w:r>
      <w:r w:rsidRPr="07FB729A">
        <w:rPr>
          <w:b/>
          <w:bCs/>
          <w:spacing w:val="-1"/>
          <w:sz w:val="28"/>
          <w:szCs w:val="28"/>
        </w:rPr>
        <w:t xml:space="preserve"> </w:t>
      </w:r>
      <w:r w:rsidRPr="07FB729A">
        <w:rPr>
          <w:b/>
          <w:bCs/>
          <w:sz w:val="28"/>
          <w:szCs w:val="28"/>
        </w:rPr>
        <w:t>QUERY</w:t>
      </w:r>
    </w:p>
    <w:p w14:paraId="2F7A5E10" w14:textId="77777777" w:rsidR="005E563A" w:rsidRDefault="005E563A" w:rsidP="07FB729A">
      <w:pPr>
        <w:pStyle w:val="BodyText"/>
        <w:spacing w:before="6"/>
      </w:pPr>
    </w:p>
    <w:p w14:paraId="0477595E" w14:textId="77777777" w:rsidR="005E563A" w:rsidRDefault="00892739" w:rsidP="07FB729A">
      <w:pPr>
        <w:pStyle w:val="BodyText"/>
        <w:spacing w:line="360" w:lineRule="auto"/>
        <w:ind w:left="960" w:right="961"/>
        <w:jc w:val="both"/>
      </w:pPr>
      <w:r w:rsidRPr="07FB729A">
        <w:t>J Query is a fast and concise JavaScript library created by John Resign in 2006. jQuery</w:t>
      </w:r>
      <w:r w:rsidRPr="07FB729A">
        <w:rPr>
          <w:spacing w:val="1"/>
        </w:rPr>
        <w:t xml:space="preserve"> </w:t>
      </w:r>
      <w:r w:rsidRPr="07FB729A">
        <w:t>simplifies HTML document traversing, event handling, animating, and Ajax interactions for</w:t>
      </w:r>
      <w:r w:rsidRPr="07FB729A">
        <w:rPr>
          <w:spacing w:val="1"/>
        </w:rPr>
        <w:t xml:space="preserve"> </w:t>
      </w:r>
      <w:r w:rsidRPr="07FB729A">
        <w:t>Rapid</w:t>
      </w:r>
      <w:r w:rsidRPr="07FB729A">
        <w:rPr>
          <w:spacing w:val="-1"/>
        </w:rPr>
        <w:t xml:space="preserve"> </w:t>
      </w:r>
      <w:r w:rsidRPr="07FB729A">
        <w:t>Web Development.</w:t>
      </w:r>
    </w:p>
    <w:p w14:paraId="634ED7E9" w14:textId="5075F7A5" w:rsidR="08CFB420" w:rsidRDefault="08CFB420" w:rsidP="08CFB420">
      <w:pPr>
        <w:pStyle w:val="BodyText"/>
        <w:spacing w:line="360" w:lineRule="auto"/>
        <w:ind w:left="960" w:right="961"/>
        <w:jc w:val="both"/>
      </w:pPr>
    </w:p>
    <w:p w14:paraId="4567A654" w14:textId="05F3BA6C" w:rsidR="08CFB420" w:rsidRDefault="07FB729A" w:rsidP="07FB729A">
      <w:pPr>
        <w:pStyle w:val="BodyText"/>
        <w:spacing w:line="360" w:lineRule="auto"/>
        <w:ind w:left="960" w:right="961"/>
        <w:jc w:val="both"/>
        <w:rPr>
          <w:b/>
          <w:bCs/>
          <w:sz w:val="28"/>
          <w:szCs w:val="28"/>
        </w:rPr>
      </w:pPr>
      <w:r w:rsidRPr="07FB729A">
        <w:rPr>
          <w:b/>
          <w:bCs/>
          <w:sz w:val="28"/>
          <w:szCs w:val="28"/>
        </w:rPr>
        <w:t>FLASK</w:t>
      </w:r>
    </w:p>
    <w:p w14:paraId="05D18A81" w14:textId="631C766E" w:rsidR="07FB729A" w:rsidRDefault="07FB729A" w:rsidP="07FB729A">
      <w:pPr>
        <w:pStyle w:val="BodyText"/>
        <w:spacing w:line="360" w:lineRule="auto"/>
        <w:ind w:left="960" w:right="961"/>
        <w:jc w:val="both"/>
        <w:rPr>
          <w:b/>
          <w:bCs/>
        </w:rPr>
      </w:pPr>
    </w:p>
    <w:p w14:paraId="30660301" w14:textId="2936A9A3" w:rsidR="08CFB420" w:rsidRDefault="07FB729A" w:rsidP="07FB729A">
      <w:pPr>
        <w:spacing w:line="360" w:lineRule="auto"/>
        <w:ind w:left="720"/>
        <w:jc w:val="both"/>
        <w:rPr>
          <w:color w:val="000000" w:themeColor="text1"/>
          <w:sz w:val="24"/>
          <w:szCs w:val="24"/>
        </w:rPr>
      </w:pPr>
      <w:r w:rsidRPr="07FB729A">
        <w:rPr>
          <w:sz w:val="24"/>
          <w:szCs w:val="24"/>
        </w:rPr>
        <w:t xml:space="preserve">      </w:t>
      </w:r>
      <w:r w:rsidRPr="07FB729A">
        <w:rPr>
          <w:color w:val="000000" w:themeColor="text1"/>
          <w:sz w:val="24"/>
          <w:szCs w:val="24"/>
        </w:rPr>
        <w:t xml:space="preserve">Flask is a web framework, it’s a Python module that lets you develop web applications easily. </w:t>
      </w:r>
      <w:proofErr w:type="gramStart"/>
      <w:r w:rsidRPr="07FB729A">
        <w:rPr>
          <w:color w:val="000000" w:themeColor="text1"/>
          <w:sz w:val="24"/>
          <w:szCs w:val="24"/>
        </w:rPr>
        <w:t>It  has</w:t>
      </w:r>
      <w:proofErr w:type="gramEnd"/>
      <w:r w:rsidRPr="07FB729A">
        <w:rPr>
          <w:color w:val="000000" w:themeColor="text1"/>
          <w:sz w:val="24"/>
          <w:szCs w:val="24"/>
        </w:rPr>
        <w:t xml:space="preserve"> a small and easy-to-extend core: it’s a microframework that doesn’t include an ORM (Object  Relational Manager) or such </w:t>
      </w:r>
      <w:proofErr w:type="spellStart"/>
      <w:r w:rsidRPr="07FB729A">
        <w:rPr>
          <w:color w:val="000000" w:themeColor="text1"/>
          <w:sz w:val="24"/>
          <w:szCs w:val="24"/>
        </w:rPr>
        <w:t>features.It</w:t>
      </w:r>
      <w:proofErr w:type="spellEnd"/>
      <w:r w:rsidRPr="07FB729A">
        <w:rPr>
          <w:color w:val="000000" w:themeColor="text1"/>
          <w:sz w:val="24"/>
          <w:szCs w:val="24"/>
        </w:rPr>
        <w:t xml:space="preserve"> does have many cool features like </w:t>
      </w:r>
      <w:proofErr w:type="spellStart"/>
      <w:r w:rsidRPr="07FB729A">
        <w:rPr>
          <w:color w:val="000000" w:themeColor="text1"/>
          <w:sz w:val="24"/>
          <w:szCs w:val="24"/>
        </w:rPr>
        <w:t>url</w:t>
      </w:r>
      <w:proofErr w:type="spellEnd"/>
      <w:r w:rsidRPr="07FB729A">
        <w:rPr>
          <w:color w:val="000000" w:themeColor="text1"/>
          <w:sz w:val="24"/>
          <w:szCs w:val="24"/>
        </w:rPr>
        <w:t xml:space="preserve"> routing, template engine. It is a WSGI web app framework.</w:t>
      </w:r>
    </w:p>
    <w:p w14:paraId="7C0EC576" w14:textId="602D3941" w:rsidR="08CFB420" w:rsidRDefault="07FB729A" w:rsidP="07FB729A">
      <w:pPr>
        <w:pStyle w:val="BodyText"/>
        <w:spacing w:line="360" w:lineRule="auto"/>
        <w:ind w:left="960" w:right="961"/>
        <w:jc w:val="both"/>
      </w:pPr>
      <w:r w:rsidRPr="07FB729A">
        <w:rPr>
          <w:color w:val="000000" w:themeColor="text1"/>
        </w:rPr>
        <w:t xml:space="preserve">Flask is a web application framework written in Python. It was developed by Armin </w:t>
      </w:r>
      <w:proofErr w:type="spellStart"/>
      <w:r w:rsidRPr="07FB729A">
        <w:rPr>
          <w:color w:val="000000" w:themeColor="text1"/>
        </w:rPr>
        <w:t>Ronacher</w:t>
      </w:r>
      <w:proofErr w:type="spellEnd"/>
      <w:r w:rsidRPr="07FB729A">
        <w:rPr>
          <w:color w:val="000000" w:themeColor="text1"/>
        </w:rPr>
        <w:t xml:space="preserve">, who led a team of international Python enthusiasts called </w:t>
      </w:r>
      <w:proofErr w:type="spellStart"/>
      <w:r w:rsidRPr="07FB729A">
        <w:rPr>
          <w:color w:val="000000" w:themeColor="text1"/>
        </w:rPr>
        <w:t>Poocco</w:t>
      </w:r>
      <w:proofErr w:type="spellEnd"/>
      <w:r w:rsidRPr="07FB729A">
        <w:rPr>
          <w:color w:val="000000" w:themeColor="text1"/>
        </w:rPr>
        <w:t xml:space="preserve">. Flask is based on the </w:t>
      </w:r>
      <w:proofErr w:type="spellStart"/>
      <w:r w:rsidRPr="07FB729A">
        <w:rPr>
          <w:color w:val="000000" w:themeColor="text1"/>
        </w:rPr>
        <w:t>Werkzeg</w:t>
      </w:r>
      <w:proofErr w:type="spellEnd"/>
      <w:r w:rsidRPr="07FB729A">
        <w:rPr>
          <w:color w:val="000000" w:themeColor="text1"/>
        </w:rPr>
        <w:t xml:space="preserve"> WSGI toolkit and the Jinja2 template </w:t>
      </w:r>
      <w:proofErr w:type="spellStart"/>
      <w:proofErr w:type="gramStart"/>
      <w:r w:rsidRPr="07FB729A">
        <w:rPr>
          <w:color w:val="000000" w:themeColor="text1"/>
        </w:rPr>
        <w:t>engine.Both</w:t>
      </w:r>
      <w:proofErr w:type="spellEnd"/>
      <w:proofErr w:type="gramEnd"/>
      <w:r w:rsidRPr="07FB729A">
        <w:rPr>
          <w:color w:val="000000" w:themeColor="text1"/>
        </w:rPr>
        <w:t xml:space="preserve"> are </w:t>
      </w:r>
      <w:proofErr w:type="spellStart"/>
      <w:r w:rsidRPr="07FB729A">
        <w:rPr>
          <w:color w:val="000000" w:themeColor="text1"/>
        </w:rPr>
        <w:t>Pocco</w:t>
      </w:r>
      <w:proofErr w:type="spellEnd"/>
      <w:r w:rsidRPr="07FB729A">
        <w:rPr>
          <w:color w:val="000000" w:themeColor="text1"/>
        </w:rPr>
        <w:t xml:space="preserve"> projects.</w:t>
      </w:r>
    </w:p>
    <w:p w14:paraId="71AC1E8C" w14:textId="77777777" w:rsidR="005E563A" w:rsidRDefault="005E563A">
      <w:pPr>
        <w:pStyle w:val="BodyText"/>
        <w:rPr>
          <w:sz w:val="26"/>
        </w:rPr>
      </w:pPr>
    </w:p>
    <w:p w14:paraId="731CD1EC" w14:textId="77777777" w:rsidR="005E563A" w:rsidRDefault="005E563A">
      <w:pPr>
        <w:pStyle w:val="BodyText"/>
        <w:rPr>
          <w:sz w:val="26"/>
        </w:rPr>
      </w:pPr>
    </w:p>
    <w:p w14:paraId="1A1E4652" w14:textId="77777777" w:rsidR="005E563A" w:rsidRDefault="005E563A">
      <w:pPr>
        <w:spacing w:line="360" w:lineRule="auto"/>
        <w:jc w:val="both"/>
        <w:sectPr w:rsidR="005E563A" w:rsidSect="00C65A78">
          <w:headerReference w:type="default" r:id="rId104"/>
          <w:pgSz w:w="11910" w:h="16840"/>
          <w:pgMar w:top="1360" w:right="480" w:bottom="1200" w:left="480" w:header="0" w:footer="0" w:gutter="0"/>
          <w:cols w:space="720"/>
        </w:sectPr>
      </w:pPr>
    </w:p>
    <w:p w14:paraId="167C6D4A" w14:textId="359C590B" w:rsidR="005E563A" w:rsidRDefault="07FB729A" w:rsidP="261640DB">
      <w:pPr>
        <w:pStyle w:val="BodyText"/>
        <w:spacing w:before="60"/>
      </w:pPr>
      <w:r>
        <w:lastRenderedPageBreak/>
        <w:t xml:space="preserve">       </w:t>
      </w:r>
      <w:r w:rsidRPr="07FB729A">
        <w:rPr>
          <w:b/>
          <w:bCs/>
          <w:sz w:val="28"/>
          <w:szCs w:val="28"/>
        </w:rPr>
        <w:t xml:space="preserve">    TELECOME CHURN ANALYSIS</w:t>
      </w:r>
    </w:p>
    <w:p w14:paraId="240E8763" w14:textId="1853E924" w:rsidR="07FB729A" w:rsidRDefault="07FB729A" w:rsidP="07FB729A">
      <w:pPr>
        <w:pStyle w:val="BodyText"/>
        <w:spacing w:before="60"/>
        <w:rPr>
          <w:b/>
          <w:bCs/>
          <w:sz w:val="28"/>
          <w:szCs w:val="28"/>
        </w:rPr>
      </w:pPr>
    </w:p>
    <w:p w14:paraId="530BD83D" w14:textId="78A78E7B" w:rsidR="08CFB420" w:rsidRDefault="08CFB420" w:rsidP="08CFB420">
      <w:pPr>
        <w:pStyle w:val="BodyText"/>
        <w:spacing w:before="60"/>
      </w:pPr>
      <w:r>
        <w:t xml:space="preserve">           </w:t>
      </w:r>
      <w:r>
        <w:rPr>
          <w:noProof/>
        </w:rPr>
        <w:drawing>
          <wp:inline distT="0" distB="0" distL="0" distR="0" wp14:anchorId="2026E5C1" wp14:editId="6BB6E93D">
            <wp:extent cx="6105525" cy="4219575"/>
            <wp:effectExtent l="0" t="0" r="0" b="0"/>
            <wp:docPr id="828122406" name="Picture 82812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6105525" cy="4219575"/>
                    </a:xfrm>
                    <a:prstGeom prst="rect">
                      <a:avLst/>
                    </a:prstGeom>
                  </pic:spPr>
                </pic:pic>
              </a:graphicData>
            </a:graphic>
          </wp:inline>
        </w:drawing>
      </w:r>
    </w:p>
    <w:p w14:paraId="0B5662BD" w14:textId="0DDEC31C" w:rsidR="08CFB420" w:rsidRDefault="08CFB420" w:rsidP="08CFB420">
      <w:pPr>
        <w:pStyle w:val="BodyText"/>
        <w:spacing w:before="60"/>
      </w:pPr>
    </w:p>
    <w:p w14:paraId="0A64F281" w14:textId="68EBBE5C" w:rsidR="08CFB420" w:rsidRDefault="08CFB420" w:rsidP="08CFB420">
      <w:pPr>
        <w:pStyle w:val="BodyText"/>
        <w:spacing w:before="60"/>
      </w:pPr>
    </w:p>
    <w:p w14:paraId="25C03941" w14:textId="2917CB90" w:rsidR="08CFB420" w:rsidRDefault="08CFB420" w:rsidP="08CFB420">
      <w:pPr>
        <w:pStyle w:val="BodyText"/>
        <w:spacing w:before="60"/>
      </w:pPr>
    </w:p>
    <w:p w14:paraId="784E9C1F" w14:textId="656A766A" w:rsidR="08CFB420" w:rsidRDefault="08CFB420" w:rsidP="08CFB420">
      <w:pPr>
        <w:pStyle w:val="BodyText"/>
        <w:spacing w:before="60"/>
      </w:pPr>
    </w:p>
    <w:p w14:paraId="0D0B2E73" w14:textId="142E56B8" w:rsidR="08CFB420" w:rsidRDefault="08CFB420" w:rsidP="08CFB420">
      <w:pPr>
        <w:pStyle w:val="BodyText"/>
        <w:spacing w:before="60"/>
        <w:ind w:left="1440"/>
      </w:pPr>
      <w:r>
        <w:rPr>
          <w:noProof/>
        </w:rPr>
        <w:drawing>
          <wp:inline distT="0" distB="0" distL="0" distR="0" wp14:anchorId="43B16618" wp14:editId="20CACDB9">
            <wp:extent cx="5628017" cy="3114675"/>
            <wp:effectExtent l="0" t="0" r="0" b="0"/>
            <wp:docPr id="866833760" name="Picture 86683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628017" cy="3114675"/>
                    </a:xfrm>
                    <a:prstGeom prst="rect">
                      <a:avLst/>
                    </a:prstGeom>
                  </pic:spPr>
                </pic:pic>
              </a:graphicData>
            </a:graphic>
          </wp:inline>
        </w:drawing>
      </w:r>
    </w:p>
    <w:p w14:paraId="32688E06" w14:textId="4D6F3324" w:rsidR="08CFB420" w:rsidRDefault="08CFB420" w:rsidP="08CFB420">
      <w:pPr>
        <w:pStyle w:val="BodyText"/>
        <w:spacing w:before="60"/>
      </w:pPr>
    </w:p>
    <w:p w14:paraId="577A0E4C" w14:textId="696A704D" w:rsidR="08CFB420" w:rsidRDefault="08CFB420" w:rsidP="08CFB420">
      <w:pPr>
        <w:pStyle w:val="BodyText"/>
        <w:spacing w:before="60"/>
      </w:pPr>
    </w:p>
    <w:p w14:paraId="6A52AD39" w14:textId="00981D23" w:rsidR="08CFB420" w:rsidRDefault="08CFB420" w:rsidP="08CFB420">
      <w:pPr>
        <w:pStyle w:val="BodyText"/>
        <w:spacing w:before="60"/>
      </w:pPr>
    </w:p>
    <w:p w14:paraId="40060488" w14:textId="5940B0F8" w:rsidR="08CFB420" w:rsidRDefault="08CFB420" w:rsidP="08CFB420">
      <w:pPr>
        <w:pStyle w:val="BodyText"/>
        <w:spacing w:before="60"/>
      </w:pPr>
    </w:p>
    <w:p w14:paraId="72D084EA" w14:textId="30A08A29" w:rsidR="08CFB420" w:rsidRDefault="08CFB420" w:rsidP="08CFB420">
      <w:pPr>
        <w:pStyle w:val="BodyText"/>
        <w:spacing w:before="60"/>
        <w:ind w:left="1440"/>
      </w:pPr>
      <w:r>
        <w:rPr>
          <w:noProof/>
        </w:rPr>
        <w:drawing>
          <wp:inline distT="0" distB="0" distL="0" distR="0" wp14:anchorId="42B05095" wp14:editId="401C8298">
            <wp:extent cx="5667375" cy="2981325"/>
            <wp:effectExtent l="0" t="0" r="0" b="0"/>
            <wp:docPr id="1762584524" name="Picture 176258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667375" cy="2981325"/>
                    </a:xfrm>
                    <a:prstGeom prst="rect">
                      <a:avLst/>
                    </a:prstGeom>
                  </pic:spPr>
                </pic:pic>
              </a:graphicData>
            </a:graphic>
          </wp:inline>
        </w:drawing>
      </w:r>
    </w:p>
    <w:p w14:paraId="3B73DF54" w14:textId="410C0578" w:rsidR="08CFB420" w:rsidRDefault="08CFB420" w:rsidP="08CFB420">
      <w:pPr>
        <w:pStyle w:val="BodyText"/>
        <w:spacing w:before="60"/>
      </w:pPr>
    </w:p>
    <w:p w14:paraId="2DA2F793" w14:textId="36D69A33" w:rsidR="08CFB420" w:rsidRDefault="08CFB420" w:rsidP="08CFB420">
      <w:pPr>
        <w:pStyle w:val="BodyText"/>
        <w:spacing w:before="60"/>
      </w:pPr>
    </w:p>
    <w:p w14:paraId="69C8C809" w14:textId="09F15508" w:rsidR="08CFB420" w:rsidRDefault="08CFB420" w:rsidP="08CFB420">
      <w:pPr>
        <w:pStyle w:val="BodyText"/>
        <w:spacing w:before="60"/>
      </w:pPr>
    </w:p>
    <w:p w14:paraId="7849B622" w14:textId="7D7D54C4" w:rsidR="08CFB420" w:rsidRDefault="08CFB420" w:rsidP="08CFB420">
      <w:pPr>
        <w:pStyle w:val="BodyText"/>
        <w:spacing w:before="60"/>
      </w:pPr>
    </w:p>
    <w:p w14:paraId="06A23E51" w14:textId="468BAF23" w:rsidR="08CFB420" w:rsidRDefault="08CFB420" w:rsidP="08CFB420">
      <w:pPr>
        <w:pStyle w:val="BodyText"/>
        <w:spacing w:before="60"/>
        <w:ind w:left="1440" w:firstLine="720"/>
      </w:pPr>
      <w:r>
        <w:rPr>
          <w:noProof/>
        </w:rPr>
        <w:drawing>
          <wp:inline distT="0" distB="0" distL="0" distR="0" wp14:anchorId="0C4D7552" wp14:editId="66FE2D4B">
            <wp:extent cx="5095875" cy="2828925"/>
            <wp:effectExtent l="0" t="0" r="0" b="0"/>
            <wp:docPr id="2017061801" name="Picture 201706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95875" cy="2828925"/>
                    </a:xfrm>
                    <a:prstGeom prst="rect">
                      <a:avLst/>
                    </a:prstGeom>
                  </pic:spPr>
                </pic:pic>
              </a:graphicData>
            </a:graphic>
          </wp:inline>
        </w:drawing>
      </w:r>
    </w:p>
    <w:p w14:paraId="0651060B" w14:textId="4FAEB3EF" w:rsidR="08CFB420" w:rsidRDefault="08CFB420" w:rsidP="08CFB420">
      <w:pPr>
        <w:pStyle w:val="BodyText"/>
        <w:spacing w:before="60"/>
      </w:pPr>
    </w:p>
    <w:p w14:paraId="3502F870" w14:textId="11644CBB" w:rsidR="08CFB420" w:rsidRDefault="08CFB420" w:rsidP="07FB729A">
      <w:pPr>
        <w:pStyle w:val="BodyText"/>
        <w:spacing w:before="60"/>
        <w:rPr>
          <w:sz w:val="28"/>
          <w:szCs w:val="28"/>
        </w:rPr>
      </w:pPr>
    </w:p>
    <w:p w14:paraId="29F6DAD8" w14:textId="68759F08" w:rsidR="08CFB420" w:rsidRDefault="07FB729A" w:rsidP="07FB729A">
      <w:pPr>
        <w:pStyle w:val="BodyText"/>
        <w:spacing w:before="60"/>
        <w:rPr>
          <w:b/>
          <w:bCs/>
          <w:sz w:val="28"/>
          <w:szCs w:val="28"/>
        </w:rPr>
      </w:pPr>
      <w:r w:rsidRPr="07FB729A">
        <w:rPr>
          <w:sz w:val="28"/>
          <w:szCs w:val="28"/>
        </w:rPr>
        <w:t xml:space="preserve">                                             </w:t>
      </w:r>
      <w:r w:rsidRPr="07FB729A">
        <w:rPr>
          <w:b/>
          <w:bCs/>
          <w:sz w:val="28"/>
          <w:szCs w:val="28"/>
        </w:rPr>
        <w:t>DATA CLEANING</w:t>
      </w:r>
    </w:p>
    <w:p w14:paraId="70E563D3" w14:textId="3BCF7662" w:rsidR="07FB729A" w:rsidRDefault="07FB729A" w:rsidP="07FB729A">
      <w:pPr>
        <w:pStyle w:val="BodyText"/>
        <w:spacing w:before="60"/>
        <w:rPr>
          <w:b/>
          <w:bCs/>
          <w:sz w:val="28"/>
          <w:szCs w:val="28"/>
        </w:rPr>
      </w:pPr>
    </w:p>
    <w:p w14:paraId="3C0B7178" w14:textId="413BD529" w:rsidR="08CFB420" w:rsidRDefault="08CFB420" w:rsidP="08CFB420">
      <w:pPr>
        <w:pStyle w:val="BodyText"/>
        <w:spacing w:before="60"/>
        <w:ind w:left="2160"/>
      </w:pPr>
      <w:r>
        <w:rPr>
          <w:noProof/>
        </w:rPr>
        <w:lastRenderedPageBreak/>
        <w:drawing>
          <wp:inline distT="0" distB="0" distL="0" distR="0" wp14:anchorId="5258427A" wp14:editId="437E90D6">
            <wp:extent cx="5343525" cy="3257550"/>
            <wp:effectExtent l="0" t="0" r="0" b="0"/>
            <wp:docPr id="1591986858" name="Picture 159198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5343525" cy="3257550"/>
                    </a:xfrm>
                    <a:prstGeom prst="rect">
                      <a:avLst/>
                    </a:prstGeom>
                  </pic:spPr>
                </pic:pic>
              </a:graphicData>
            </a:graphic>
          </wp:inline>
        </w:drawing>
      </w:r>
    </w:p>
    <w:p w14:paraId="14FC9082" w14:textId="27AC0AA7" w:rsidR="08CFB420" w:rsidRDefault="08CFB420" w:rsidP="07FB729A">
      <w:pPr>
        <w:pStyle w:val="BodyText"/>
        <w:spacing w:before="60"/>
        <w:ind w:left="2160"/>
      </w:pPr>
    </w:p>
    <w:p w14:paraId="2D152AB5" w14:textId="1F25EC3C" w:rsidR="08CFB420" w:rsidRDefault="08CFB420" w:rsidP="07FB729A">
      <w:pPr>
        <w:pStyle w:val="Heading2"/>
        <w:spacing w:before="60"/>
        <w:ind w:left="2160"/>
      </w:pPr>
    </w:p>
    <w:p w14:paraId="746E16DA" w14:textId="3AAF78D6" w:rsidR="08CFB420" w:rsidRDefault="07FB729A" w:rsidP="07FB729A">
      <w:pPr>
        <w:pStyle w:val="Heading2"/>
        <w:spacing w:before="60"/>
        <w:ind w:left="0"/>
      </w:pPr>
      <w:r w:rsidRPr="07FB729A">
        <w:t>Data Exploration</w:t>
      </w:r>
    </w:p>
    <w:p w14:paraId="3CAF48AB" w14:textId="44D2DD12" w:rsidR="08CFB420" w:rsidRDefault="08CFB420" w:rsidP="08CFB420">
      <w:pPr>
        <w:pStyle w:val="Heading2"/>
        <w:spacing w:before="60"/>
        <w:ind w:left="0"/>
      </w:pPr>
    </w:p>
    <w:p w14:paraId="7F95B159" w14:textId="75FD398B" w:rsidR="08CFB420" w:rsidRDefault="08CFB420" w:rsidP="08CFB420">
      <w:pPr>
        <w:pStyle w:val="BodyText"/>
        <w:spacing w:before="60"/>
        <w:ind w:left="1440" w:firstLine="720"/>
      </w:pPr>
      <w:r>
        <w:rPr>
          <w:noProof/>
        </w:rPr>
        <w:drawing>
          <wp:inline distT="0" distB="0" distL="0" distR="0" wp14:anchorId="7E8027A3" wp14:editId="4A219785">
            <wp:extent cx="5133975" cy="2428875"/>
            <wp:effectExtent l="0" t="0" r="0" b="0"/>
            <wp:docPr id="1615307364" name="Picture 161530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133975" cy="2428875"/>
                    </a:xfrm>
                    <a:prstGeom prst="rect">
                      <a:avLst/>
                    </a:prstGeom>
                  </pic:spPr>
                </pic:pic>
              </a:graphicData>
            </a:graphic>
          </wp:inline>
        </w:drawing>
      </w:r>
    </w:p>
    <w:p w14:paraId="54ABDA28" w14:textId="3BFB8184" w:rsidR="08CFB420" w:rsidRDefault="08CFB420" w:rsidP="08CFB420">
      <w:pPr>
        <w:pStyle w:val="BodyText"/>
        <w:spacing w:before="60"/>
      </w:pPr>
    </w:p>
    <w:p w14:paraId="4F2F2771" w14:textId="78C11E7B" w:rsidR="08CFB420" w:rsidRDefault="08CFB420" w:rsidP="08CFB420">
      <w:pPr>
        <w:pStyle w:val="BodyText"/>
        <w:spacing w:before="60"/>
      </w:pPr>
    </w:p>
    <w:p w14:paraId="7858068A" w14:textId="701559AE" w:rsidR="08CFB420" w:rsidRDefault="08CFB420" w:rsidP="08CFB420">
      <w:pPr>
        <w:pStyle w:val="BodyText"/>
        <w:spacing w:before="60"/>
        <w:ind w:left="2160"/>
      </w:pPr>
      <w:r>
        <w:rPr>
          <w:noProof/>
        </w:rPr>
        <w:lastRenderedPageBreak/>
        <w:drawing>
          <wp:inline distT="0" distB="0" distL="0" distR="0" wp14:anchorId="70A9B409" wp14:editId="35385BF1">
            <wp:extent cx="5029200" cy="2486025"/>
            <wp:effectExtent l="0" t="0" r="0" b="0"/>
            <wp:docPr id="43930781" name="Picture 4393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029200" cy="2486025"/>
                    </a:xfrm>
                    <a:prstGeom prst="rect">
                      <a:avLst/>
                    </a:prstGeom>
                  </pic:spPr>
                </pic:pic>
              </a:graphicData>
            </a:graphic>
          </wp:inline>
        </w:drawing>
      </w:r>
    </w:p>
    <w:p w14:paraId="0C6755AB" w14:textId="0DE56C00" w:rsidR="08CFB420" w:rsidRDefault="08CFB420" w:rsidP="08CFB420">
      <w:pPr>
        <w:pStyle w:val="BodyText"/>
        <w:spacing w:before="60"/>
      </w:pPr>
    </w:p>
    <w:p w14:paraId="52238627" w14:textId="380B0FCF" w:rsidR="08CFB420" w:rsidRDefault="08CFB420" w:rsidP="08CFB420">
      <w:pPr>
        <w:pStyle w:val="BodyText"/>
        <w:spacing w:before="60"/>
      </w:pPr>
    </w:p>
    <w:p w14:paraId="2E3BE848" w14:textId="73B5F9DA" w:rsidR="08CFB420" w:rsidRDefault="08CFB420" w:rsidP="08CFB420">
      <w:pPr>
        <w:pStyle w:val="BodyText"/>
        <w:spacing w:before="60"/>
        <w:ind w:left="2160"/>
      </w:pPr>
      <w:r>
        <w:rPr>
          <w:noProof/>
        </w:rPr>
        <w:drawing>
          <wp:inline distT="0" distB="0" distL="0" distR="0" wp14:anchorId="5D63606C" wp14:editId="0A90D5BC">
            <wp:extent cx="5153025" cy="2295525"/>
            <wp:effectExtent l="0" t="0" r="0" b="0"/>
            <wp:docPr id="823496150" name="Picture 82349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153025" cy="2295525"/>
                    </a:xfrm>
                    <a:prstGeom prst="rect">
                      <a:avLst/>
                    </a:prstGeom>
                  </pic:spPr>
                </pic:pic>
              </a:graphicData>
            </a:graphic>
          </wp:inline>
        </w:drawing>
      </w:r>
    </w:p>
    <w:p w14:paraId="1A13BA1A" w14:textId="04619348" w:rsidR="08CFB420" w:rsidRDefault="08CFB420" w:rsidP="08CFB420">
      <w:pPr>
        <w:pStyle w:val="BodyText"/>
        <w:spacing w:before="60"/>
      </w:pPr>
    </w:p>
    <w:p w14:paraId="2EB2F2C7" w14:textId="04619348" w:rsidR="08CFB420" w:rsidRDefault="08CFB420" w:rsidP="08CFB420">
      <w:pPr>
        <w:pStyle w:val="BodyText"/>
        <w:spacing w:before="60"/>
      </w:pPr>
    </w:p>
    <w:p w14:paraId="43F88F56" w14:textId="37F88908" w:rsidR="08CFB420" w:rsidRDefault="08CFB420" w:rsidP="08CFB420">
      <w:pPr>
        <w:pStyle w:val="BodyText"/>
        <w:spacing w:before="60"/>
        <w:ind w:left="2160"/>
      </w:pPr>
      <w:r>
        <w:rPr>
          <w:noProof/>
        </w:rPr>
        <w:drawing>
          <wp:inline distT="0" distB="0" distL="0" distR="0" wp14:anchorId="27EC657C" wp14:editId="24E74D6B">
            <wp:extent cx="4124325" cy="2276475"/>
            <wp:effectExtent l="0" t="0" r="0" b="0"/>
            <wp:docPr id="9738342" name="Picture 973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124325" cy="2276475"/>
                    </a:xfrm>
                    <a:prstGeom prst="rect">
                      <a:avLst/>
                    </a:prstGeom>
                  </pic:spPr>
                </pic:pic>
              </a:graphicData>
            </a:graphic>
          </wp:inline>
        </w:drawing>
      </w:r>
    </w:p>
    <w:p w14:paraId="3EBCCDA4" w14:textId="1526F522" w:rsidR="08CFB420" w:rsidRDefault="08CFB420" w:rsidP="08CFB420">
      <w:pPr>
        <w:pStyle w:val="BodyText"/>
        <w:spacing w:before="60"/>
      </w:pPr>
    </w:p>
    <w:p w14:paraId="750340A5" w14:textId="1A23818A" w:rsidR="08CFB420" w:rsidRDefault="08CFB420" w:rsidP="08CFB420">
      <w:pPr>
        <w:pStyle w:val="BodyText"/>
        <w:spacing w:before="60"/>
        <w:rPr>
          <w:b/>
          <w:bCs/>
          <w:sz w:val="28"/>
          <w:szCs w:val="28"/>
        </w:rPr>
      </w:pPr>
    </w:p>
    <w:p w14:paraId="40AEB304" w14:textId="7C103270" w:rsidR="08CFB420" w:rsidRDefault="07FB729A" w:rsidP="08CFB420">
      <w:pPr>
        <w:pStyle w:val="BodyText"/>
        <w:spacing w:before="60"/>
        <w:rPr>
          <w:b/>
          <w:bCs/>
          <w:sz w:val="28"/>
          <w:szCs w:val="28"/>
        </w:rPr>
      </w:pPr>
      <w:r w:rsidRPr="07FB729A">
        <w:rPr>
          <w:b/>
          <w:bCs/>
          <w:sz w:val="28"/>
          <w:szCs w:val="28"/>
        </w:rPr>
        <w:t xml:space="preserve">                      INSIGHTS GATHERING   DERIVED INSIGHTS</w:t>
      </w:r>
    </w:p>
    <w:p w14:paraId="1A729C01" w14:textId="321C501C" w:rsidR="08CFB420" w:rsidRDefault="08CFB420" w:rsidP="08CFB420">
      <w:pPr>
        <w:pStyle w:val="BodyText"/>
        <w:spacing w:before="60"/>
      </w:pPr>
    </w:p>
    <w:p w14:paraId="1462AF5C" w14:textId="4FFD8998" w:rsidR="08CFB420" w:rsidRDefault="08CFB420" w:rsidP="0085029D">
      <w:pPr>
        <w:pStyle w:val="BodyText"/>
        <w:spacing w:before="60"/>
        <w:ind w:firstLine="720"/>
      </w:pPr>
      <w:r>
        <w:rPr>
          <w:noProof/>
        </w:rPr>
        <w:lastRenderedPageBreak/>
        <w:drawing>
          <wp:inline distT="0" distB="0" distL="0" distR="0" wp14:anchorId="326F1507" wp14:editId="6A56A923">
            <wp:extent cx="4002953" cy="1943100"/>
            <wp:effectExtent l="0" t="0" r="0" b="0"/>
            <wp:docPr id="843949822" name="Picture 84394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007321" cy="1945220"/>
                    </a:xfrm>
                    <a:prstGeom prst="rect">
                      <a:avLst/>
                    </a:prstGeom>
                  </pic:spPr>
                </pic:pic>
              </a:graphicData>
            </a:graphic>
          </wp:inline>
        </w:drawing>
      </w:r>
    </w:p>
    <w:p w14:paraId="0B9F1788" w14:textId="65350E30" w:rsidR="08CFB420" w:rsidRDefault="08CFB420" w:rsidP="08CFB420">
      <w:pPr>
        <w:pStyle w:val="BodyText"/>
        <w:spacing w:before="60"/>
        <w:ind w:left="1440" w:firstLine="720"/>
      </w:pPr>
    </w:p>
    <w:p w14:paraId="270C2D01" w14:textId="6B8F1240" w:rsidR="08CFB420" w:rsidRDefault="08CFB420" w:rsidP="08CFB420">
      <w:pPr>
        <w:pStyle w:val="BodyText"/>
        <w:spacing w:before="60"/>
        <w:ind w:left="1440" w:firstLine="720"/>
      </w:pPr>
    </w:p>
    <w:p w14:paraId="41F91C8C" w14:textId="073A5E6F" w:rsidR="08CFB420" w:rsidRDefault="08CFB420" w:rsidP="08CFB420">
      <w:pPr>
        <w:pStyle w:val="BodyText"/>
        <w:spacing w:before="60"/>
        <w:ind w:left="1440"/>
      </w:pPr>
    </w:p>
    <w:p w14:paraId="210CE4CD" w14:textId="0CB5DC13" w:rsidR="08CFB420" w:rsidRDefault="08CFB420" w:rsidP="08CFB420">
      <w:pPr>
        <w:pStyle w:val="BodyText"/>
        <w:spacing w:before="60"/>
        <w:ind w:left="1440" w:firstLine="720"/>
        <w:rPr>
          <w:b/>
          <w:bCs/>
          <w:sz w:val="28"/>
          <w:szCs w:val="28"/>
        </w:rPr>
      </w:pPr>
      <w:r w:rsidRPr="08CFB420">
        <w:rPr>
          <w:b/>
          <w:bCs/>
        </w:rPr>
        <w:t xml:space="preserve">         </w:t>
      </w:r>
    </w:p>
    <w:p w14:paraId="28AB7FFD" w14:textId="5017E2AB" w:rsidR="08CFB420" w:rsidRDefault="08CFB420" w:rsidP="08CFB420">
      <w:pPr>
        <w:pStyle w:val="BodyText"/>
        <w:spacing w:before="60"/>
      </w:pPr>
      <w:r>
        <w:rPr>
          <w:noProof/>
        </w:rPr>
        <w:drawing>
          <wp:inline distT="0" distB="0" distL="0" distR="0" wp14:anchorId="1EF64ACD" wp14:editId="2AE46681">
            <wp:extent cx="4572000" cy="1447800"/>
            <wp:effectExtent l="0" t="0" r="0" b="0"/>
            <wp:docPr id="2112193900" name="Picture 211219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26913EBB" w14:textId="155F9BAE" w:rsidR="08CFB420" w:rsidRDefault="08CFB420" w:rsidP="08CFB420">
      <w:pPr>
        <w:pStyle w:val="BodyText"/>
        <w:spacing w:before="60"/>
      </w:pPr>
    </w:p>
    <w:p w14:paraId="2DE8956E" w14:textId="0DABF6FA" w:rsidR="08CFB420" w:rsidRDefault="08CFB420" w:rsidP="08CFB420">
      <w:pPr>
        <w:pStyle w:val="BodyText"/>
        <w:spacing w:before="60"/>
      </w:pPr>
    </w:p>
    <w:p w14:paraId="1A0C531F" w14:textId="3DD3CD71" w:rsidR="08CFB420" w:rsidRDefault="08CFB420" w:rsidP="08CFB420">
      <w:pPr>
        <w:pStyle w:val="BodyText"/>
        <w:spacing w:before="60"/>
      </w:pPr>
      <w:r>
        <w:rPr>
          <w:noProof/>
        </w:rPr>
        <w:drawing>
          <wp:inline distT="0" distB="0" distL="0" distR="0" wp14:anchorId="4C3866D5" wp14:editId="096A5E7A">
            <wp:extent cx="4572000" cy="2143125"/>
            <wp:effectExtent l="0" t="0" r="0" b="0"/>
            <wp:docPr id="464165038" name="Picture 46416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68DC0C1D" w14:textId="5FB2E3DB" w:rsidR="07FB729A" w:rsidRDefault="07FB729A" w:rsidP="07FB729A">
      <w:pPr>
        <w:pStyle w:val="BodyText"/>
        <w:spacing w:before="60"/>
      </w:pPr>
    </w:p>
    <w:p w14:paraId="5AAAC5CC" w14:textId="1E42615B" w:rsidR="005E563A" w:rsidRDefault="005E563A" w:rsidP="261640DB">
      <w:pPr>
        <w:pStyle w:val="BodyText"/>
        <w:spacing w:before="6"/>
        <w:rPr>
          <w:sz w:val="29"/>
          <w:szCs w:val="29"/>
        </w:rPr>
      </w:pPr>
    </w:p>
    <w:p w14:paraId="2C2F8C6B" w14:textId="77777777" w:rsidR="005E563A" w:rsidRDefault="00892739" w:rsidP="07FB729A">
      <w:pPr>
        <w:pStyle w:val="Heading5"/>
        <w:numPr>
          <w:ilvl w:val="1"/>
          <w:numId w:val="15"/>
        </w:numPr>
        <w:tabs>
          <w:tab w:val="left" w:pos="1383"/>
        </w:tabs>
        <w:spacing w:before="1"/>
        <w:ind w:left="1382" w:hanging="423"/>
        <w:rPr>
          <w:sz w:val="32"/>
          <w:szCs w:val="32"/>
        </w:rPr>
      </w:pPr>
      <w:r w:rsidRPr="07FB729A">
        <w:rPr>
          <w:sz w:val="32"/>
          <w:szCs w:val="32"/>
        </w:rPr>
        <w:t>Sample</w:t>
      </w:r>
      <w:r w:rsidRPr="07FB729A">
        <w:rPr>
          <w:spacing w:val="-3"/>
          <w:sz w:val="32"/>
          <w:szCs w:val="32"/>
        </w:rPr>
        <w:t xml:space="preserve"> </w:t>
      </w:r>
      <w:r w:rsidRPr="07FB729A">
        <w:rPr>
          <w:sz w:val="32"/>
          <w:szCs w:val="32"/>
        </w:rPr>
        <w:t>Source</w:t>
      </w:r>
      <w:r w:rsidRPr="07FB729A">
        <w:rPr>
          <w:spacing w:val="-5"/>
          <w:sz w:val="32"/>
          <w:szCs w:val="32"/>
        </w:rPr>
        <w:t xml:space="preserve"> </w:t>
      </w:r>
      <w:r w:rsidRPr="07FB729A">
        <w:rPr>
          <w:sz w:val="32"/>
          <w:szCs w:val="32"/>
        </w:rPr>
        <w:t xml:space="preserve">Code: </w:t>
      </w:r>
    </w:p>
    <w:p w14:paraId="6FF9CBED" w14:textId="1433AFDA" w:rsidR="07FB729A" w:rsidRDefault="07FB729A" w:rsidP="07FB729A">
      <w:pPr>
        <w:pStyle w:val="Heading5"/>
        <w:tabs>
          <w:tab w:val="left" w:pos="1383"/>
        </w:tabs>
        <w:spacing w:before="1"/>
        <w:rPr>
          <w:sz w:val="32"/>
          <w:szCs w:val="32"/>
        </w:rPr>
      </w:pPr>
    </w:p>
    <w:p w14:paraId="4ABB2300" w14:textId="2498997D" w:rsidR="07FB729A" w:rsidRDefault="07FB729A" w:rsidP="07FB729A">
      <w:pPr>
        <w:pStyle w:val="Heading5"/>
        <w:tabs>
          <w:tab w:val="left" w:pos="1383"/>
        </w:tabs>
        <w:spacing w:before="1"/>
        <w:rPr>
          <w:sz w:val="32"/>
          <w:szCs w:val="32"/>
        </w:rPr>
      </w:pPr>
    </w:p>
    <w:p w14:paraId="14788524" w14:textId="065036F5" w:rsidR="08CFB420" w:rsidRDefault="08CFB420" w:rsidP="08CFB420">
      <w:pPr>
        <w:pStyle w:val="Heading5"/>
        <w:tabs>
          <w:tab w:val="left" w:pos="1383"/>
        </w:tabs>
        <w:spacing w:before="1"/>
        <w:ind w:left="599"/>
        <w:rPr>
          <w:b w:val="0"/>
          <w:bCs w:val="0"/>
        </w:rPr>
      </w:pPr>
      <w:r>
        <w:rPr>
          <w:b w:val="0"/>
          <w:bCs w:val="0"/>
        </w:rPr>
        <w:t># coding: utf-8</w:t>
      </w:r>
    </w:p>
    <w:p w14:paraId="4355057B" w14:textId="7CACDCC4" w:rsidR="08CFB420" w:rsidRDefault="08CFB420" w:rsidP="08CFB420">
      <w:pPr>
        <w:pStyle w:val="Heading5"/>
        <w:tabs>
          <w:tab w:val="left" w:pos="1383"/>
        </w:tabs>
        <w:spacing w:before="1"/>
        <w:ind w:left="599"/>
        <w:rPr>
          <w:b w:val="0"/>
          <w:bCs w:val="0"/>
        </w:rPr>
      </w:pPr>
      <w:r>
        <w:rPr>
          <w:b w:val="0"/>
          <w:bCs w:val="0"/>
        </w:rPr>
        <w:t xml:space="preserve"> </w:t>
      </w:r>
    </w:p>
    <w:p w14:paraId="4B3EF849" w14:textId="49880FA9" w:rsidR="08CFB420" w:rsidRDefault="08CFB420" w:rsidP="08CFB420">
      <w:pPr>
        <w:pStyle w:val="Heading5"/>
        <w:tabs>
          <w:tab w:val="left" w:pos="1383"/>
        </w:tabs>
        <w:spacing w:before="1"/>
        <w:ind w:left="599"/>
        <w:rPr>
          <w:b w:val="0"/>
          <w:bCs w:val="0"/>
        </w:rPr>
      </w:pPr>
      <w:r>
        <w:rPr>
          <w:b w:val="0"/>
          <w:bCs w:val="0"/>
        </w:rPr>
        <w:t>import pandas as pd</w:t>
      </w:r>
    </w:p>
    <w:p w14:paraId="1403C270" w14:textId="2017E53B" w:rsidR="08CFB420" w:rsidRDefault="08CFB420" w:rsidP="08CFB420">
      <w:pPr>
        <w:pStyle w:val="Heading5"/>
        <w:tabs>
          <w:tab w:val="left" w:pos="1383"/>
        </w:tabs>
        <w:spacing w:before="1"/>
        <w:ind w:left="599"/>
        <w:rPr>
          <w:b w:val="0"/>
          <w:bCs w:val="0"/>
        </w:rPr>
      </w:pPr>
      <w:r>
        <w:rPr>
          <w:b w:val="0"/>
          <w:bCs w:val="0"/>
        </w:rPr>
        <w:t xml:space="preserve">from </w:t>
      </w:r>
      <w:proofErr w:type="spellStart"/>
      <w:proofErr w:type="gramStart"/>
      <w:r>
        <w:rPr>
          <w:b w:val="0"/>
          <w:bCs w:val="0"/>
        </w:rPr>
        <w:t>sklearn.model</w:t>
      </w:r>
      <w:proofErr w:type="gramEnd"/>
      <w:r>
        <w:rPr>
          <w:b w:val="0"/>
          <w:bCs w:val="0"/>
        </w:rPr>
        <w:t>_selection</w:t>
      </w:r>
      <w:proofErr w:type="spellEnd"/>
      <w:r>
        <w:rPr>
          <w:b w:val="0"/>
          <w:bCs w:val="0"/>
        </w:rPr>
        <w:t xml:space="preserve"> import </w:t>
      </w:r>
      <w:proofErr w:type="spellStart"/>
      <w:r>
        <w:rPr>
          <w:b w:val="0"/>
          <w:bCs w:val="0"/>
        </w:rPr>
        <w:t>train_test_split</w:t>
      </w:r>
      <w:proofErr w:type="spellEnd"/>
    </w:p>
    <w:p w14:paraId="377A86BC" w14:textId="124987F4" w:rsidR="08CFB420" w:rsidRDefault="08CFB420" w:rsidP="08CFB420">
      <w:pPr>
        <w:pStyle w:val="Heading5"/>
        <w:tabs>
          <w:tab w:val="left" w:pos="1383"/>
        </w:tabs>
        <w:spacing w:before="1"/>
        <w:ind w:left="599"/>
        <w:rPr>
          <w:b w:val="0"/>
          <w:bCs w:val="0"/>
        </w:rPr>
      </w:pPr>
      <w:r>
        <w:rPr>
          <w:b w:val="0"/>
          <w:bCs w:val="0"/>
        </w:rPr>
        <w:t xml:space="preserve">from </w:t>
      </w:r>
      <w:proofErr w:type="spellStart"/>
      <w:proofErr w:type="gramStart"/>
      <w:r>
        <w:rPr>
          <w:b w:val="0"/>
          <w:bCs w:val="0"/>
        </w:rPr>
        <w:t>sklearn.ensemble</w:t>
      </w:r>
      <w:proofErr w:type="spellEnd"/>
      <w:proofErr w:type="gramEnd"/>
      <w:r>
        <w:rPr>
          <w:b w:val="0"/>
          <w:bCs w:val="0"/>
        </w:rPr>
        <w:t xml:space="preserve"> import </w:t>
      </w:r>
      <w:proofErr w:type="spellStart"/>
      <w:r>
        <w:rPr>
          <w:b w:val="0"/>
          <w:bCs w:val="0"/>
        </w:rPr>
        <w:t>RandomForestClassifier</w:t>
      </w:r>
      <w:proofErr w:type="spellEnd"/>
      <w:r>
        <w:rPr>
          <w:b w:val="0"/>
          <w:bCs w:val="0"/>
        </w:rPr>
        <w:t xml:space="preserve"> </w:t>
      </w:r>
    </w:p>
    <w:p w14:paraId="0195C17A" w14:textId="568D3522" w:rsidR="08CFB420" w:rsidRDefault="08CFB420" w:rsidP="08CFB420">
      <w:pPr>
        <w:pStyle w:val="Heading5"/>
        <w:tabs>
          <w:tab w:val="left" w:pos="1383"/>
        </w:tabs>
        <w:spacing w:before="1"/>
        <w:ind w:left="599"/>
        <w:rPr>
          <w:b w:val="0"/>
          <w:bCs w:val="0"/>
        </w:rPr>
      </w:pPr>
      <w:r>
        <w:rPr>
          <w:b w:val="0"/>
          <w:bCs w:val="0"/>
        </w:rPr>
        <w:t xml:space="preserve">from </w:t>
      </w:r>
      <w:proofErr w:type="spellStart"/>
      <w:r>
        <w:rPr>
          <w:b w:val="0"/>
          <w:bCs w:val="0"/>
        </w:rPr>
        <w:t>sklearn</w:t>
      </w:r>
      <w:proofErr w:type="spellEnd"/>
      <w:r>
        <w:rPr>
          <w:b w:val="0"/>
          <w:bCs w:val="0"/>
        </w:rPr>
        <w:t xml:space="preserve"> import metrics</w:t>
      </w:r>
    </w:p>
    <w:p w14:paraId="20A0FC39" w14:textId="5A7FB872" w:rsidR="08CFB420" w:rsidRDefault="08CFB420" w:rsidP="08CFB420">
      <w:pPr>
        <w:pStyle w:val="Heading5"/>
        <w:tabs>
          <w:tab w:val="left" w:pos="1383"/>
        </w:tabs>
        <w:spacing w:before="1"/>
        <w:ind w:left="599"/>
        <w:rPr>
          <w:b w:val="0"/>
          <w:bCs w:val="0"/>
        </w:rPr>
      </w:pPr>
      <w:r>
        <w:rPr>
          <w:b w:val="0"/>
          <w:bCs w:val="0"/>
        </w:rPr>
        <w:t xml:space="preserve">from flask import Flask, request, </w:t>
      </w:r>
      <w:proofErr w:type="spellStart"/>
      <w:r>
        <w:rPr>
          <w:b w:val="0"/>
          <w:bCs w:val="0"/>
        </w:rPr>
        <w:t>render_template</w:t>
      </w:r>
      <w:proofErr w:type="spellEnd"/>
    </w:p>
    <w:p w14:paraId="0114A2F6" w14:textId="78D6977D" w:rsidR="08CFB420" w:rsidRDefault="08CFB420" w:rsidP="08CFB420">
      <w:pPr>
        <w:pStyle w:val="Heading5"/>
        <w:tabs>
          <w:tab w:val="left" w:pos="1383"/>
        </w:tabs>
        <w:spacing w:before="1"/>
        <w:ind w:left="599"/>
        <w:rPr>
          <w:b w:val="0"/>
          <w:bCs w:val="0"/>
        </w:rPr>
      </w:pPr>
      <w:r>
        <w:rPr>
          <w:b w:val="0"/>
          <w:bCs w:val="0"/>
        </w:rPr>
        <w:lastRenderedPageBreak/>
        <w:t>import pickle</w:t>
      </w:r>
    </w:p>
    <w:p w14:paraId="262586AC" w14:textId="54B24471" w:rsidR="08CFB420" w:rsidRDefault="08CFB420" w:rsidP="08CFB420">
      <w:pPr>
        <w:pStyle w:val="Heading5"/>
        <w:tabs>
          <w:tab w:val="left" w:pos="1383"/>
        </w:tabs>
        <w:spacing w:before="1"/>
        <w:ind w:left="599"/>
        <w:rPr>
          <w:b w:val="0"/>
          <w:bCs w:val="0"/>
        </w:rPr>
      </w:pPr>
      <w:r>
        <w:rPr>
          <w:b w:val="0"/>
          <w:bCs w:val="0"/>
        </w:rPr>
        <w:t xml:space="preserve"> </w:t>
      </w:r>
    </w:p>
    <w:p w14:paraId="0A2BCE4E" w14:textId="2A29BBA1" w:rsidR="08CFB420" w:rsidRDefault="08CFB420" w:rsidP="08CFB420">
      <w:pPr>
        <w:pStyle w:val="Heading5"/>
        <w:tabs>
          <w:tab w:val="left" w:pos="1383"/>
        </w:tabs>
        <w:spacing w:before="1"/>
        <w:ind w:left="599"/>
        <w:rPr>
          <w:b w:val="0"/>
          <w:bCs w:val="0"/>
        </w:rPr>
      </w:pPr>
      <w:r>
        <w:rPr>
          <w:b w:val="0"/>
          <w:bCs w:val="0"/>
        </w:rPr>
        <w:t>app = Flask("__name__")</w:t>
      </w:r>
    </w:p>
    <w:p w14:paraId="28DF53FF" w14:textId="4273E447" w:rsidR="08CFB420" w:rsidRDefault="08CFB420" w:rsidP="08CFB420">
      <w:pPr>
        <w:pStyle w:val="Heading5"/>
        <w:tabs>
          <w:tab w:val="left" w:pos="1383"/>
        </w:tabs>
        <w:spacing w:before="1"/>
        <w:ind w:left="599"/>
        <w:rPr>
          <w:b w:val="0"/>
          <w:bCs w:val="0"/>
        </w:rPr>
      </w:pPr>
      <w:r>
        <w:rPr>
          <w:b w:val="0"/>
          <w:bCs w:val="0"/>
        </w:rPr>
        <w:t xml:space="preserve"> </w:t>
      </w:r>
    </w:p>
    <w:p w14:paraId="47C1B4F0" w14:textId="7786AA18" w:rsidR="08CFB420" w:rsidRDefault="08CFB420" w:rsidP="08CFB420">
      <w:pPr>
        <w:pStyle w:val="Heading5"/>
        <w:tabs>
          <w:tab w:val="left" w:pos="1383"/>
        </w:tabs>
        <w:spacing w:before="1"/>
        <w:ind w:left="599"/>
        <w:rPr>
          <w:b w:val="0"/>
          <w:bCs w:val="0"/>
        </w:rPr>
      </w:pPr>
      <w:r>
        <w:rPr>
          <w:b w:val="0"/>
          <w:bCs w:val="0"/>
        </w:rPr>
        <w:t>df_1=</w:t>
      </w:r>
      <w:proofErr w:type="spellStart"/>
      <w:r>
        <w:rPr>
          <w:b w:val="0"/>
          <w:bCs w:val="0"/>
        </w:rPr>
        <w:t>pd.read_csv</w:t>
      </w:r>
      <w:proofErr w:type="spellEnd"/>
      <w:r>
        <w:rPr>
          <w:b w:val="0"/>
          <w:bCs w:val="0"/>
        </w:rPr>
        <w:t>("first_telc.csv")</w:t>
      </w:r>
    </w:p>
    <w:p w14:paraId="3E8542BE" w14:textId="71EA43A8" w:rsidR="08CFB420" w:rsidRDefault="08CFB420" w:rsidP="08CFB420">
      <w:pPr>
        <w:pStyle w:val="Heading5"/>
        <w:tabs>
          <w:tab w:val="left" w:pos="1383"/>
        </w:tabs>
        <w:spacing w:before="1"/>
        <w:ind w:left="599"/>
        <w:rPr>
          <w:b w:val="0"/>
          <w:bCs w:val="0"/>
        </w:rPr>
      </w:pPr>
      <w:r>
        <w:rPr>
          <w:b w:val="0"/>
          <w:bCs w:val="0"/>
        </w:rPr>
        <w:t xml:space="preserve"> </w:t>
      </w:r>
    </w:p>
    <w:p w14:paraId="14DD1807" w14:textId="1FB9314E" w:rsidR="08CFB420" w:rsidRDefault="08CFB420" w:rsidP="08CFB420">
      <w:pPr>
        <w:pStyle w:val="Heading5"/>
        <w:tabs>
          <w:tab w:val="left" w:pos="1383"/>
        </w:tabs>
        <w:spacing w:before="1"/>
        <w:ind w:left="599"/>
        <w:rPr>
          <w:b w:val="0"/>
          <w:bCs w:val="0"/>
        </w:rPr>
      </w:pPr>
      <w:r>
        <w:rPr>
          <w:b w:val="0"/>
          <w:bCs w:val="0"/>
        </w:rPr>
        <w:t>q = ""</w:t>
      </w:r>
    </w:p>
    <w:p w14:paraId="0F717585" w14:textId="774AB2D4" w:rsidR="08CFB420" w:rsidRDefault="08CFB420" w:rsidP="08CFB420">
      <w:pPr>
        <w:pStyle w:val="Heading5"/>
        <w:tabs>
          <w:tab w:val="left" w:pos="1383"/>
        </w:tabs>
        <w:spacing w:before="1"/>
        <w:ind w:left="599"/>
        <w:rPr>
          <w:b w:val="0"/>
          <w:bCs w:val="0"/>
        </w:rPr>
      </w:pPr>
      <w:r>
        <w:rPr>
          <w:b w:val="0"/>
          <w:bCs w:val="0"/>
        </w:rPr>
        <w:t xml:space="preserve"> </w:t>
      </w:r>
    </w:p>
    <w:p w14:paraId="05AC30F1" w14:textId="0BD75613" w:rsidR="08CFB420" w:rsidRDefault="08CFB420" w:rsidP="08CFB420">
      <w:pPr>
        <w:pStyle w:val="Heading5"/>
        <w:tabs>
          <w:tab w:val="left" w:pos="1383"/>
        </w:tabs>
        <w:spacing w:before="1"/>
        <w:ind w:left="599"/>
        <w:rPr>
          <w:b w:val="0"/>
          <w:bCs w:val="0"/>
        </w:rPr>
      </w:pPr>
      <w:r>
        <w:rPr>
          <w:b w:val="0"/>
          <w:bCs w:val="0"/>
        </w:rPr>
        <w:t>@</w:t>
      </w:r>
      <w:proofErr w:type="gramStart"/>
      <w:r>
        <w:rPr>
          <w:b w:val="0"/>
          <w:bCs w:val="0"/>
        </w:rPr>
        <w:t>app.route</w:t>
      </w:r>
      <w:proofErr w:type="gramEnd"/>
      <w:r>
        <w:rPr>
          <w:b w:val="0"/>
          <w:bCs w:val="0"/>
        </w:rPr>
        <w:t>("/")</w:t>
      </w:r>
    </w:p>
    <w:p w14:paraId="067176AD" w14:textId="7F801E91" w:rsidR="08CFB420" w:rsidRDefault="08CFB420" w:rsidP="08CFB420">
      <w:pPr>
        <w:pStyle w:val="Heading5"/>
        <w:tabs>
          <w:tab w:val="left" w:pos="1383"/>
        </w:tabs>
        <w:spacing w:before="1"/>
        <w:ind w:left="599"/>
        <w:rPr>
          <w:b w:val="0"/>
          <w:bCs w:val="0"/>
        </w:rPr>
      </w:pPr>
      <w:r>
        <w:rPr>
          <w:b w:val="0"/>
          <w:bCs w:val="0"/>
        </w:rPr>
        <w:t xml:space="preserve">def </w:t>
      </w:r>
      <w:proofErr w:type="spellStart"/>
      <w:proofErr w:type="gramStart"/>
      <w:r>
        <w:rPr>
          <w:b w:val="0"/>
          <w:bCs w:val="0"/>
        </w:rPr>
        <w:t>loadPage</w:t>
      </w:r>
      <w:proofErr w:type="spellEnd"/>
      <w:r>
        <w:rPr>
          <w:b w:val="0"/>
          <w:bCs w:val="0"/>
        </w:rPr>
        <w:t>(</w:t>
      </w:r>
      <w:proofErr w:type="gramEnd"/>
      <w:r>
        <w:rPr>
          <w:b w:val="0"/>
          <w:bCs w:val="0"/>
        </w:rPr>
        <w:t>):</w:t>
      </w:r>
    </w:p>
    <w:p w14:paraId="5048130D" w14:textId="01C798AF" w:rsidR="08CFB420" w:rsidRDefault="08CFB420" w:rsidP="08CFB420">
      <w:pPr>
        <w:pStyle w:val="Heading5"/>
        <w:tabs>
          <w:tab w:val="left" w:pos="1383"/>
        </w:tabs>
        <w:spacing w:before="1"/>
        <w:ind w:left="599"/>
        <w:rPr>
          <w:b w:val="0"/>
          <w:bCs w:val="0"/>
        </w:rPr>
      </w:pPr>
      <w:r>
        <w:rPr>
          <w:b w:val="0"/>
          <w:bCs w:val="0"/>
        </w:rPr>
        <w:t xml:space="preserve">return </w:t>
      </w:r>
      <w:proofErr w:type="spellStart"/>
      <w:r>
        <w:rPr>
          <w:b w:val="0"/>
          <w:bCs w:val="0"/>
        </w:rPr>
        <w:t>render_</w:t>
      </w:r>
      <w:proofErr w:type="gramStart"/>
      <w:r>
        <w:rPr>
          <w:b w:val="0"/>
          <w:bCs w:val="0"/>
        </w:rPr>
        <w:t>template</w:t>
      </w:r>
      <w:proofErr w:type="spellEnd"/>
      <w:r>
        <w:rPr>
          <w:b w:val="0"/>
          <w:bCs w:val="0"/>
        </w:rPr>
        <w:t>(</w:t>
      </w:r>
      <w:proofErr w:type="gramEnd"/>
      <w:r>
        <w:rPr>
          <w:b w:val="0"/>
          <w:bCs w:val="0"/>
        </w:rPr>
        <w:t>'home.html', query="")</w:t>
      </w:r>
    </w:p>
    <w:p w14:paraId="4F92DEE6" w14:textId="3BEC84F9" w:rsidR="08CFB420" w:rsidRDefault="08CFB420" w:rsidP="08CFB420">
      <w:pPr>
        <w:pStyle w:val="Heading5"/>
        <w:tabs>
          <w:tab w:val="left" w:pos="1383"/>
        </w:tabs>
        <w:spacing w:before="1"/>
        <w:ind w:left="599"/>
        <w:rPr>
          <w:b w:val="0"/>
          <w:bCs w:val="0"/>
        </w:rPr>
      </w:pPr>
      <w:r>
        <w:rPr>
          <w:b w:val="0"/>
          <w:bCs w:val="0"/>
        </w:rPr>
        <w:t xml:space="preserve"> </w:t>
      </w:r>
    </w:p>
    <w:p w14:paraId="2C7239FD" w14:textId="63AAB26C" w:rsidR="08CFB420" w:rsidRDefault="08CFB420" w:rsidP="08CFB420">
      <w:pPr>
        <w:pStyle w:val="Heading5"/>
        <w:tabs>
          <w:tab w:val="left" w:pos="1383"/>
        </w:tabs>
        <w:spacing w:before="1"/>
        <w:ind w:left="599"/>
        <w:rPr>
          <w:b w:val="0"/>
          <w:bCs w:val="0"/>
        </w:rPr>
      </w:pPr>
      <w:r>
        <w:rPr>
          <w:b w:val="0"/>
          <w:bCs w:val="0"/>
        </w:rPr>
        <w:t xml:space="preserve"> </w:t>
      </w:r>
    </w:p>
    <w:p w14:paraId="693F2698" w14:textId="761300B0" w:rsidR="08CFB420" w:rsidRDefault="08CFB420" w:rsidP="08CFB420">
      <w:pPr>
        <w:pStyle w:val="Heading5"/>
        <w:tabs>
          <w:tab w:val="left" w:pos="1383"/>
        </w:tabs>
        <w:spacing w:before="1"/>
        <w:ind w:left="599"/>
        <w:rPr>
          <w:b w:val="0"/>
          <w:bCs w:val="0"/>
        </w:rPr>
      </w:pPr>
      <w:r>
        <w:rPr>
          <w:b w:val="0"/>
          <w:bCs w:val="0"/>
        </w:rPr>
        <w:t>@</w:t>
      </w:r>
      <w:proofErr w:type="gramStart"/>
      <w:r>
        <w:rPr>
          <w:b w:val="0"/>
          <w:bCs w:val="0"/>
        </w:rPr>
        <w:t>app.route</w:t>
      </w:r>
      <w:proofErr w:type="gramEnd"/>
      <w:r>
        <w:rPr>
          <w:b w:val="0"/>
          <w:bCs w:val="0"/>
        </w:rPr>
        <w:t>("/", methods=['POST'])</w:t>
      </w:r>
    </w:p>
    <w:p w14:paraId="37A48038" w14:textId="6CBD63D2" w:rsidR="08CFB420" w:rsidRDefault="08CFB420" w:rsidP="08CFB420">
      <w:pPr>
        <w:pStyle w:val="Heading5"/>
        <w:tabs>
          <w:tab w:val="left" w:pos="1383"/>
        </w:tabs>
        <w:spacing w:before="1"/>
        <w:ind w:left="599"/>
        <w:rPr>
          <w:b w:val="0"/>
          <w:bCs w:val="0"/>
        </w:rPr>
      </w:pPr>
      <w:r>
        <w:rPr>
          <w:b w:val="0"/>
          <w:bCs w:val="0"/>
        </w:rPr>
        <w:t xml:space="preserve">def </w:t>
      </w:r>
      <w:proofErr w:type="gramStart"/>
      <w:r>
        <w:rPr>
          <w:b w:val="0"/>
          <w:bCs w:val="0"/>
        </w:rPr>
        <w:t>predict(</w:t>
      </w:r>
      <w:proofErr w:type="gramEnd"/>
      <w:r>
        <w:rPr>
          <w:b w:val="0"/>
          <w:bCs w:val="0"/>
        </w:rPr>
        <w:t>):</w:t>
      </w:r>
    </w:p>
    <w:p w14:paraId="42A58F55" w14:textId="2CF7B704" w:rsidR="08CFB420" w:rsidRDefault="08CFB420" w:rsidP="08CFB420">
      <w:pPr>
        <w:pStyle w:val="Heading5"/>
        <w:tabs>
          <w:tab w:val="left" w:pos="1383"/>
        </w:tabs>
        <w:spacing w:before="1"/>
        <w:ind w:left="599"/>
        <w:rPr>
          <w:b w:val="0"/>
          <w:bCs w:val="0"/>
        </w:rPr>
      </w:pPr>
      <w:r>
        <w:rPr>
          <w:b w:val="0"/>
          <w:bCs w:val="0"/>
        </w:rPr>
        <w:t xml:space="preserve">    </w:t>
      </w:r>
    </w:p>
    <w:p w14:paraId="6B43520F" w14:textId="72220121" w:rsidR="08CFB420" w:rsidRDefault="08CFB420" w:rsidP="08CFB420">
      <w:pPr>
        <w:pStyle w:val="Heading5"/>
        <w:tabs>
          <w:tab w:val="left" w:pos="1383"/>
        </w:tabs>
        <w:spacing w:before="1"/>
        <w:ind w:left="599"/>
        <w:rPr>
          <w:b w:val="0"/>
          <w:bCs w:val="0"/>
        </w:rPr>
      </w:pPr>
      <w:r>
        <w:rPr>
          <w:b w:val="0"/>
          <w:bCs w:val="0"/>
        </w:rPr>
        <w:t xml:space="preserve">    '''</w:t>
      </w:r>
    </w:p>
    <w:p w14:paraId="7A88F8B2" w14:textId="6A7E5509"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SeniorCitizen</w:t>
      </w:r>
      <w:proofErr w:type="spellEnd"/>
    </w:p>
    <w:p w14:paraId="7DC4D6DC" w14:textId="356C02B6"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MonthlyCharges</w:t>
      </w:r>
      <w:proofErr w:type="spellEnd"/>
    </w:p>
    <w:p w14:paraId="117683C1" w14:textId="4733AF5D"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TotalCharges</w:t>
      </w:r>
      <w:proofErr w:type="spellEnd"/>
    </w:p>
    <w:p w14:paraId="19297BD0" w14:textId="2D1FEC4B" w:rsidR="08CFB420" w:rsidRDefault="08CFB420" w:rsidP="08CFB420">
      <w:pPr>
        <w:pStyle w:val="Heading5"/>
        <w:tabs>
          <w:tab w:val="left" w:pos="1383"/>
        </w:tabs>
        <w:spacing w:before="1"/>
        <w:ind w:left="599"/>
        <w:rPr>
          <w:b w:val="0"/>
          <w:bCs w:val="0"/>
        </w:rPr>
      </w:pPr>
      <w:r>
        <w:rPr>
          <w:b w:val="0"/>
          <w:bCs w:val="0"/>
        </w:rPr>
        <w:t xml:space="preserve">    gender</w:t>
      </w:r>
    </w:p>
    <w:p w14:paraId="7DBF8114" w14:textId="4331DB09" w:rsidR="08CFB420" w:rsidRDefault="08CFB420" w:rsidP="08CFB420">
      <w:pPr>
        <w:pStyle w:val="Heading5"/>
        <w:tabs>
          <w:tab w:val="left" w:pos="1383"/>
        </w:tabs>
        <w:spacing w:before="1"/>
        <w:ind w:left="599"/>
        <w:rPr>
          <w:b w:val="0"/>
          <w:bCs w:val="0"/>
        </w:rPr>
      </w:pPr>
      <w:r>
        <w:rPr>
          <w:b w:val="0"/>
          <w:bCs w:val="0"/>
        </w:rPr>
        <w:t xml:space="preserve">    Partner</w:t>
      </w:r>
    </w:p>
    <w:p w14:paraId="54A65DA2" w14:textId="0141DD9E" w:rsidR="08CFB420" w:rsidRDefault="08CFB420" w:rsidP="08CFB420">
      <w:pPr>
        <w:pStyle w:val="Heading5"/>
        <w:tabs>
          <w:tab w:val="left" w:pos="1383"/>
        </w:tabs>
        <w:spacing w:before="1"/>
        <w:ind w:left="599"/>
        <w:rPr>
          <w:b w:val="0"/>
          <w:bCs w:val="0"/>
        </w:rPr>
      </w:pPr>
      <w:r>
        <w:rPr>
          <w:b w:val="0"/>
          <w:bCs w:val="0"/>
        </w:rPr>
        <w:t xml:space="preserve">    Dependents</w:t>
      </w:r>
    </w:p>
    <w:p w14:paraId="0715910E" w14:textId="5CC45DAB"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PhoneService</w:t>
      </w:r>
      <w:proofErr w:type="spellEnd"/>
    </w:p>
    <w:p w14:paraId="406C40D1" w14:textId="367E69AF"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MultipleLines</w:t>
      </w:r>
      <w:proofErr w:type="spellEnd"/>
    </w:p>
    <w:p w14:paraId="2A59619B" w14:textId="3940A362"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InternetService</w:t>
      </w:r>
      <w:proofErr w:type="spellEnd"/>
    </w:p>
    <w:p w14:paraId="5E6FB274" w14:textId="794EC296"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OnlineSecurity</w:t>
      </w:r>
      <w:proofErr w:type="spellEnd"/>
    </w:p>
    <w:p w14:paraId="183A87DA" w14:textId="53EA2CB6"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OnlineBackup</w:t>
      </w:r>
      <w:proofErr w:type="spellEnd"/>
    </w:p>
    <w:p w14:paraId="0782C2B3" w14:textId="46D81941"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DeviceProtection</w:t>
      </w:r>
      <w:proofErr w:type="spellEnd"/>
    </w:p>
    <w:p w14:paraId="44E14940" w14:textId="4CD313D1"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TechSupport</w:t>
      </w:r>
      <w:proofErr w:type="spellEnd"/>
    </w:p>
    <w:p w14:paraId="63CC5367" w14:textId="36052174"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StreamingTV</w:t>
      </w:r>
      <w:proofErr w:type="spellEnd"/>
    </w:p>
    <w:p w14:paraId="4E95D358" w14:textId="6C375BC5"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StreamingMovies</w:t>
      </w:r>
      <w:proofErr w:type="spellEnd"/>
    </w:p>
    <w:p w14:paraId="471427C0" w14:textId="711C5826" w:rsidR="08CFB420" w:rsidRDefault="08CFB420" w:rsidP="08CFB420">
      <w:pPr>
        <w:pStyle w:val="Heading5"/>
        <w:tabs>
          <w:tab w:val="left" w:pos="1383"/>
        </w:tabs>
        <w:spacing w:before="1"/>
        <w:ind w:left="599"/>
        <w:rPr>
          <w:b w:val="0"/>
          <w:bCs w:val="0"/>
        </w:rPr>
      </w:pPr>
      <w:r>
        <w:rPr>
          <w:b w:val="0"/>
          <w:bCs w:val="0"/>
        </w:rPr>
        <w:t xml:space="preserve">    Contract</w:t>
      </w:r>
    </w:p>
    <w:p w14:paraId="583851FF" w14:textId="47EBC765"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PaperlessBilling</w:t>
      </w:r>
      <w:proofErr w:type="spellEnd"/>
    </w:p>
    <w:p w14:paraId="238A1849" w14:textId="5CDE5510"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PaymentMethod</w:t>
      </w:r>
      <w:proofErr w:type="spellEnd"/>
    </w:p>
    <w:p w14:paraId="427B3D1B" w14:textId="03B246BA" w:rsidR="08CFB420" w:rsidRDefault="08CFB420" w:rsidP="08CFB420">
      <w:pPr>
        <w:pStyle w:val="Heading5"/>
        <w:tabs>
          <w:tab w:val="left" w:pos="1383"/>
        </w:tabs>
        <w:spacing w:before="1"/>
        <w:ind w:left="599"/>
        <w:rPr>
          <w:b w:val="0"/>
          <w:bCs w:val="0"/>
        </w:rPr>
      </w:pPr>
      <w:r>
        <w:rPr>
          <w:b w:val="0"/>
          <w:bCs w:val="0"/>
        </w:rPr>
        <w:t xml:space="preserve">    tenure</w:t>
      </w:r>
    </w:p>
    <w:p w14:paraId="62D9A23D" w14:textId="4129DC99" w:rsidR="08CFB420" w:rsidRDefault="08CFB420" w:rsidP="08CFB420">
      <w:pPr>
        <w:pStyle w:val="Heading5"/>
        <w:tabs>
          <w:tab w:val="left" w:pos="1383"/>
        </w:tabs>
        <w:spacing w:before="1"/>
        <w:ind w:left="599"/>
        <w:rPr>
          <w:b w:val="0"/>
          <w:bCs w:val="0"/>
        </w:rPr>
      </w:pPr>
      <w:r>
        <w:rPr>
          <w:b w:val="0"/>
          <w:bCs w:val="0"/>
        </w:rPr>
        <w:t xml:space="preserve">    '''</w:t>
      </w:r>
    </w:p>
    <w:p w14:paraId="33E5B6EF" w14:textId="721D71D1" w:rsidR="08CFB420" w:rsidRDefault="08CFB420" w:rsidP="08CFB420">
      <w:pPr>
        <w:pStyle w:val="Heading5"/>
        <w:tabs>
          <w:tab w:val="left" w:pos="1383"/>
        </w:tabs>
        <w:spacing w:before="1"/>
        <w:ind w:left="599"/>
        <w:rPr>
          <w:b w:val="0"/>
          <w:bCs w:val="0"/>
        </w:rPr>
      </w:pPr>
      <w:r>
        <w:rPr>
          <w:b w:val="0"/>
          <w:bCs w:val="0"/>
        </w:rPr>
        <w:t xml:space="preserve">    </w:t>
      </w:r>
    </w:p>
    <w:p w14:paraId="799305F9" w14:textId="265C0C07" w:rsidR="08CFB420" w:rsidRDefault="08CFB420" w:rsidP="08CFB420">
      <w:pPr>
        <w:pStyle w:val="Heading5"/>
        <w:tabs>
          <w:tab w:val="left" w:pos="1383"/>
        </w:tabs>
        <w:spacing w:before="1"/>
        <w:ind w:left="599"/>
        <w:rPr>
          <w:b w:val="0"/>
          <w:bCs w:val="0"/>
        </w:rPr>
      </w:pPr>
      <w:r>
        <w:rPr>
          <w:b w:val="0"/>
          <w:bCs w:val="0"/>
        </w:rPr>
        <w:t xml:space="preserve"> </w:t>
      </w:r>
    </w:p>
    <w:p w14:paraId="617581CB" w14:textId="37315F56" w:rsidR="08CFB420" w:rsidRDefault="08CFB420" w:rsidP="08CFB420">
      <w:pPr>
        <w:pStyle w:val="Heading5"/>
        <w:tabs>
          <w:tab w:val="left" w:pos="1383"/>
        </w:tabs>
        <w:spacing w:before="1"/>
        <w:ind w:left="599"/>
        <w:rPr>
          <w:b w:val="0"/>
          <w:bCs w:val="0"/>
        </w:rPr>
      </w:pPr>
      <w:r>
        <w:rPr>
          <w:b w:val="0"/>
          <w:bCs w:val="0"/>
        </w:rPr>
        <w:t xml:space="preserve">    </w:t>
      </w:r>
    </w:p>
    <w:p w14:paraId="6E3A1218" w14:textId="76900A7A" w:rsidR="08CFB420" w:rsidRDefault="08CFB420" w:rsidP="08CFB420">
      <w:pPr>
        <w:pStyle w:val="Heading5"/>
        <w:tabs>
          <w:tab w:val="left" w:pos="1383"/>
        </w:tabs>
        <w:spacing w:before="1"/>
        <w:ind w:left="599"/>
        <w:rPr>
          <w:b w:val="0"/>
          <w:bCs w:val="0"/>
        </w:rPr>
      </w:pPr>
      <w:r>
        <w:rPr>
          <w:b w:val="0"/>
          <w:bCs w:val="0"/>
        </w:rPr>
        <w:t xml:space="preserve">    inputQuery1 = </w:t>
      </w:r>
      <w:proofErr w:type="spellStart"/>
      <w:proofErr w:type="gramStart"/>
      <w:r>
        <w:rPr>
          <w:b w:val="0"/>
          <w:bCs w:val="0"/>
        </w:rPr>
        <w:t>request.form</w:t>
      </w:r>
      <w:proofErr w:type="spellEnd"/>
      <w:proofErr w:type="gramEnd"/>
      <w:r>
        <w:rPr>
          <w:b w:val="0"/>
          <w:bCs w:val="0"/>
        </w:rPr>
        <w:t>['query1']</w:t>
      </w:r>
    </w:p>
    <w:p w14:paraId="56658AE1" w14:textId="30258742" w:rsidR="08CFB420" w:rsidRDefault="08CFB420" w:rsidP="08CFB420">
      <w:pPr>
        <w:pStyle w:val="Heading5"/>
        <w:tabs>
          <w:tab w:val="left" w:pos="1383"/>
        </w:tabs>
        <w:spacing w:before="1"/>
        <w:ind w:left="599"/>
        <w:rPr>
          <w:b w:val="0"/>
          <w:bCs w:val="0"/>
        </w:rPr>
      </w:pPr>
      <w:r>
        <w:rPr>
          <w:b w:val="0"/>
          <w:bCs w:val="0"/>
        </w:rPr>
        <w:t xml:space="preserve">    inputQuery2 = </w:t>
      </w:r>
      <w:proofErr w:type="spellStart"/>
      <w:proofErr w:type="gramStart"/>
      <w:r>
        <w:rPr>
          <w:b w:val="0"/>
          <w:bCs w:val="0"/>
        </w:rPr>
        <w:t>request.form</w:t>
      </w:r>
      <w:proofErr w:type="spellEnd"/>
      <w:proofErr w:type="gramEnd"/>
      <w:r>
        <w:rPr>
          <w:b w:val="0"/>
          <w:bCs w:val="0"/>
        </w:rPr>
        <w:t>['query2']</w:t>
      </w:r>
    </w:p>
    <w:p w14:paraId="631B1FAE" w14:textId="3CAEEFBF" w:rsidR="08CFB420" w:rsidRDefault="08CFB420" w:rsidP="08CFB420">
      <w:pPr>
        <w:pStyle w:val="Heading5"/>
        <w:tabs>
          <w:tab w:val="left" w:pos="1383"/>
        </w:tabs>
        <w:spacing w:before="1"/>
        <w:ind w:left="599"/>
        <w:rPr>
          <w:b w:val="0"/>
          <w:bCs w:val="0"/>
        </w:rPr>
      </w:pPr>
      <w:r>
        <w:rPr>
          <w:b w:val="0"/>
          <w:bCs w:val="0"/>
        </w:rPr>
        <w:t xml:space="preserve">    inputQuery3 = </w:t>
      </w:r>
      <w:proofErr w:type="spellStart"/>
      <w:proofErr w:type="gramStart"/>
      <w:r>
        <w:rPr>
          <w:b w:val="0"/>
          <w:bCs w:val="0"/>
        </w:rPr>
        <w:t>request.form</w:t>
      </w:r>
      <w:proofErr w:type="spellEnd"/>
      <w:proofErr w:type="gramEnd"/>
      <w:r>
        <w:rPr>
          <w:b w:val="0"/>
          <w:bCs w:val="0"/>
        </w:rPr>
        <w:t>['query3']</w:t>
      </w:r>
    </w:p>
    <w:p w14:paraId="4235F1B3" w14:textId="28479CA2" w:rsidR="08CFB420" w:rsidRDefault="08CFB420" w:rsidP="08CFB420">
      <w:pPr>
        <w:pStyle w:val="Heading5"/>
        <w:tabs>
          <w:tab w:val="left" w:pos="1383"/>
        </w:tabs>
        <w:spacing w:before="1"/>
        <w:ind w:left="599"/>
        <w:rPr>
          <w:b w:val="0"/>
          <w:bCs w:val="0"/>
        </w:rPr>
      </w:pPr>
      <w:r>
        <w:rPr>
          <w:b w:val="0"/>
          <w:bCs w:val="0"/>
        </w:rPr>
        <w:t xml:space="preserve">    inputQuery4 = </w:t>
      </w:r>
      <w:proofErr w:type="spellStart"/>
      <w:proofErr w:type="gramStart"/>
      <w:r>
        <w:rPr>
          <w:b w:val="0"/>
          <w:bCs w:val="0"/>
        </w:rPr>
        <w:t>request.form</w:t>
      </w:r>
      <w:proofErr w:type="spellEnd"/>
      <w:proofErr w:type="gramEnd"/>
      <w:r>
        <w:rPr>
          <w:b w:val="0"/>
          <w:bCs w:val="0"/>
        </w:rPr>
        <w:t>['query4']</w:t>
      </w:r>
    </w:p>
    <w:p w14:paraId="23E01DED" w14:textId="3C1F835E" w:rsidR="08CFB420" w:rsidRDefault="08CFB420" w:rsidP="08CFB420">
      <w:pPr>
        <w:pStyle w:val="Heading5"/>
        <w:tabs>
          <w:tab w:val="left" w:pos="1383"/>
        </w:tabs>
        <w:spacing w:before="1"/>
        <w:ind w:left="599"/>
        <w:rPr>
          <w:b w:val="0"/>
          <w:bCs w:val="0"/>
        </w:rPr>
      </w:pPr>
      <w:r>
        <w:rPr>
          <w:b w:val="0"/>
          <w:bCs w:val="0"/>
        </w:rPr>
        <w:t xml:space="preserve">    inputQuery5 = </w:t>
      </w:r>
      <w:proofErr w:type="spellStart"/>
      <w:proofErr w:type="gramStart"/>
      <w:r>
        <w:rPr>
          <w:b w:val="0"/>
          <w:bCs w:val="0"/>
        </w:rPr>
        <w:t>request.form</w:t>
      </w:r>
      <w:proofErr w:type="spellEnd"/>
      <w:proofErr w:type="gramEnd"/>
      <w:r>
        <w:rPr>
          <w:b w:val="0"/>
          <w:bCs w:val="0"/>
        </w:rPr>
        <w:t>['query5']</w:t>
      </w:r>
    </w:p>
    <w:p w14:paraId="10344552" w14:textId="71FA6D83" w:rsidR="08CFB420" w:rsidRDefault="08CFB420" w:rsidP="08CFB420">
      <w:pPr>
        <w:pStyle w:val="Heading5"/>
        <w:tabs>
          <w:tab w:val="left" w:pos="1383"/>
        </w:tabs>
        <w:spacing w:before="1"/>
        <w:ind w:left="599"/>
        <w:rPr>
          <w:b w:val="0"/>
          <w:bCs w:val="0"/>
        </w:rPr>
      </w:pPr>
      <w:r>
        <w:rPr>
          <w:b w:val="0"/>
          <w:bCs w:val="0"/>
        </w:rPr>
        <w:t xml:space="preserve">    inputQuery6 = </w:t>
      </w:r>
      <w:proofErr w:type="spellStart"/>
      <w:proofErr w:type="gramStart"/>
      <w:r>
        <w:rPr>
          <w:b w:val="0"/>
          <w:bCs w:val="0"/>
        </w:rPr>
        <w:t>request.form</w:t>
      </w:r>
      <w:proofErr w:type="spellEnd"/>
      <w:proofErr w:type="gramEnd"/>
      <w:r>
        <w:rPr>
          <w:b w:val="0"/>
          <w:bCs w:val="0"/>
        </w:rPr>
        <w:t>['query6']</w:t>
      </w:r>
    </w:p>
    <w:p w14:paraId="661CE701" w14:textId="14D795A2" w:rsidR="08CFB420" w:rsidRDefault="08CFB420" w:rsidP="08CFB420">
      <w:pPr>
        <w:pStyle w:val="Heading5"/>
        <w:tabs>
          <w:tab w:val="left" w:pos="1383"/>
        </w:tabs>
        <w:spacing w:before="1"/>
        <w:ind w:left="599"/>
        <w:rPr>
          <w:b w:val="0"/>
          <w:bCs w:val="0"/>
        </w:rPr>
      </w:pPr>
      <w:r>
        <w:rPr>
          <w:b w:val="0"/>
          <w:bCs w:val="0"/>
        </w:rPr>
        <w:lastRenderedPageBreak/>
        <w:t xml:space="preserve">    inputQuery7 = </w:t>
      </w:r>
      <w:proofErr w:type="spellStart"/>
      <w:proofErr w:type="gramStart"/>
      <w:r>
        <w:rPr>
          <w:b w:val="0"/>
          <w:bCs w:val="0"/>
        </w:rPr>
        <w:t>request.form</w:t>
      </w:r>
      <w:proofErr w:type="spellEnd"/>
      <w:proofErr w:type="gramEnd"/>
      <w:r>
        <w:rPr>
          <w:b w:val="0"/>
          <w:bCs w:val="0"/>
        </w:rPr>
        <w:t>['query7']</w:t>
      </w:r>
    </w:p>
    <w:p w14:paraId="432A32E3" w14:textId="09EC363B" w:rsidR="08CFB420" w:rsidRDefault="08CFB420" w:rsidP="08CFB420">
      <w:pPr>
        <w:pStyle w:val="Heading5"/>
        <w:tabs>
          <w:tab w:val="left" w:pos="1383"/>
        </w:tabs>
        <w:spacing w:before="1"/>
        <w:ind w:left="599"/>
        <w:rPr>
          <w:b w:val="0"/>
          <w:bCs w:val="0"/>
        </w:rPr>
      </w:pPr>
      <w:r>
        <w:rPr>
          <w:b w:val="0"/>
          <w:bCs w:val="0"/>
        </w:rPr>
        <w:t xml:space="preserve">    inputQuery8 = </w:t>
      </w:r>
      <w:proofErr w:type="spellStart"/>
      <w:proofErr w:type="gramStart"/>
      <w:r>
        <w:rPr>
          <w:b w:val="0"/>
          <w:bCs w:val="0"/>
        </w:rPr>
        <w:t>request.form</w:t>
      </w:r>
      <w:proofErr w:type="spellEnd"/>
      <w:proofErr w:type="gramEnd"/>
      <w:r>
        <w:rPr>
          <w:b w:val="0"/>
          <w:bCs w:val="0"/>
        </w:rPr>
        <w:t>['query8']</w:t>
      </w:r>
    </w:p>
    <w:p w14:paraId="7F9E6BE3" w14:textId="7DE4D1B7" w:rsidR="08CFB420" w:rsidRDefault="08CFB420" w:rsidP="08CFB420">
      <w:pPr>
        <w:pStyle w:val="Heading5"/>
        <w:tabs>
          <w:tab w:val="left" w:pos="1383"/>
        </w:tabs>
        <w:spacing w:before="1"/>
        <w:ind w:left="599"/>
        <w:rPr>
          <w:b w:val="0"/>
          <w:bCs w:val="0"/>
        </w:rPr>
      </w:pPr>
      <w:r>
        <w:rPr>
          <w:b w:val="0"/>
          <w:bCs w:val="0"/>
        </w:rPr>
        <w:t xml:space="preserve">    inputQuery9 = </w:t>
      </w:r>
      <w:proofErr w:type="spellStart"/>
      <w:proofErr w:type="gramStart"/>
      <w:r>
        <w:rPr>
          <w:b w:val="0"/>
          <w:bCs w:val="0"/>
        </w:rPr>
        <w:t>request.form</w:t>
      </w:r>
      <w:proofErr w:type="spellEnd"/>
      <w:proofErr w:type="gramEnd"/>
      <w:r>
        <w:rPr>
          <w:b w:val="0"/>
          <w:bCs w:val="0"/>
        </w:rPr>
        <w:t>['query9']</w:t>
      </w:r>
    </w:p>
    <w:p w14:paraId="780BADCD" w14:textId="1071F7CF" w:rsidR="08CFB420" w:rsidRDefault="08CFB420" w:rsidP="08CFB420">
      <w:pPr>
        <w:pStyle w:val="Heading5"/>
        <w:tabs>
          <w:tab w:val="left" w:pos="1383"/>
        </w:tabs>
        <w:spacing w:before="1"/>
        <w:ind w:left="599"/>
        <w:rPr>
          <w:b w:val="0"/>
          <w:bCs w:val="0"/>
        </w:rPr>
      </w:pPr>
      <w:r>
        <w:rPr>
          <w:b w:val="0"/>
          <w:bCs w:val="0"/>
        </w:rPr>
        <w:t xml:space="preserve">    inputQuery10 = </w:t>
      </w:r>
      <w:proofErr w:type="spellStart"/>
      <w:proofErr w:type="gramStart"/>
      <w:r>
        <w:rPr>
          <w:b w:val="0"/>
          <w:bCs w:val="0"/>
        </w:rPr>
        <w:t>request.form</w:t>
      </w:r>
      <w:proofErr w:type="spellEnd"/>
      <w:proofErr w:type="gramEnd"/>
      <w:r>
        <w:rPr>
          <w:b w:val="0"/>
          <w:bCs w:val="0"/>
        </w:rPr>
        <w:t>['query10']</w:t>
      </w:r>
    </w:p>
    <w:p w14:paraId="7B2A482D" w14:textId="4B729257" w:rsidR="08CFB420" w:rsidRDefault="08CFB420" w:rsidP="08CFB420">
      <w:pPr>
        <w:pStyle w:val="Heading5"/>
        <w:tabs>
          <w:tab w:val="left" w:pos="1383"/>
        </w:tabs>
        <w:spacing w:before="1"/>
        <w:ind w:left="599"/>
        <w:rPr>
          <w:b w:val="0"/>
          <w:bCs w:val="0"/>
        </w:rPr>
      </w:pPr>
      <w:r>
        <w:rPr>
          <w:b w:val="0"/>
          <w:bCs w:val="0"/>
        </w:rPr>
        <w:t xml:space="preserve">    inputQuery11 = </w:t>
      </w:r>
      <w:proofErr w:type="spellStart"/>
      <w:proofErr w:type="gramStart"/>
      <w:r>
        <w:rPr>
          <w:b w:val="0"/>
          <w:bCs w:val="0"/>
        </w:rPr>
        <w:t>request.form</w:t>
      </w:r>
      <w:proofErr w:type="spellEnd"/>
      <w:proofErr w:type="gramEnd"/>
      <w:r>
        <w:rPr>
          <w:b w:val="0"/>
          <w:bCs w:val="0"/>
        </w:rPr>
        <w:t>['query11']</w:t>
      </w:r>
    </w:p>
    <w:p w14:paraId="036DE895" w14:textId="7608202E" w:rsidR="08CFB420" w:rsidRDefault="08CFB420" w:rsidP="08CFB420">
      <w:pPr>
        <w:pStyle w:val="Heading5"/>
        <w:tabs>
          <w:tab w:val="left" w:pos="1383"/>
        </w:tabs>
        <w:spacing w:before="1"/>
        <w:ind w:left="599"/>
        <w:rPr>
          <w:b w:val="0"/>
          <w:bCs w:val="0"/>
        </w:rPr>
      </w:pPr>
      <w:r>
        <w:rPr>
          <w:b w:val="0"/>
          <w:bCs w:val="0"/>
        </w:rPr>
        <w:t xml:space="preserve">    inputQuery12 = </w:t>
      </w:r>
      <w:proofErr w:type="spellStart"/>
      <w:proofErr w:type="gramStart"/>
      <w:r>
        <w:rPr>
          <w:b w:val="0"/>
          <w:bCs w:val="0"/>
        </w:rPr>
        <w:t>request.form</w:t>
      </w:r>
      <w:proofErr w:type="spellEnd"/>
      <w:proofErr w:type="gramEnd"/>
      <w:r>
        <w:rPr>
          <w:b w:val="0"/>
          <w:bCs w:val="0"/>
        </w:rPr>
        <w:t>['query12']</w:t>
      </w:r>
    </w:p>
    <w:p w14:paraId="1088D806" w14:textId="0DF0BD99" w:rsidR="08CFB420" w:rsidRDefault="08CFB420" w:rsidP="08CFB420">
      <w:pPr>
        <w:pStyle w:val="Heading5"/>
        <w:tabs>
          <w:tab w:val="left" w:pos="1383"/>
        </w:tabs>
        <w:spacing w:before="1"/>
        <w:ind w:left="599"/>
        <w:rPr>
          <w:b w:val="0"/>
          <w:bCs w:val="0"/>
        </w:rPr>
      </w:pPr>
      <w:r>
        <w:rPr>
          <w:b w:val="0"/>
          <w:bCs w:val="0"/>
        </w:rPr>
        <w:t xml:space="preserve">    inputQuery13 = </w:t>
      </w:r>
      <w:proofErr w:type="spellStart"/>
      <w:proofErr w:type="gramStart"/>
      <w:r>
        <w:rPr>
          <w:b w:val="0"/>
          <w:bCs w:val="0"/>
        </w:rPr>
        <w:t>request.form</w:t>
      </w:r>
      <w:proofErr w:type="spellEnd"/>
      <w:proofErr w:type="gramEnd"/>
      <w:r>
        <w:rPr>
          <w:b w:val="0"/>
          <w:bCs w:val="0"/>
        </w:rPr>
        <w:t>['query13']</w:t>
      </w:r>
    </w:p>
    <w:p w14:paraId="64FAA03A" w14:textId="032C8B4F" w:rsidR="08CFB420" w:rsidRDefault="08CFB420" w:rsidP="08CFB420">
      <w:pPr>
        <w:pStyle w:val="Heading5"/>
        <w:tabs>
          <w:tab w:val="left" w:pos="1383"/>
        </w:tabs>
        <w:spacing w:before="1"/>
        <w:ind w:left="599"/>
        <w:rPr>
          <w:b w:val="0"/>
          <w:bCs w:val="0"/>
        </w:rPr>
      </w:pPr>
      <w:r>
        <w:rPr>
          <w:b w:val="0"/>
          <w:bCs w:val="0"/>
        </w:rPr>
        <w:t xml:space="preserve">    inputQuery14 = </w:t>
      </w:r>
      <w:proofErr w:type="spellStart"/>
      <w:proofErr w:type="gramStart"/>
      <w:r>
        <w:rPr>
          <w:b w:val="0"/>
          <w:bCs w:val="0"/>
        </w:rPr>
        <w:t>request.form</w:t>
      </w:r>
      <w:proofErr w:type="spellEnd"/>
      <w:proofErr w:type="gramEnd"/>
      <w:r>
        <w:rPr>
          <w:b w:val="0"/>
          <w:bCs w:val="0"/>
        </w:rPr>
        <w:t>['query14']</w:t>
      </w:r>
    </w:p>
    <w:p w14:paraId="0C5023B4" w14:textId="4F996CC0" w:rsidR="08CFB420" w:rsidRDefault="08CFB420" w:rsidP="08CFB420">
      <w:pPr>
        <w:pStyle w:val="Heading5"/>
        <w:tabs>
          <w:tab w:val="left" w:pos="1383"/>
        </w:tabs>
        <w:spacing w:before="1"/>
        <w:ind w:left="599"/>
        <w:rPr>
          <w:b w:val="0"/>
          <w:bCs w:val="0"/>
        </w:rPr>
      </w:pPr>
      <w:r>
        <w:rPr>
          <w:b w:val="0"/>
          <w:bCs w:val="0"/>
        </w:rPr>
        <w:t xml:space="preserve">    inputQuery15 = </w:t>
      </w:r>
      <w:proofErr w:type="spellStart"/>
      <w:proofErr w:type="gramStart"/>
      <w:r>
        <w:rPr>
          <w:b w:val="0"/>
          <w:bCs w:val="0"/>
        </w:rPr>
        <w:t>request.form</w:t>
      </w:r>
      <w:proofErr w:type="spellEnd"/>
      <w:proofErr w:type="gramEnd"/>
      <w:r>
        <w:rPr>
          <w:b w:val="0"/>
          <w:bCs w:val="0"/>
        </w:rPr>
        <w:t>['query15']</w:t>
      </w:r>
    </w:p>
    <w:p w14:paraId="3096E58A" w14:textId="288E8979" w:rsidR="08CFB420" w:rsidRDefault="08CFB420" w:rsidP="08CFB420">
      <w:pPr>
        <w:pStyle w:val="Heading5"/>
        <w:tabs>
          <w:tab w:val="left" w:pos="1383"/>
        </w:tabs>
        <w:spacing w:before="1"/>
        <w:ind w:left="599"/>
        <w:rPr>
          <w:b w:val="0"/>
          <w:bCs w:val="0"/>
        </w:rPr>
      </w:pPr>
      <w:r>
        <w:rPr>
          <w:b w:val="0"/>
          <w:bCs w:val="0"/>
        </w:rPr>
        <w:t xml:space="preserve">    inputQuery16 = </w:t>
      </w:r>
      <w:proofErr w:type="spellStart"/>
      <w:proofErr w:type="gramStart"/>
      <w:r>
        <w:rPr>
          <w:b w:val="0"/>
          <w:bCs w:val="0"/>
        </w:rPr>
        <w:t>request.form</w:t>
      </w:r>
      <w:proofErr w:type="spellEnd"/>
      <w:proofErr w:type="gramEnd"/>
      <w:r>
        <w:rPr>
          <w:b w:val="0"/>
          <w:bCs w:val="0"/>
        </w:rPr>
        <w:t>['query16']</w:t>
      </w:r>
    </w:p>
    <w:p w14:paraId="0E436633" w14:textId="138EBCCE" w:rsidR="08CFB420" w:rsidRDefault="08CFB420" w:rsidP="08CFB420">
      <w:pPr>
        <w:pStyle w:val="Heading5"/>
        <w:tabs>
          <w:tab w:val="left" w:pos="1383"/>
        </w:tabs>
        <w:spacing w:before="1"/>
        <w:ind w:left="599"/>
        <w:rPr>
          <w:b w:val="0"/>
          <w:bCs w:val="0"/>
        </w:rPr>
      </w:pPr>
      <w:r>
        <w:rPr>
          <w:b w:val="0"/>
          <w:bCs w:val="0"/>
        </w:rPr>
        <w:t xml:space="preserve">    inputQuery17 = </w:t>
      </w:r>
      <w:proofErr w:type="spellStart"/>
      <w:proofErr w:type="gramStart"/>
      <w:r>
        <w:rPr>
          <w:b w:val="0"/>
          <w:bCs w:val="0"/>
        </w:rPr>
        <w:t>request.form</w:t>
      </w:r>
      <w:proofErr w:type="spellEnd"/>
      <w:proofErr w:type="gramEnd"/>
      <w:r>
        <w:rPr>
          <w:b w:val="0"/>
          <w:bCs w:val="0"/>
        </w:rPr>
        <w:t>['query17']</w:t>
      </w:r>
    </w:p>
    <w:p w14:paraId="5BFB1E80" w14:textId="022F5F62" w:rsidR="08CFB420" w:rsidRDefault="08CFB420" w:rsidP="08CFB420">
      <w:pPr>
        <w:pStyle w:val="Heading5"/>
        <w:tabs>
          <w:tab w:val="left" w:pos="1383"/>
        </w:tabs>
        <w:spacing w:before="1"/>
        <w:ind w:left="599"/>
        <w:rPr>
          <w:b w:val="0"/>
          <w:bCs w:val="0"/>
        </w:rPr>
      </w:pPr>
      <w:r>
        <w:rPr>
          <w:b w:val="0"/>
          <w:bCs w:val="0"/>
        </w:rPr>
        <w:t xml:space="preserve">    inputQuery18 = </w:t>
      </w:r>
      <w:proofErr w:type="spellStart"/>
      <w:proofErr w:type="gramStart"/>
      <w:r>
        <w:rPr>
          <w:b w:val="0"/>
          <w:bCs w:val="0"/>
        </w:rPr>
        <w:t>request.form</w:t>
      </w:r>
      <w:proofErr w:type="spellEnd"/>
      <w:proofErr w:type="gramEnd"/>
      <w:r>
        <w:rPr>
          <w:b w:val="0"/>
          <w:bCs w:val="0"/>
        </w:rPr>
        <w:t>['query18']</w:t>
      </w:r>
    </w:p>
    <w:p w14:paraId="075925B6" w14:textId="7098EB80" w:rsidR="08CFB420" w:rsidRDefault="08CFB420" w:rsidP="08CFB420">
      <w:pPr>
        <w:pStyle w:val="Heading5"/>
        <w:tabs>
          <w:tab w:val="left" w:pos="1383"/>
        </w:tabs>
        <w:spacing w:before="1"/>
        <w:ind w:left="599"/>
        <w:rPr>
          <w:b w:val="0"/>
          <w:bCs w:val="0"/>
        </w:rPr>
      </w:pPr>
      <w:r>
        <w:rPr>
          <w:b w:val="0"/>
          <w:bCs w:val="0"/>
        </w:rPr>
        <w:t xml:space="preserve">    inputQuery19 = </w:t>
      </w:r>
      <w:proofErr w:type="spellStart"/>
      <w:proofErr w:type="gramStart"/>
      <w:r>
        <w:rPr>
          <w:b w:val="0"/>
          <w:bCs w:val="0"/>
        </w:rPr>
        <w:t>request.form</w:t>
      </w:r>
      <w:proofErr w:type="spellEnd"/>
      <w:proofErr w:type="gramEnd"/>
      <w:r>
        <w:rPr>
          <w:b w:val="0"/>
          <w:bCs w:val="0"/>
        </w:rPr>
        <w:t>['query19']</w:t>
      </w:r>
    </w:p>
    <w:p w14:paraId="2C39A01C" w14:textId="26C77920" w:rsidR="08CFB420" w:rsidRDefault="08CFB420" w:rsidP="08CFB420">
      <w:pPr>
        <w:pStyle w:val="Heading5"/>
        <w:tabs>
          <w:tab w:val="left" w:pos="1383"/>
        </w:tabs>
        <w:spacing w:before="1"/>
        <w:ind w:left="599"/>
        <w:rPr>
          <w:b w:val="0"/>
          <w:bCs w:val="0"/>
        </w:rPr>
      </w:pPr>
      <w:r>
        <w:rPr>
          <w:b w:val="0"/>
          <w:bCs w:val="0"/>
        </w:rPr>
        <w:t xml:space="preserve"> </w:t>
      </w:r>
    </w:p>
    <w:p w14:paraId="6B4112D1" w14:textId="3317772B" w:rsidR="08CFB420" w:rsidRDefault="08CFB420" w:rsidP="08CFB420">
      <w:pPr>
        <w:pStyle w:val="Heading5"/>
        <w:tabs>
          <w:tab w:val="left" w:pos="1383"/>
        </w:tabs>
        <w:spacing w:before="1"/>
        <w:ind w:left="599"/>
        <w:rPr>
          <w:b w:val="0"/>
          <w:bCs w:val="0"/>
        </w:rPr>
      </w:pPr>
      <w:r>
        <w:rPr>
          <w:b w:val="0"/>
          <w:bCs w:val="0"/>
        </w:rPr>
        <w:t xml:space="preserve">    model = </w:t>
      </w:r>
      <w:proofErr w:type="spellStart"/>
      <w:proofErr w:type="gramStart"/>
      <w:r>
        <w:rPr>
          <w:b w:val="0"/>
          <w:bCs w:val="0"/>
        </w:rPr>
        <w:t>pickle.load</w:t>
      </w:r>
      <w:proofErr w:type="spellEnd"/>
      <w:proofErr w:type="gramEnd"/>
      <w:r>
        <w:rPr>
          <w:b w:val="0"/>
          <w:bCs w:val="0"/>
        </w:rPr>
        <w:t>(open("</w:t>
      </w:r>
      <w:proofErr w:type="spellStart"/>
      <w:r>
        <w:rPr>
          <w:b w:val="0"/>
          <w:bCs w:val="0"/>
        </w:rPr>
        <w:t>model.sav</w:t>
      </w:r>
      <w:proofErr w:type="spellEnd"/>
      <w:r>
        <w:rPr>
          <w:b w:val="0"/>
          <w:bCs w:val="0"/>
        </w:rPr>
        <w:t>", "</w:t>
      </w:r>
      <w:proofErr w:type="spellStart"/>
      <w:r>
        <w:rPr>
          <w:b w:val="0"/>
          <w:bCs w:val="0"/>
        </w:rPr>
        <w:t>rb</w:t>
      </w:r>
      <w:proofErr w:type="spellEnd"/>
      <w:r>
        <w:rPr>
          <w:b w:val="0"/>
          <w:bCs w:val="0"/>
        </w:rPr>
        <w:t>"))</w:t>
      </w:r>
    </w:p>
    <w:p w14:paraId="48392BA3" w14:textId="0733BF3C" w:rsidR="08CFB420" w:rsidRDefault="08CFB420" w:rsidP="08CFB420">
      <w:pPr>
        <w:pStyle w:val="Heading5"/>
        <w:tabs>
          <w:tab w:val="left" w:pos="1383"/>
        </w:tabs>
        <w:spacing w:before="1"/>
        <w:ind w:left="599"/>
        <w:rPr>
          <w:b w:val="0"/>
          <w:bCs w:val="0"/>
        </w:rPr>
      </w:pPr>
      <w:r>
        <w:rPr>
          <w:b w:val="0"/>
          <w:bCs w:val="0"/>
        </w:rPr>
        <w:t xml:space="preserve">    </w:t>
      </w:r>
    </w:p>
    <w:p w14:paraId="57DFE51E" w14:textId="25B7F6ED" w:rsidR="08CFB420" w:rsidRDefault="08CFB420" w:rsidP="08CFB420">
      <w:pPr>
        <w:pStyle w:val="Heading5"/>
        <w:tabs>
          <w:tab w:val="left" w:pos="1383"/>
        </w:tabs>
        <w:spacing w:before="1"/>
        <w:ind w:left="599"/>
        <w:rPr>
          <w:b w:val="0"/>
          <w:bCs w:val="0"/>
        </w:rPr>
      </w:pPr>
      <w:r>
        <w:rPr>
          <w:b w:val="0"/>
          <w:bCs w:val="0"/>
        </w:rPr>
        <w:t xml:space="preserve">    data = [[inputQuery1, inputQuery2, inputQuery3, inputQuery4, inputQuery5, inputQuery6, inputQuery7, </w:t>
      </w:r>
    </w:p>
    <w:p w14:paraId="73CC85BF" w14:textId="23CD5A7E" w:rsidR="08CFB420" w:rsidRDefault="08CFB420" w:rsidP="08CFB420">
      <w:pPr>
        <w:pStyle w:val="Heading5"/>
        <w:tabs>
          <w:tab w:val="left" w:pos="1383"/>
        </w:tabs>
        <w:spacing w:before="1"/>
        <w:ind w:left="599"/>
        <w:rPr>
          <w:b w:val="0"/>
          <w:bCs w:val="0"/>
        </w:rPr>
      </w:pPr>
      <w:r>
        <w:rPr>
          <w:b w:val="0"/>
          <w:bCs w:val="0"/>
        </w:rPr>
        <w:t xml:space="preserve">             inputQuery8, inputQuery9, inputQuery10, inputQuery11, inputQuery12, inputQuery13, inputQuery14,</w:t>
      </w:r>
    </w:p>
    <w:p w14:paraId="7C109727" w14:textId="3871FE3E" w:rsidR="08CFB420" w:rsidRDefault="08CFB420" w:rsidP="08CFB420">
      <w:pPr>
        <w:pStyle w:val="Heading5"/>
        <w:tabs>
          <w:tab w:val="left" w:pos="1383"/>
        </w:tabs>
        <w:spacing w:before="1"/>
        <w:ind w:left="599"/>
        <w:rPr>
          <w:b w:val="0"/>
          <w:bCs w:val="0"/>
        </w:rPr>
      </w:pPr>
      <w:r>
        <w:rPr>
          <w:b w:val="0"/>
          <w:bCs w:val="0"/>
        </w:rPr>
        <w:t xml:space="preserve">             inputQuery15, inputQuery16, inputQuery17, inputQuery18, inputQuery19]]</w:t>
      </w:r>
    </w:p>
    <w:p w14:paraId="5D3331D6" w14:textId="6AE10E19" w:rsidR="08CFB420" w:rsidRDefault="08CFB420" w:rsidP="08CFB420">
      <w:pPr>
        <w:pStyle w:val="Heading5"/>
        <w:tabs>
          <w:tab w:val="left" w:pos="1383"/>
        </w:tabs>
        <w:spacing w:before="1"/>
        <w:ind w:left="599"/>
        <w:rPr>
          <w:b w:val="0"/>
          <w:bCs w:val="0"/>
        </w:rPr>
      </w:pPr>
      <w:r>
        <w:rPr>
          <w:b w:val="0"/>
          <w:bCs w:val="0"/>
        </w:rPr>
        <w:t xml:space="preserve">    </w:t>
      </w:r>
    </w:p>
    <w:p w14:paraId="55ABD907" w14:textId="2C425C95"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new_df</w:t>
      </w:r>
      <w:proofErr w:type="spellEnd"/>
      <w:r>
        <w:rPr>
          <w:b w:val="0"/>
          <w:bCs w:val="0"/>
        </w:rPr>
        <w:t xml:space="preserve"> = </w:t>
      </w:r>
      <w:proofErr w:type="spellStart"/>
      <w:proofErr w:type="gramStart"/>
      <w:r>
        <w:rPr>
          <w:b w:val="0"/>
          <w:bCs w:val="0"/>
        </w:rPr>
        <w:t>pd.DataFrame</w:t>
      </w:r>
      <w:proofErr w:type="spellEnd"/>
      <w:proofErr w:type="gramEnd"/>
      <w:r>
        <w:rPr>
          <w:b w:val="0"/>
          <w:bCs w:val="0"/>
        </w:rPr>
        <w:t>(data, columns = ['</w:t>
      </w:r>
      <w:proofErr w:type="spellStart"/>
      <w:r>
        <w:rPr>
          <w:b w:val="0"/>
          <w:bCs w:val="0"/>
        </w:rPr>
        <w:t>SeniorCitizen</w:t>
      </w:r>
      <w:proofErr w:type="spellEnd"/>
      <w:r>
        <w:rPr>
          <w:b w:val="0"/>
          <w:bCs w:val="0"/>
        </w:rPr>
        <w:t>', '</w:t>
      </w:r>
      <w:proofErr w:type="spellStart"/>
      <w:r>
        <w:rPr>
          <w:b w:val="0"/>
          <w:bCs w:val="0"/>
        </w:rPr>
        <w:t>MonthlyCharges</w:t>
      </w:r>
      <w:proofErr w:type="spellEnd"/>
      <w:r>
        <w:rPr>
          <w:b w:val="0"/>
          <w:bCs w:val="0"/>
        </w:rPr>
        <w:t>', '</w:t>
      </w:r>
      <w:proofErr w:type="spellStart"/>
      <w:r>
        <w:rPr>
          <w:b w:val="0"/>
          <w:bCs w:val="0"/>
        </w:rPr>
        <w:t>TotalCharges</w:t>
      </w:r>
      <w:proofErr w:type="spellEnd"/>
      <w:r>
        <w:rPr>
          <w:b w:val="0"/>
          <w:bCs w:val="0"/>
        </w:rPr>
        <w:t xml:space="preserve">', 'gender', </w:t>
      </w:r>
    </w:p>
    <w:p w14:paraId="56253102" w14:textId="09E1B255" w:rsidR="08CFB420" w:rsidRDefault="08CFB420" w:rsidP="08CFB420">
      <w:pPr>
        <w:pStyle w:val="Heading5"/>
        <w:tabs>
          <w:tab w:val="left" w:pos="1383"/>
        </w:tabs>
        <w:spacing w:before="1"/>
        <w:ind w:left="599"/>
        <w:rPr>
          <w:b w:val="0"/>
          <w:bCs w:val="0"/>
        </w:rPr>
      </w:pPr>
      <w:r>
        <w:rPr>
          <w:b w:val="0"/>
          <w:bCs w:val="0"/>
        </w:rPr>
        <w:t xml:space="preserve">                                           'Partner', 'Dependents', '</w:t>
      </w:r>
      <w:proofErr w:type="spellStart"/>
      <w:r>
        <w:rPr>
          <w:b w:val="0"/>
          <w:bCs w:val="0"/>
        </w:rPr>
        <w:t>PhoneService</w:t>
      </w:r>
      <w:proofErr w:type="spellEnd"/>
      <w:r>
        <w:rPr>
          <w:b w:val="0"/>
          <w:bCs w:val="0"/>
        </w:rPr>
        <w:t>', 'MultipleLines', '</w:t>
      </w:r>
      <w:proofErr w:type="spellStart"/>
      <w:r>
        <w:rPr>
          <w:b w:val="0"/>
          <w:bCs w:val="0"/>
        </w:rPr>
        <w:t>InternetService</w:t>
      </w:r>
      <w:proofErr w:type="spellEnd"/>
      <w:r>
        <w:rPr>
          <w:b w:val="0"/>
          <w:bCs w:val="0"/>
        </w:rPr>
        <w:t>',</w:t>
      </w:r>
    </w:p>
    <w:p w14:paraId="6A4A190C" w14:textId="3D3AC4D2"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OnlineSecurity</w:t>
      </w:r>
      <w:proofErr w:type="spellEnd"/>
      <w:r>
        <w:rPr>
          <w:b w:val="0"/>
          <w:bCs w:val="0"/>
        </w:rPr>
        <w:t>', 'OnlineBackup', '</w:t>
      </w:r>
      <w:proofErr w:type="spellStart"/>
      <w:r>
        <w:rPr>
          <w:b w:val="0"/>
          <w:bCs w:val="0"/>
        </w:rPr>
        <w:t>DeviceProtection</w:t>
      </w:r>
      <w:proofErr w:type="spellEnd"/>
      <w:r>
        <w:rPr>
          <w:b w:val="0"/>
          <w:bCs w:val="0"/>
        </w:rPr>
        <w:t>', '</w:t>
      </w:r>
      <w:proofErr w:type="spellStart"/>
      <w:r>
        <w:rPr>
          <w:b w:val="0"/>
          <w:bCs w:val="0"/>
        </w:rPr>
        <w:t>TechSupport</w:t>
      </w:r>
      <w:proofErr w:type="spellEnd"/>
      <w:r>
        <w:rPr>
          <w:b w:val="0"/>
          <w:bCs w:val="0"/>
        </w:rPr>
        <w:t>',</w:t>
      </w:r>
    </w:p>
    <w:p w14:paraId="54D50D64" w14:textId="32B24868"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StreamingTV</w:t>
      </w:r>
      <w:proofErr w:type="spellEnd"/>
      <w:r>
        <w:rPr>
          <w:b w:val="0"/>
          <w:bCs w:val="0"/>
        </w:rPr>
        <w:t>', 'StreamingMovies', 'Contract', '</w:t>
      </w:r>
      <w:proofErr w:type="spellStart"/>
      <w:r>
        <w:rPr>
          <w:b w:val="0"/>
          <w:bCs w:val="0"/>
        </w:rPr>
        <w:t>PaperlessBilling</w:t>
      </w:r>
      <w:proofErr w:type="spellEnd"/>
      <w:r>
        <w:rPr>
          <w:b w:val="0"/>
          <w:bCs w:val="0"/>
        </w:rPr>
        <w:t>',</w:t>
      </w:r>
    </w:p>
    <w:p w14:paraId="47739623" w14:textId="11D3B9C7"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PaymentMethod</w:t>
      </w:r>
      <w:proofErr w:type="spellEnd"/>
      <w:r>
        <w:rPr>
          <w:b w:val="0"/>
          <w:bCs w:val="0"/>
        </w:rPr>
        <w:t>', 'tenure'])</w:t>
      </w:r>
    </w:p>
    <w:p w14:paraId="59AACD6A" w14:textId="772F5F7A" w:rsidR="08CFB420" w:rsidRDefault="08CFB420" w:rsidP="08CFB420">
      <w:pPr>
        <w:pStyle w:val="Heading5"/>
        <w:tabs>
          <w:tab w:val="left" w:pos="1383"/>
        </w:tabs>
        <w:spacing w:before="1"/>
        <w:ind w:left="599"/>
        <w:rPr>
          <w:b w:val="0"/>
          <w:bCs w:val="0"/>
        </w:rPr>
      </w:pPr>
      <w:r>
        <w:rPr>
          <w:b w:val="0"/>
          <w:bCs w:val="0"/>
        </w:rPr>
        <w:t xml:space="preserve">    </w:t>
      </w:r>
    </w:p>
    <w:p w14:paraId="0F30ACD7" w14:textId="59F535A8" w:rsidR="08CFB420" w:rsidRDefault="08CFB420" w:rsidP="08CFB420">
      <w:pPr>
        <w:pStyle w:val="Heading5"/>
        <w:tabs>
          <w:tab w:val="left" w:pos="1383"/>
        </w:tabs>
        <w:spacing w:before="1"/>
        <w:ind w:left="599"/>
        <w:rPr>
          <w:b w:val="0"/>
          <w:bCs w:val="0"/>
        </w:rPr>
      </w:pPr>
      <w:r>
        <w:rPr>
          <w:b w:val="0"/>
          <w:bCs w:val="0"/>
        </w:rPr>
        <w:t xml:space="preserve">    df_2 = </w:t>
      </w:r>
      <w:proofErr w:type="spellStart"/>
      <w:proofErr w:type="gramStart"/>
      <w:r>
        <w:rPr>
          <w:b w:val="0"/>
          <w:bCs w:val="0"/>
        </w:rPr>
        <w:t>pd.concat</w:t>
      </w:r>
      <w:proofErr w:type="spellEnd"/>
      <w:proofErr w:type="gramEnd"/>
      <w:r>
        <w:rPr>
          <w:b w:val="0"/>
          <w:bCs w:val="0"/>
        </w:rPr>
        <w:t xml:space="preserve">([df_1, </w:t>
      </w:r>
      <w:proofErr w:type="spellStart"/>
      <w:r>
        <w:rPr>
          <w:b w:val="0"/>
          <w:bCs w:val="0"/>
        </w:rPr>
        <w:t>new_df</w:t>
      </w:r>
      <w:proofErr w:type="spellEnd"/>
      <w:r>
        <w:rPr>
          <w:b w:val="0"/>
          <w:bCs w:val="0"/>
        </w:rPr>
        <w:t xml:space="preserve">], </w:t>
      </w:r>
      <w:proofErr w:type="spellStart"/>
      <w:r>
        <w:rPr>
          <w:b w:val="0"/>
          <w:bCs w:val="0"/>
        </w:rPr>
        <w:t>ignore_index</w:t>
      </w:r>
      <w:proofErr w:type="spellEnd"/>
      <w:r>
        <w:rPr>
          <w:b w:val="0"/>
          <w:bCs w:val="0"/>
        </w:rPr>
        <w:t xml:space="preserve"> = True) </w:t>
      </w:r>
    </w:p>
    <w:p w14:paraId="7D237670" w14:textId="52B5F2E9" w:rsidR="08CFB420" w:rsidRDefault="08CFB420" w:rsidP="08CFB420">
      <w:pPr>
        <w:pStyle w:val="Heading5"/>
        <w:tabs>
          <w:tab w:val="left" w:pos="1383"/>
        </w:tabs>
        <w:spacing w:before="1"/>
        <w:ind w:left="599"/>
        <w:rPr>
          <w:b w:val="0"/>
          <w:bCs w:val="0"/>
        </w:rPr>
      </w:pPr>
      <w:r>
        <w:rPr>
          <w:b w:val="0"/>
          <w:bCs w:val="0"/>
        </w:rPr>
        <w:t xml:space="preserve">    # Group the tenure in bins of 12 months</w:t>
      </w:r>
    </w:p>
    <w:p w14:paraId="6EFB2BDF" w14:textId="1F624A85" w:rsidR="08CFB420" w:rsidRDefault="08CFB420" w:rsidP="08CFB420">
      <w:pPr>
        <w:pStyle w:val="Heading5"/>
        <w:tabs>
          <w:tab w:val="left" w:pos="1383"/>
        </w:tabs>
        <w:spacing w:before="1"/>
        <w:ind w:left="599"/>
        <w:rPr>
          <w:b w:val="0"/>
          <w:bCs w:val="0"/>
        </w:rPr>
      </w:pPr>
      <w:r>
        <w:rPr>
          <w:b w:val="0"/>
          <w:bCs w:val="0"/>
        </w:rPr>
        <w:t xml:space="preserve">    labels = ["{0} - {1}</w:t>
      </w:r>
      <w:proofErr w:type="gramStart"/>
      <w:r>
        <w:rPr>
          <w:b w:val="0"/>
          <w:bCs w:val="0"/>
        </w:rPr>
        <w:t>".format</w:t>
      </w:r>
      <w:proofErr w:type="gramEnd"/>
      <w:r>
        <w:rPr>
          <w:b w:val="0"/>
          <w:bCs w:val="0"/>
        </w:rPr>
        <w:t>(</w:t>
      </w:r>
      <w:proofErr w:type="spellStart"/>
      <w:r>
        <w:rPr>
          <w:b w:val="0"/>
          <w:bCs w:val="0"/>
        </w:rPr>
        <w:t>i</w:t>
      </w:r>
      <w:proofErr w:type="spellEnd"/>
      <w:r>
        <w:rPr>
          <w:b w:val="0"/>
          <w:bCs w:val="0"/>
        </w:rPr>
        <w:t xml:space="preserve">, </w:t>
      </w:r>
      <w:proofErr w:type="spellStart"/>
      <w:r>
        <w:rPr>
          <w:b w:val="0"/>
          <w:bCs w:val="0"/>
        </w:rPr>
        <w:t>i</w:t>
      </w:r>
      <w:proofErr w:type="spellEnd"/>
      <w:r>
        <w:rPr>
          <w:b w:val="0"/>
          <w:bCs w:val="0"/>
        </w:rPr>
        <w:t xml:space="preserve"> + 11) for </w:t>
      </w:r>
      <w:proofErr w:type="spellStart"/>
      <w:r>
        <w:rPr>
          <w:b w:val="0"/>
          <w:bCs w:val="0"/>
        </w:rPr>
        <w:t>i</w:t>
      </w:r>
      <w:proofErr w:type="spellEnd"/>
      <w:r>
        <w:rPr>
          <w:b w:val="0"/>
          <w:bCs w:val="0"/>
        </w:rPr>
        <w:t xml:space="preserve"> in range(1, 72, 12)]</w:t>
      </w:r>
    </w:p>
    <w:p w14:paraId="55F5344B" w14:textId="18973F17" w:rsidR="08CFB420" w:rsidRDefault="08CFB420" w:rsidP="08CFB420">
      <w:pPr>
        <w:pStyle w:val="Heading5"/>
        <w:tabs>
          <w:tab w:val="left" w:pos="1383"/>
        </w:tabs>
        <w:spacing w:before="1"/>
        <w:ind w:left="599"/>
        <w:rPr>
          <w:b w:val="0"/>
          <w:bCs w:val="0"/>
        </w:rPr>
      </w:pPr>
      <w:r>
        <w:rPr>
          <w:b w:val="0"/>
          <w:bCs w:val="0"/>
        </w:rPr>
        <w:t xml:space="preserve">    </w:t>
      </w:r>
    </w:p>
    <w:p w14:paraId="237A8369" w14:textId="6C7A112A" w:rsidR="08CFB420" w:rsidRDefault="08CFB420" w:rsidP="08CFB420">
      <w:pPr>
        <w:pStyle w:val="Heading5"/>
        <w:tabs>
          <w:tab w:val="left" w:pos="1383"/>
        </w:tabs>
        <w:spacing w:before="1"/>
        <w:ind w:left="599"/>
        <w:rPr>
          <w:b w:val="0"/>
          <w:bCs w:val="0"/>
        </w:rPr>
      </w:pPr>
      <w:r>
        <w:rPr>
          <w:b w:val="0"/>
          <w:bCs w:val="0"/>
        </w:rPr>
        <w:t xml:space="preserve">    df_2['</w:t>
      </w:r>
      <w:proofErr w:type="spellStart"/>
      <w:r>
        <w:rPr>
          <w:b w:val="0"/>
          <w:bCs w:val="0"/>
        </w:rPr>
        <w:t>tenure_group</w:t>
      </w:r>
      <w:proofErr w:type="spellEnd"/>
      <w:r>
        <w:rPr>
          <w:b w:val="0"/>
          <w:bCs w:val="0"/>
        </w:rPr>
        <w:t xml:space="preserve">'] = </w:t>
      </w:r>
      <w:proofErr w:type="spellStart"/>
      <w:r>
        <w:rPr>
          <w:b w:val="0"/>
          <w:bCs w:val="0"/>
        </w:rPr>
        <w:t>pd.cut</w:t>
      </w:r>
      <w:proofErr w:type="spellEnd"/>
      <w:r>
        <w:rPr>
          <w:b w:val="0"/>
          <w:bCs w:val="0"/>
        </w:rPr>
        <w:t>(df_</w:t>
      </w:r>
      <w:proofErr w:type="gramStart"/>
      <w:r>
        <w:rPr>
          <w:b w:val="0"/>
          <w:bCs w:val="0"/>
        </w:rPr>
        <w:t>2.tenure</w:t>
      </w:r>
      <w:proofErr w:type="gramEnd"/>
      <w:r>
        <w:rPr>
          <w:b w:val="0"/>
          <w:bCs w:val="0"/>
        </w:rPr>
        <w:t>.astype(int), range(1, 80, 12), right=False, labels=labels)</w:t>
      </w:r>
    </w:p>
    <w:p w14:paraId="57C3B8AB" w14:textId="50427612" w:rsidR="08CFB420" w:rsidRDefault="08CFB420" w:rsidP="08CFB420">
      <w:pPr>
        <w:pStyle w:val="Heading5"/>
        <w:tabs>
          <w:tab w:val="left" w:pos="1383"/>
        </w:tabs>
        <w:spacing w:before="1"/>
        <w:ind w:left="599"/>
        <w:rPr>
          <w:b w:val="0"/>
          <w:bCs w:val="0"/>
        </w:rPr>
      </w:pPr>
      <w:r>
        <w:rPr>
          <w:b w:val="0"/>
          <w:bCs w:val="0"/>
        </w:rPr>
        <w:t xml:space="preserve">    #</w:t>
      </w:r>
      <w:proofErr w:type="gramStart"/>
      <w:r>
        <w:rPr>
          <w:b w:val="0"/>
          <w:bCs w:val="0"/>
        </w:rPr>
        <w:t>drop</w:t>
      </w:r>
      <w:proofErr w:type="gramEnd"/>
      <w:r>
        <w:rPr>
          <w:b w:val="0"/>
          <w:bCs w:val="0"/>
        </w:rPr>
        <w:t xml:space="preserve"> column </w:t>
      </w:r>
      <w:proofErr w:type="spellStart"/>
      <w:r>
        <w:rPr>
          <w:b w:val="0"/>
          <w:bCs w:val="0"/>
        </w:rPr>
        <w:t>customerID</w:t>
      </w:r>
      <w:proofErr w:type="spellEnd"/>
      <w:r>
        <w:rPr>
          <w:b w:val="0"/>
          <w:bCs w:val="0"/>
        </w:rPr>
        <w:t xml:space="preserve"> and tenure</w:t>
      </w:r>
    </w:p>
    <w:p w14:paraId="0491E112" w14:textId="4F9709CD" w:rsidR="08CFB420" w:rsidRDefault="08CFB420" w:rsidP="08CFB420">
      <w:pPr>
        <w:pStyle w:val="Heading5"/>
        <w:tabs>
          <w:tab w:val="left" w:pos="1383"/>
        </w:tabs>
        <w:spacing w:before="1"/>
        <w:ind w:left="599"/>
        <w:rPr>
          <w:b w:val="0"/>
          <w:bCs w:val="0"/>
        </w:rPr>
      </w:pPr>
      <w:r>
        <w:rPr>
          <w:b w:val="0"/>
          <w:bCs w:val="0"/>
        </w:rPr>
        <w:t xml:space="preserve">    df_</w:t>
      </w:r>
      <w:proofErr w:type="gramStart"/>
      <w:r>
        <w:rPr>
          <w:b w:val="0"/>
          <w:bCs w:val="0"/>
        </w:rPr>
        <w:t>2.drop</w:t>
      </w:r>
      <w:proofErr w:type="gramEnd"/>
      <w:r>
        <w:rPr>
          <w:b w:val="0"/>
          <w:bCs w:val="0"/>
        </w:rPr>
        <w:t xml:space="preserve">(columns= ['tenure'], axis=1, </w:t>
      </w:r>
      <w:proofErr w:type="spellStart"/>
      <w:r>
        <w:rPr>
          <w:b w:val="0"/>
          <w:bCs w:val="0"/>
        </w:rPr>
        <w:t>inplace</w:t>
      </w:r>
      <w:proofErr w:type="spellEnd"/>
      <w:r>
        <w:rPr>
          <w:b w:val="0"/>
          <w:bCs w:val="0"/>
        </w:rPr>
        <w:t xml:space="preserve">=True)   </w:t>
      </w:r>
    </w:p>
    <w:p w14:paraId="51350878" w14:textId="7917D68C" w:rsidR="08CFB420" w:rsidRDefault="08CFB420" w:rsidP="0085029D">
      <w:pPr>
        <w:pStyle w:val="Heading5"/>
        <w:tabs>
          <w:tab w:val="left" w:pos="1383"/>
        </w:tabs>
        <w:spacing w:before="1"/>
        <w:ind w:left="599"/>
        <w:rPr>
          <w:b w:val="0"/>
          <w:bCs w:val="0"/>
        </w:rPr>
      </w:pPr>
      <w:r>
        <w:rPr>
          <w:b w:val="0"/>
          <w:bCs w:val="0"/>
        </w:rPr>
        <w:t xml:space="preserve">    </w:t>
      </w:r>
    </w:p>
    <w:p w14:paraId="00C0DEE0" w14:textId="2603C68F" w:rsidR="08CFB420" w:rsidRDefault="08CFB420" w:rsidP="08CFB420">
      <w:pPr>
        <w:pStyle w:val="Heading5"/>
        <w:tabs>
          <w:tab w:val="left" w:pos="1383"/>
        </w:tabs>
        <w:spacing w:before="1"/>
        <w:ind w:left="599"/>
        <w:rPr>
          <w:b w:val="0"/>
          <w:bCs w:val="0"/>
        </w:rPr>
      </w:pPr>
      <w:r>
        <w:rPr>
          <w:b w:val="0"/>
          <w:bCs w:val="0"/>
        </w:rPr>
        <w:t xml:space="preserve">    new_</w:t>
      </w:r>
      <w:proofErr w:type="spellStart"/>
      <w:r>
        <w:rPr>
          <w:b w:val="0"/>
          <w:bCs w:val="0"/>
        </w:rPr>
        <w:t>df</w:t>
      </w:r>
      <w:proofErr w:type="spellEnd"/>
      <w:r>
        <w:rPr>
          <w:b w:val="0"/>
          <w:bCs w:val="0"/>
        </w:rPr>
        <w:t xml:space="preserve">__dummies = </w:t>
      </w:r>
      <w:proofErr w:type="spellStart"/>
      <w:r>
        <w:rPr>
          <w:b w:val="0"/>
          <w:bCs w:val="0"/>
        </w:rPr>
        <w:t>pd.get_</w:t>
      </w:r>
      <w:proofErr w:type="gramStart"/>
      <w:r>
        <w:rPr>
          <w:b w:val="0"/>
          <w:bCs w:val="0"/>
        </w:rPr>
        <w:t>dummies</w:t>
      </w:r>
      <w:proofErr w:type="spellEnd"/>
      <w:r>
        <w:rPr>
          <w:b w:val="0"/>
          <w:bCs w:val="0"/>
        </w:rPr>
        <w:t>(</w:t>
      </w:r>
      <w:proofErr w:type="gramEnd"/>
      <w:r>
        <w:rPr>
          <w:b w:val="0"/>
          <w:bCs w:val="0"/>
        </w:rPr>
        <w:t>df_2[['gender', '</w:t>
      </w:r>
      <w:proofErr w:type="spellStart"/>
      <w:r>
        <w:rPr>
          <w:b w:val="0"/>
          <w:bCs w:val="0"/>
        </w:rPr>
        <w:t>SeniorCitizen</w:t>
      </w:r>
      <w:proofErr w:type="spellEnd"/>
      <w:r>
        <w:rPr>
          <w:b w:val="0"/>
          <w:bCs w:val="0"/>
        </w:rPr>
        <w:t>', 'Partner', 'Dependents', '</w:t>
      </w:r>
      <w:proofErr w:type="spellStart"/>
      <w:r>
        <w:rPr>
          <w:b w:val="0"/>
          <w:bCs w:val="0"/>
        </w:rPr>
        <w:t>PhoneService</w:t>
      </w:r>
      <w:proofErr w:type="spellEnd"/>
      <w:r>
        <w:rPr>
          <w:b w:val="0"/>
          <w:bCs w:val="0"/>
        </w:rPr>
        <w:t>',</w:t>
      </w:r>
    </w:p>
    <w:p w14:paraId="0A65E298" w14:textId="33E266DD"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MultipleLines</w:t>
      </w:r>
      <w:proofErr w:type="spellEnd"/>
      <w:r>
        <w:rPr>
          <w:b w:val="0"/>
          <w:bCs w:val="0"/>
        </w:rPr>
        <w:t>', '</w:t>
      </w:r>
      <w:proofErr w:type="spellStart"/>
      <w:r>
        <w:rPr>
          <w:b w:val="0"/>
          <w:bCs w:val="0"/>
        </w:rPr>
        <w:t>InternetService</w:t>
      </w:r>
      <w:proofErr w:type="spellEnd"/>
      <w:r>
        <w:rPr>
          <w:b w:val="0"/>
          <w:bCs w:val="0"/>
        </w:rPr>
        <w:t>', '</w:t>
      </w:r>
      <w:proofErr w:type="spellStart"/>
      <w:r>
        <w:rPr>
          <w:b w:val="0"/>
          <w:bCs w:val="0"/>
        </w:rPr>
        <w:t>OnlineSecurity</w:t>
      </w:r>
      <w:proofErr w:type="spellEnd"/>
      <w:r>
        <w:rPr>
          <w:b w:val="0"/>
          <w:bCs w:val="0"/>
        </w:rPr>
        <w:t>', '</w:t>
      </w:r>
      <w:proofErr w:type="spellStart"/>
      <w:r>
        <w:rPr>
          <w:b w:val="0"/>
          <w:bCs w:val="0"/>
        </w:rPr>
        <w:t>OnlineBackup</w:t>
      </w:r>
      <w:proofErr w:type="spellEnd"/>
      <w:r>
        <w:rPr>
          <w:b w:val="0"/>
          <w:bCs w:val="0"/>
        </w:rPr>
        <w:t>',</w:t>
      </w:r>
    </w:p>
    <w:p w14:paraId="17F13331" w14:textId="16023FE9"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DeviceProtection</w:t>
      </w:r>
      <w:proofErr w:type="spellEnd"/>
      <w:r>
        <w:rPr>
          <w:b w:val="0"/>
          <w:bCs w:val="0"/>
        </w:rPr>
        <w:t>', '</w:t>
      </w:r>
      <w:proofErr w:type="spellStart"/>
      <w:r>
        <w:rPr>
          <w:b w:val="0"/>
          <w:bCs w:val="0"/>
        </w:rPr>
        <w:t>TechSupport</w:t>
      </w:r>
      <w:proofErr w:type="spellEnd"/>
      <w:r>
        <w:rPr>
          <w:b w:val="0"/>
          <w:bCs w:val="0"/>
        </w:rPr>
        <w:t>', '</w:t>
      </w:r>
      <w:proofErr w:type="spellStart"/>
      <w:r>
        <w:rPr>
          <w:b w:val="0"/>
          <w:bCs w:val="0"/>
        </w:rPr>
        <w:t>StreamingTV</w:t>
      </w:r>
      <w:proofErr w:type="spellEnd"/>
      <w:r>
        <w:rPr>
          <w:b w:val="0"/>
          <w:bCs w:val="0"/>
        </w:rPr>
        <w:t>', '</w:t>
      </w:r>
      <w:proofErr w:type="spellStart"/>
      <w:r>
        <w:rPr>
          <w:b w:val="0"/>
          <w:bCs w:val="0"/>
        </w:rPr>
        <w:t>StreamingMovies</w:t>
      </w:r>
      <w:proofErr w:type="spellEnd"/>
      <w:r>
        <w:rPr>
          <w:b w:val="0"/>
          <w:bCs w:val="0"/>
        </w:rPr>
        <w:t>',</w:t>
      </w:r>
    </w:p>
    <w:p w14:paraId="49CF8603" w14:textId="0D2DD97F" w:rsidR="08CFB420" w:rsidRDefault="08CFB420" w:rsidP="08CFB420">
      <w:pPr>
        <w:pStyle w:val="Heading5"/>
        <w:tabs>
          <w:tab w:val="left" w:pos="1383"/>
        </w:tabs>
        <w:spacing w:before="1"/>
        <w:ind w:left="599"/>
        <w:rPr>
          <w:b w:val="0"/>
          <w:bCs w:val="0"/>
        </w:rPr>
      </w:pPr>
      <w:r>
        <w:rPr>
          <w:b w:val="0"/>
          <w:bCs w:val="0"/>
        </w:rPr>
        <w:t xml:space="preserve">           'Contract', '</w:t>
      </w:r>
      <w:proofErr w:type="spellStart"/>
      <w:r>
        <w:rPr>
          <w:b w:val="0"/>
          <w:bCs w:val="0"/>
        </w:rPr>
        <w:t>PaperlessBilling</w:t>
      </w:r>
      <w:proofErr w:type="spellEnd"/>
      <w:r>
        <w:rPr>
          <w:b w:val="0"/>
          <w:bCs w:val="0"/>
        </w:rPr>
        <w:t>', '</w:t>
      </w:r>
      <w:proofErr w:type="spellStart"/>
      <w:r>
        <w:rPr>
          <w:b w:val="0"/>
          <w:bCs w:val="0"/>
        </w:rPr>
        <w:t>PaymentMethod</w:t>
      </w:r>
      <w:proofErr w:type="spellEnd"/>
      <w:r>
        <w:rPr>
          <w:b w:val="0"/>
          <w:bCs w:val="0"/>
        </w:rPr>
        <w:t>','</w:t>
      </w:r>
      <w:proofErr w:type="spellStart"/>
      <w:r>
        <w:rPr>
          <w:b w:val="0"/>
          <w:bCs w:val="0"/>
        </w:rPr>
        <w:t>tenure_group</w:t>
      </w:r>
      <w:proofErr w:type="spellEnd"/>
      <w:r>
        <w:rPr>
          <w:b w:val="0"/>
          <w:bCs w:val="0"/>
        </w:rPr>
        <w:t>']])</w:t>
      </w:r>
    </w:p>
    <w:p w14:paraId="33937591" w14:textId="0B5F2C2C" w:rsidR="08CFB420" w:rsidRDefault="08CFB420" w:rsidP="08CFB420">
      <w:pPr>
        <w:pStyle w:val="Heading5"/>
        <w:tabs>
          <w:tab w:val="left" w:pos="1383"/>
        </w:tabs>
        <w:spacing w:before="1"/>
        <w:ind w:left="599"/>
        <w:rPr>
          <w:b w:val="0"/>
          <w:bCs w:val="0"/>
        </w:rPr>
      </w:pPr>
      <w:r>
        <w:rPr>
          <w:b w:val="0"/>
          <w:bCs w:val="0"/>
        </w:rPr>
        <w:t xml:space="preserve">    </w:t>
      </w:r>
    </w:p>
    <w:p w14:paraId="739497B6" w14:textId="68C3AE3E" w:rsidR="08CFB420" w:rsidRDefault="08CFB420" w:rsidP="08CFB420">
      <w:pPr>
        <w:pStyle w:val="Heading5"/>
        <w:tabs>
          <w:tab w:val="left" w:pos="1383"/>
        </w:tabs>
        <w:spacing w:before="1"/>
        <w:ind w:left="599"/>
        <w:rPr>
          <w:b w:val="0"/>
          <w:bCs w:val="0"/>
        </w:rPr>
      </w:pPr>
      <w:r>
        <w:rPr>
          <w:b w:val="0"/>
          <w:bCs w:val="0"/>
        </w:rPr>
        <w:lastRenderedPageBreak/>
        <w:t xml:space="preserve">    </w:t>
      </w:r>
    </w:p>
    <w:p w14:paraId="3BE1A63E" w14:textId="6672B88C" w:rsidR="08CFB420" w:rsidRDefault="08CFB420" w:rsidP="08CFB420">
      <w:pPr>
        <w:pStyle w:val="Heading5"/>
        <w:tabs>
          <w:tab w:val="left" w:pos="1383"/>
        </w:tabs>
        <w:spacing w:before="1"/>
        <w:ind w:left="599"/>
        <w:rPr>
          <w:b w:val="0"/>
          <w:bCs w:val="0"/>
        </w:rPr>
      </w:pPr>
      <w:r>
        <w:rPr>
          <w:b w:val="0"/>
          <w:bCs w:val="0"/>
        </w:rPr>
        <w:t xml:space="preserve">    #final_df=</w:t>
      </w:r>
      <w:proofErr w:type="gramStart"/>
      <w:r>
        <w:rPr>
          <w:b w:val="0"/>
          <w:bCs w:val="0"/>
        </w:rPr>
        <w:t>pd.concat</w:t>
      </w:r>
      <w:proofErr w:type="gramEnd"/>
      <w:r>
        <w:rPr>
          <w:b w:val="0"/>
          <w:bCs w:val="0"/>
        </w:rPr>
        <w:t xml:space="preserve">([new_df__dummies, </w:t>
      </w:r>
      <w:proofErr w:type="spellStart"/>
      <w:r>
        <w:rPr>
          <w:b w:val="0"/>
          <w:bCs w:val="0"/>
        </w:rPr>
        <w:t>new_dummy</w:t>
      </w:r>
      <w:proofErr w:type="spellEnd"/>
      <w:r>
        <w:rPr>
          <w:b w:val="0"/>
          <w:bCs w:val="0"/>
        </w:rPr>
        <w:t>], axis=1)</w:t>
      </w:r>
    </w:p>
    <w:p w14:paraId="44A13925" w14:textId="13283644" w:rsidR="08CFB420" w:rsidRDefault="08CFB420" w:rsidP="08CFB420">
      <w:pPr>
        <w:pStyle w:val="Heading5"/>
        <w:tabs>
          <w:tab w:val="left" w:pos="1383"/>
        </w:tabs>
        <w:spacing w:before="1"/>
        <w:ind w:left="599"/>
        <w:rPr>
          <w:b w:val="0"/>
          <w:bCs w:val="0"/>
        </w:rPr>
      </w:pPr>
      <w:r>
        <w:rPr>
          <w:b w:val="0"/>
          <w:bCs w:val="0"/>
        </w:rPr>
        <w:t xml:space="preserve">        </w:t>
      </w:r>
    </w:p>
    <w:p w14:paraId="5D7D3BA9" w14:textId="253F66F6" w:rsidR="08CFB420" w:rsidRDefault="08CFB420" w:rsidP="08CFB420">
      <w:pPr>
        <w:pStyle w:val="Heading5"/>
        <w:tabs>
          <w:tab w:val="left" w:pos="1383"/>
        </w:tabs>
        <w:spacing w:before="1"/>
        <w:ind w:left="599"/>
        <w:rPr>
          <w:b w:val="0"/>
          <w:bCs w:val="0"/>
        </w:rPr>
      </w:pPr>
      <w:r>
        <w:rPr>
          <w:b w:val="0"/>
          <w:bCs w:val="0"/>
        </w:rPr>
        <w:t xml:space="preserve">    </w:t>
      </w:r>
    </w:p>
    <w:p w14:paraId="073A5821" w14:textId="2CC9923C" w:rsidR="08CFB420" w:rsidRDefault="08CFB420" w:rsidP="08CFB420">
      <w:pPr>
        <w:pStyle w:val="Heading5"/>
        <w:tabs>
          <w:tab w:val="left" w:pos="1383"/>
        </w:tabs>
        <w:spacing w:before="1"/>
        <w:ind w:left="599"/>
        <w:rPr>
          <w:b w:val="0"/>
          <w:bCs w:val="0"/>
        </w:rPr>
      </w:pPr>
      <w:r>
        <w:rPr>
          <w:b w:val="0"/>
          <w:bCs w:val="0"/>
        </w:rPr>
        <w:t xml:space="preserve">    single = </w:t>
      </w:r>
      <w:proofErr w:type="spellStart"/>
      <w:proofErr w:type="gramStart"/>
      <w:r>
        <w:rPr>
          <w:b w:val="0"/>
          <w:bCs w:val="0"/>
        </w:rPr>
        <w:t>model.predict</w:t>
      </w:r>
      <w:proofErr w:type="spellEnd"/>
      <w:proofErr w:type="gramEnd"/>
      <w:r>
        <w:rPr>
          <w:b w:val="0"/>
          <w:bCs w:val="0"/>
        </w:rPr>
        <w:t>(new_</w:t>
      </w:r>
      <w:proofErr w:type="spellStart"/>
      <w:r>
        <w:rPr>
          <w:b w:val="0"/>
          <w:bCs w:val="0"/>
        </w:rPr>
        <w:t>df</w:t>
      </w:r>
      <w:proofErr w:type="spellEnd"/>
      <w:r>
        <w:rPr>
          <w:b w:val="0"/>
          <w:bCs w:val="0"/>
        </w:rPr>
        <w:t>__</w:t>
      </w:r>
      <w:proofErr w:type="spellStart"/>
      <w:r>
        <w:rPr>
          <w:b w:val="0"/>
          <w:bCs w:val="0"/>
        </w:rPr>
        <w:t>dummies.tail</w:t>
      </w:r>
      <w:proofErr w:type="spellEnd"/>
      <w:r>
        <w:rPr>
          <w:b w:val="0"/>
          <w:bCs w:val="0"/>
        </w:rPr>
        <w:t>(1))</w:t>
      </w:r>
    </w:p>
    <w:p w14:paraId="57793AB2" w14:textId="062A3BBD" w:rsidR="08CFB420" w:rsidRDefault="08CFB420" w:rsidP="08CFB420">
      <w:pPr>
        <w:pStyle w:val="Heading5"/>
        <w:tabs>
          <w:tab w:val="left" w:pos="1383"/>
        </w:tabs>
        <w:spacing w:before="1"/>
        <w:ind w:left="599"/>
        <w:rPr>
          <w:b w:val="0"/>
          <w:bCs w:val="0"/>
        </w:rPr>
      </w:pPr>
      <w:r>
        <w:rPr>
          <w:b w:val="0"/>
          <w:bCs w:val="0"/>
        </w:rPr>
        <w:t xml:space="preserve">    </w:t>
      </w:r>
      <w:proofErr w:type="spellStart"/>
      <w:r>
        <w:rPr>
          <w:b w:val="0"/>
          <w:bCs w:val="0"/>
        </w:rPr>
        <w:t>probablity</w:t>
      </w:r>
      <w:proofErr w:type="spellEnd"/>
      <w:r>
        <w:rPr>
          <w:b w:val="0"/>
          <w:bCs w:val="0"/>
        </w:rPr>
        <w:t xml:space="preserve"> = </w:t>
      </w:r>
      <w:proofErr w:type="spellStart"/>
      <w:proofErr w:type="gramStart"/>
      <w:r>
        <w:rPr>
          <w:b w:val="0"/>
          <w:bCs w:val="0"/>
        </w:rPr>
        <w:t>model.predict</w:t>
      </w:r>
      <w:proofErr w:type="gramEnd"/>
      <w:r>
        <w:rPr>
          <w:b w:val="0"/>
          <w:bCs w:val="0"/>
        </w:rPr>
        <w:t>_proba</w:t>
      </w:r>
      <w:proofErr w:type="spellEnd"/>
      <w:r>
        <w:rPr>
          <w:b w:val="0"/>
          <w:bCs w:val="0"/>
        </w:rPr>
        <w:t>(new_</w:t>
      </w:r>
      <w:proofErr w:type="spellStart"/>
      <w:r>
        <w:rPr>
          <w:b w:val="0"/>
          <w:bCs w:val="0"/>
        </w:rPr>
        <w:t>df</w:t>
      </w:r>
      <w:proofErr w:type="spellEnd"/>
      <w:r>
        <w:rPr>
          <w:b w:val="0"/>
          <w:bCs w:val="0"/>
        </w:rPr>
        <w:t>__</w:t>
      </w:r>
      <w:proofErr w:type="spellStart"/>
      <w:r>
        <w:rPr>
          <w:b w:val="0"/>
          <w:bCs w:val="0"/>
        </w:rPr>
        <w:t>dummies.tail</w:t>
      </w:r>
      <w:proofErr w:type="spellEnd"/>
      <w:r>
        <w:rPr>
          <w:b w:val="0"/>
          <w:bCs w:val="0"/>
        </w:rPr>
        <w:t>(1))[:,1]</w:t>
      </w:r>
    </w:p>
    <w:p w14:paraId="162188DB" w14:textId="7624963D" w:rsidR="08CFB420" w:rsidRDefault="08CFB420" w:rsidP="08CFB420">
      <w:pPr>
        <w:pStyle w:val="Heading5"/>
        <w:tabs>
          <w:tab w:val="left" w:pos="1383"/>
        </w:tabs>
        <w:spacing w:before="1"/>
        <w:ind w:left="599"/>
        <w:rPr>
          <w:b w:val="0"/>
          <w:bCs w:val="0"/>
        </w:rPr>
      </w:pPr>
      <w:r>
        <w:rPr>
          <w:b w:val="0"/>
          <w:bCs w:val="0"/>
        </w:rPr>
        <w:t xml:space="preserve">    </w:t>
      </w:r>
    </w:p>
    <w:p w14:paraId="3DF3D27F" w14:textId="31FD26D2" w:rsidR="08CFB420" w:rsidRDefault="08CFB420" w:rsidP="08CFB420">
      <w:pPr>
        <w:pStyle w:val="Heading5"/>
        <w:tabs>
          <w:tab w:val="left" w:pos="1383"/>
        </w:tabs>
        <w:spacing w:before="1"/>
        <w:ind w:left="599"/>
        <w:rPr>
          <w:b w:val="0"/>
          <w:bCs w:val="0"/>
        </w:rPr>
      </w:pPr>
      <w:r>
        <w:rPr>
          <w:b w:val="0"/>
          <w:bCs w:val="0"/>
        </w:rPr>
        <w:t xml:space="preserve">    if single==1:</w:t>
      </w:r>
    </w:p>
    <w:p w14:paraId="3DCD6E6A" w14:textId="6497503A" w:rsidR="08CFB420" w:rsidRDefault="08CFB420" w:rsidP="08CFB420">
      <w:pPr>
        <w:pStyle w:val="Heading5"/>
        <w:tabs>
          <w:tab w:val="left" w:pos="1383"/>
        </w:tabs>
        <w:spacing w:before="1"/>
        <w:ind w:left="599"/>
        <w:rPr>
          <w:b w:val="0"/>
          <w:bCs w:val="0"/>
        </w:rPr>
      </w:pPr>
      <w:r>
        <w:rPr>
          <w:b w:val="0"/>
          <w:bCs w:val="0"/>
        </w:rPr>
        <w:t xml:space="preserve">        o1 = "This customer is likely to be churned!!"</w:t>
      </w:r>
    </w:p>
    <w:p w14:paraId="568FB11C" w14:textId="059A0D93" w:rsidR="08CFB420" w:rsidRDefault="08CFB420" w:rsidP="08CFB420">
      <w:pPr>
        <w:pStyle w:val="Heading5"/>
        <w:tabs>
          <w:tab w:val="left" w:pos="1383"/>
        </w:tabs>
        <w:spacing w:before="1"/>
        <w:ind w:left="599"/>
        <w:rPr>
          <w:b w:val="0"/>
          <w:bCs w:val="0"/>
        </w:rPr>
      </w:pPr>
      <w:r>
        <w:rPr>
          <w:b w:val="0"/>
          <w:bCs w:val="0"/>
        </w:rPr>
        <w:t xml:space="preserve">        o2 = "Confidence: {}</w:t>
      </w:r>
      <w:proofErr w:type="gramStart"/>
      <w:r>
        <w:rPr>
          <w:b w:val="0"/>
          <w:bCs w:val="0"/>
        </w:rPr>
        <w:t>".format</w:t>
      </w:r>
      <w:proofErr w:type="gramEnd"/>
      <w:r>
        <w:rPr>
          <w:b w:val="0"/>
          <w:bCs w:val="0"/>
        </w:rPr>
        <w:t>(</w:t>
      </w:r>
      <w:proofErr w:type="spellStart"/>
      <w:r>
        <w:rPr>
          <w:b w:val="0"/>
          <w:bCs w:val="0"/>
        </w:rPr>
        <w:t>probablity</w:t>
      </w:r>
      <w:proofErr w:type="spellEnd"/>
      <w:r>
        <w:rPr>
          <w:b w:val="0"/>
          <w:bCs w:val="0"/>
        </w:rPr>
        <w:t>*100)</w:t>
      </w:r>
    </w:p>
    <w:p w14:paraId="6AB2F6DD" w14:textId="21DE5FC5" w:rsidR="08CFB420" w:rsidRDefault="08CFB420" w:rsidP="08CFB420">
      <w:pPr>
        <w:pStyle w:val="Heading5"/>
        <w:tabs>
          <w:tab w:val="left" w:pos="1383"/>
        </w:tabs>
        <w:spacing w:before="1"/>
        <w:ind w:left="599"/>
        <w:rPr>
          <w:b w:val="0"/>
          <w:bCs w:val="0"/>
        </w:rPr>
      </w:pPr>
      <w:r>
        <w:rPr>
          <w:b w:val="0"/>
          <w:bCs w:val="0"/>
        </w:rPr>
        <w:t xml:space="preserve">    else:</w:t>
      </w:r>
    </w:p>
    <w:p w14:paraId="26005949" w14:textId="77D7F5E9" w:rsidR="08CFB420" w:rsidRDefault="08CFB420" w:rsidP="08CFB420">
      <w:pPr>
        <w:pStyle w:val="Heading5"/>
        <w:tabs>
          <w:tab w:val="left" w:pos="1383"/>
        </w:tabs>
        <w:spacing w:before="1"/>
        <w:ind w:left="599"/>
        <w:rPr>
          <w:b w:val="0"/>
          <w:bCs w:val="0"/>
        </w:rPr>
      </w:pPr>
      <w:r>
        <w:rPr>
          <w:b w:val="0"/>
          <w:bCs w:val="0"/>
        </w:rPr>
        <w:t xml:space="preserve">        o1 = "This customer is likely to continue!!"</w:t>
      </w:r>
    </w:p>
    <w:p w14:paraId="61895380" w14:textId="26AAEA39" w:rsidR="08CFB420" w:rsidRDefault="08CFB420" w:rsidP="08CFB420">
      <w:pPr>
        <w:pStyle w:val="Heading5"/>
        <w:tabs>
          <w:tab w:val="left" w:pos="1383"/>
        </w:tabs>
        <w:spacing w:before="1"/>
        <w:ind w:left="599"/>
        <w:rPr>
          <w:b w:val="0"/>
          <w:bCs w:val="0"/>
        </w:rPr>
      </w:pPr>
      <w:r>
        <w:rPr>
          <w:b w:val="0"/>
          <w:bCs w:val="0"/>
        </w:rPr>
        <w:t xml:space="preserve">        o2 = "Confidence: {}</w:t>
      </w:r>
      <w:proofErr w:type="gramStart"/>
      <w:r>
        <w:rPr>
          <w:b w:val="0"/>
          <w:bCs w:val="0"/>
        </w:rPr>
        <w:t>".format</w:t>
      </w:r>
      <w:proofErr w:type="gramEnd"/>
      <w:r>
        <w:rPr>
          <w:b w:val="0"/>
          <w:bCs w:val="0"/>
        </w:rPr>
        <w:t>(</w:t>
      </w:r>
      <w:proofErr w:type="spellStart"/>
      <w:r>
        <w:rPr>
          <w:b w:val="0"/>
          <w:bCs w:val="0"/>
        </w:rPr>
        <w:t>probablity</w:t>
      </w:r>
      <w:proofErr w:type="spellEnd"/>
      <w:r>
        <w:rPr>
          <w:b w:val="0"/>
          <w:bCs w:val="0"/>
        </w:rPr>
        <w:t>*100)</w:t>
      </w:r>
    </w:p>
    <w:p w14:paraId="6CDE83D4" w14:textId="3C372377" w:rsidR="08CFB420" w:rsidRDefault="08CFB420" w:rsidP="08CFB420">
      <w:pPr>
        <w:pStyle w:val="Heading5"/>
        <w:tabs>
          <w:tab w:val="left" w:pos="1383"/>
        </w:tabs>
        <w:spacing w:before="1"/>
        <w:ind w:left="599"/>
        <w:rPr>
          <w:b w:val="0"/>
          <w:bCs w:val="0"/>
        </w:rPr>
      </w:pPr>
      <w:r>
        <w:rPr>
          <w:b w:val="0"/>
          <w:bCs w:val="0"/>
        </w:rPr>
        <w:t xml:space="preserve">        </w:t>
      </w:r>
    </w:p>
    <w:p w14:paraId="0E13EFFD" w14:textId="6F136051" w:rsidR="08CFB420" w:rsidRDefault="08CFB420" w:rsidP="08CFB420">
      <w:pPr>
        <w:pStyle w:val="Heading5"/>
        <w:tabs>
          <w:tab w:val="left" w:pos="1383"/>
        </w:tabs>
        <w:spacing w:before="1"/>
        <w:ind w:left="599"/>
        <w:rPr>
          <w:b w:val="0"/>
          <w:bCs w:val="0"/>
        </w:rPr>
      </w:pPr>
      <w:r>
        <w:rPr>
          <w:b w:val="0"/>
          <w:bCs w:val="0"/>
        </w:rPr>
        <w:t xml:space="preserve">    return </w:t>
      </w:r>
      <w:proofErr w:type="spellStart"/>
      <w:r>
        <w:rPr>
          <w:b w:val="0"/>
          <w:bCs w:val="0"/>
        </w:rPr>
        <w:t>render_</w:t>
      </w:r>
      <w:proofErr w:type="gramStart"/>
      <w:r>
        <w:rPr>
          <w:b w:val="0"/>
          <w:bCs w:val="0"/>
        </w:rPr>
        <w:t>template</w:t>
      </w:r>
      <w:proofErr w:type="spellEnd"/>
      <w:r>
        <w:rPr>
          <w:b w:val="0"/>
          <w:bCs w:val="0"/>
        </w:rPr>
        <w:t>(</w:t>
      </w:r>
      <w:proofErr w:type="gramEnd"/>
      <w:r>
        <w:rPr>
          <w:b w:val="0"/>
          <w:bCs w:val="0"/>
        </w:rPr>
        <w:t xml:space="preserve">'home.html', output1=o1, output2=o2, </w:t>
      </w:r>
    </w:p>
    <w:p w14:paraId="0DB261C2" w14:textId="06BC3D78" w:rsidR="08CFB420" w:rsidRDefault="08CFB420" w:rsidP="08CFB420">
      <w:pPr>
        <w:pStyle w:val="Heading5"/>
        <w:tabs>
          <w:tab w:val="left" w:pos="1383"/>
        </w:tabs>
        <w:spacing w:before="1"/>
        <w:ind w:left="599"/>
        <w:rPr>
          <w:b w:val="0"/>
          <w:bCs w:val="0"/>
        </w:rPr>
      </w:pPr>
      <w:r>
        <w:rPr>
          <w:b w:val="0"/>
          <w:bCs w:val="0"/>
        </w:rPr>
        <w:t xml:space="preserve">                           query1 = </w:t>
      </w:r>
      <w:proofErr w:type="spellStart"/>
      <w:proofErr w:type="gramStart"/>
      <w:r>
        <w:rPr>
          <w:b w:val="0"/>
          <w:bCs w:val="0"/>
        </w:rPr>
        <w:t>request.form</w:t>
      </w:r>
      <w:proofErr w:type="spellEnd"/>
      <w:proofErr w:type="gramEnd"/>
      <w:r>
        <w:rPr>
          <w:b w:val="0"/>
          <w:bCs w:val="0"/>
        </w:rPr>
        <w:t xml:space="preserve">['query1'], </w:t>
      </w:r>
    </w:p>
    <w:p w14:paraId="3863CEA2" w14:textId="1E4B7870" w:rsidR="08CFB420" w:rsidRDefault="08CFB420" w:rsidP="08CFB420">
      <w:pPr>
        <w:pStyle w:val="Heading5"/>
        <w:tabs>
          <w:tab w:val="left" w:pos="1383"/>
        </w:tabs>
        <w:spacing w:before="1"/>
        <w:ind w:left="599"/>
        <w:rPr>
          <w:b w:val="0"/>
          <w:bCs w:val="0"/>
        </w:rPr>
      </w:pPr>
      <w:r>
        <w:rPr>
          <w:b w:val="0"/>
          <w:bCs w:val="0"/>
        </w:rPr>
        <w:t xml:space="preserve">                           query2 = </w:t>
      </w:r>
      <w:proofErr w:type="spellStart"/>
      <w:proofErr w:type="gramStart"/>
      <w:r>
        <w:rPr>
          <w:b w:val="0"/>
          <w:bCs w:val="0"/>
        </w:rPr>
        <w:t>request.form</w:t>
      </w:r>
      <w:proofErr w:type="spellEnd"/>
      <w:proofErr w:type="gramEnd"/>
      <w:r>
        <w:rPr>
          <w:b w:val="0"/>
          <w:bCs w:val="0"/>
        </w:rPr>
        <w:t>['query2'],</w:t>
      </w:r>
    </w:p>
    <w:p w14:paraId="71946B5E" w14:textId="72A890F1" w:rsidR="08CFB420" w:rsidRDefault="08CFB420" w:rsidP="08CFB420">
      <w:pPr>
        <w:pStyle w:val="Heading5"/>
        <w:tabs>
          <w:tab w:val="left" w:pos="1383"/>
        </w:tabs>
        <w:spacing w:before="1"/>
        <w:ind w:left="599"/>
        <w:rPr>
          <w:b w:val="0"/>
          <w:bCs w:val="0"/>
        </w:rPr>
      </w:pPr>
      <w:r>
        <w:rPr>
          <w:b w:val="0"/>
          <w:bCs w:val="0"/>
        </w:rPr>
        <w:t xml:space="preserve">                           query3 = </w:t>
      </w:r>
      <w:proofErr w:type="spellStart"/>
      <w:proofErr w:type="gramStart"/>
      <w:r>
        <w:rPr>
          <w:b w:val="0"/>
          <w:bCs w:val="0"/>
        </w:rPr>
        <w:t>request.form</w:t>
      </w:r>
      <w:proofErr w:type="spellEnd"/>
      <w:proofErr w:type="gramEnd"/>
      <w:r>
        <w:rPr>
          <w:b w:val="0"/>
          <w:bCs w:val="0"/>
        </w:rPr>
        <w:t>['query3'],</w:t>
      </w:r>
    </w:p>
    <w:p w14:paraId="03351676" w14:textId="084012CD" w:rsidR="08CFB420" w:rsidRDefault="08CFB420" w:rsidP="08CFB420">
      <w:pPr>
        <w:pStyle w:val="Heading5"/>
        <w:tabs>
          <w:tab w:val="left" w:pos="1383"/>
        </w:tabs>
        <w:spacing w:before="1"/>
        <w:ind w:left="599"/>
        <w:rPr>
          <w:b w:val="0"/>
          <w:bCs w:val="0"/>
        </w:rPr>
      </w:pPr>
      <w:r>
        <w:rPr>
          <w:b w:val="0"/>
          <w:bCs w:val="0"/>
        </w:rPr>
        <w:t xml:space="preserve">                           query4 = </w:t>
      </w:r>
      <w:proofErr w:type="spellStart"/>
      <w:proofErr w:type="gramStart"/>
      <w:r>
        <w:rPr>
          <w:b w:val="0"/>
          <w:bCs w:val="0"/>
        </w:rPr>
        <w:t>request.form</w:t>
      </w:r>
      <w:proofErr w:type="spellEnd"/>
      <w:proofErr w:type="gramEnd"/>
      <w:r>
        <w:rPr>
          <w:b w:val="0"/>
          <w:bCs w:val="0"/>
        </w:rPr>
        <w:t>['query4'],</w:t>
      </w:r>
    </w:p>
    <w:p w14:paraId="01E397C5" w14:textId="357CED65" w:rsidR="08CFB420" w:rsidRDefault="08CFB420" w:rsidP="08CFB420">
      <w:pPr>
        <w:pStyle w:val="Heading5"/>
        <w:tabs>
          <w:tab w:val="left" w:pos="1383"/>
        </w:tabs>
        <w:spacing w:before="1"/>
        <w:ind w:left="599"/>
        <w:rPr>
          <w:b w:val="0"/>
          <w:bCs w:val="0"/>
        </w:rPr>
      </w:pPr>
      <w:r>
        <w:rPr>
          <w:b w:val="0"/>
          <w:bCs w:val="0"/>
        </w:rPr>
        <w:t xml:space="preserve">                           query5 = </w:t>
      </w:r>
      <w:proofErr w:type="spellStart"/>
      <w:proofErr w:type="gramStart"/>
      <w:r>
        <w:rPr>
          <w:b w:val="0"/>
          <w:bCs w:val="0"/>
        </w:rPr>
        <w:t>request.form</w:t>
      </w:r>
      <w:proofErr w:type="spellEnd"/>
      <w:proofErr w:type="gramEnd"/>
      <w:r>
        <w:rPr>
          <w:b w:val="0"/>
          <w:bCs w:val="0"/>
        </w:rPr>
        <w:t xml:space="preserve">['query5'], </w:t>
      </w:r>
    </w:p>
    <w:p w14:paraId="401DA65D" w14:textId="7298294E" w:rsidR="08CFB420" w:rsidRDefault="08CFB420" w:rsidP="08CFB420">
      <w:pPr>
        <w:pStyle w:val="Heading5"/>
        <w:tabs>
          <w:tab w:val="left" w:pos="1383"/>
        </w:tabs>
        <w:spacing w:before="1"/>
        <w:ind w:left="599"/>
        <w:rPr>
          <w:b w:val="0"/>
          <w:bCs w:val="0"/>
        </w:rPr>
      </w:pPr>
      <w:r>
        <w:rPr>
          <w:b w:val="0"/>
          <w:bCs w:val="0"/>
        </w:rPr>
        <w:t xml:space="preserve">                           query6 = </w:t>
      </w:r>
      <w:proofErr w:type="spellStart"/>
      <w:proofErr w:type="gramStart"/>
      <w:r>
        <w:rPr>
          <w:b w:val="0"/>
          <w:bCs w:val="0"/>
        </w:rPr>
        <w:t>request.form</w:t>
      </w:r>
      <w:proofErr w:type="spellEnd"/>
      <w:proofErr w:type="gramEnd"/>
      <w:r>
        <w:rPr>
          <w:b w:val="0"/>
          <w:bCs w:val="0"/>
        </w:rPr>
        <w:t xml:space="preserve">['query6'], </w:t>
      </w:r>
    </w:p>
    <w:p w14:paraId="60CC5E45" w14:textId="2F4744FE" w:rsidR="08CFB420" w:rsidRDefault="08CFB420" w:rsidP="08CFB420">
      <w:pPr>
        <w:pStyle w:val="Heading5"/>
        <w:tabs>
          <w:tab w:val="left" w:pos="1383"/>
        </w:tabs>
        <w:spacing w:before="1"/>
        <w:ind w:left="599"/>
        <w:rPr>
          <w:b w:val="0"/>
          <w:bCs w:val="0"/>
        </w:rPr>
      </w:pPr>
      <w:r>
        <w:rPr>
          <w:b w:val="0"/>
          <w:bCs w:val="0"/>
        </w:rPr>
        <w:t xml:space="preserve">                           query7 = </w:t>
      </w:r>
      <w:proofErr w:type="spellStart"/>
      <w:proofErr w:type="gramStart"/>
      <w:r>
        <w:rPr>
          <w:b w:val="0"/>
          <w:bCs w:val="0"/>
        </w:rPr>
        <w:t>request.form</w:t>
      </w:r>
      <w:proofErr w:type="spellEnd"/>
      <w:proofErr w:type="gramEnd"/>
      <w:r>
        <w:rPr>
          <w:b w:val="0"/>
          <w:bCs w:val="0"/>
        </w:rPr>
        <w:t xml:space="preserve">['query7'], </w:t>
      </w:r>
    </w:p>
    <w:p w14:paraId="00151E4C" w14:textId="687A1DEA" w:rsidR="08CFB420" w:rsidRDefault="08CFB420" w:rsidP="08CFB420">
      <w:pPr>
        <w:pStyle w:val="Heading5"/>
        <w:tabs>
          <w:tab w:val="left" w:pos="1383"/>
        </w:tabs>
        <w:spacing w:before="1"/>
        <w:ind w:left="599"/>
        <w:rPr>
          <w:b w:val="0"/>
          <w:bCs w:val="0"/>
        </w:rPr>
      </w:pPr>
      <w:r>
        <w:rPr>
          <w:b w:val="0"/>
          <w:bCs w:val="0"/>
        </w:rPr>
        <w:t xml:space="preserve">                           query8 = </w:t>
      </w:r>
      <w:proofErr w:type="spellStart"/>
      <w:proofErr w:type="gramStart"/>
      <w:r>
        <w:rPr>
          <w:b w:val="0"/>
          <w:bCs w:val="0"/>
        </w:rPr>
        <w:t>request.form</w:t>
      </w:r>
      <w:proofErr w:type="spellEnd"/>
      <w:proofErr w:type="gramEnd"/>
      <w:r>
        <w:rPr>
          <w:b w:val="0"/>
          <w:bCs w:val="0"/>
        </w:rPr>
        <w:t xml:space="preserve">['query8'], </w:t>
      </w:r>
    </w:p>
    <w:p w14:paraId="20FE0BC4" w14:textId="554A4724" w:rsidR="08CFB420" w:rsidRDefault="08CFB420" w:rsidP="08CFB420">
      <w:pPr>
        <w:pStyle w:val="Heading5"/>
        <w:tabs>
          <w:tab w:val="left" w:pos="1383"/>
        </w:tabs>
        <w:spacing w:before="1"/>
        <w:ind w:left="599"/>
        <w:rPr>
          <w:b w:val="0"/>
          <w:bCs w:val="0"/>
        </w:rPr>
      </w:pPr>
      <w:r>
        <w:rPr>
          <w:b w:val="0"/>
          <w:bCs w:val="0"/>
        </w:rPr>
        <w:t xml:space="preserve">                           query9 = </w:t>
      </w:r>
      <w:proofErr w:type="spellStart"/>
      <w:proofErr w:type="gramStart"/>
      <w:r>
        <w:rPr>
          <w:b w:val="0"/>
          <w:bCs w:val="0"/>
        </w:rPr>
        <w:t>request.form</w:t>
      </w:r>
      <w:proofErr w:type="spellEnd"/>
      <w:proofErr w:type="gramEnd"/>
      <w:r>
        <w:rPr>
          <w:b w:val="0"/>
          <w:bCs w:val="0"/>
        </w:rPr>
        <w:t xml:space="preserve">['query9'], </w:t>
      </w:r>
    </w:p>
    <w:p w14:paraId="2776F6CF" w14:textId="5CEE8AF2" w:rsidR="08CFB420" w:rsidRDefault="08CFB420" w:rsidP="08CFB420">
      <w:pPr>
        <w:pStyle w:val="Heading5"/>
        <w:tabs>
          <w:tab w:val="left" w:pos="1383"/>
        </w:tabs>
        <w:spacing w:before="1"/>
        <w:ind w:left="599"/>
        <w:rPr>
          <w:b w:val="0"/>
          <w:bCs w:val="0"/>
        </w:rPr>
      </w:pPr>
      <w:r>
        <w:rPr>
          <w:b w:val="0"/>
          <w:bCs w:val="0"/>
        </w:rPr>
        <w:t xml:space="preserve">                           query10 = </w:t>
      </w:r>
      <w:proofErr w:type="spellStart"/>
      <w:proofErr w:type="gramStart"/>
      <w:r>
        <w:rPr>
          <w:b w:val="0"/>
          <w:bCs w:val="0"/>
        </w:rPr>
        <w:t>request.form</w:t>
      </w:r>
      <w:proofErr w:type="spellEnd"/>
      <w:proofErr w:type="gramEnd"/>
      <w:r>
        <w:rPr>
          <w:b w:val="0"/>
          <w:bCs w:val="0"/>
        </w:rPr>
        <w:t xml:space="preserve">['query10'], </w:t>
      </w:r>
    </w:p>
    <w:p w14:paraId="0BAC6B37" w14:textId="4183F12E" w:rsidR="08CFB420" w:rsidRDefault="08CFB420" w:rsidP="08CFB420">
      <w:pPr>
        <w:pStyle w:val="Heading5"/>
        <w:tabs>
          <w:tab w:val="left" w:pos="1383"/>
        </w:tabs>
        <w:spacing w:before="1"/>
        <w:ind w:left="599"/>
        <w:rPr>
          <w:b w:val="0"/>
          <w:bCs w:val="0"/>
        </w:rPr>
      </w:pPr>
      <w:r>
        <w:rPr>
          <w:b w:val="0"/>
          <w:bCs w:val="0"/>
        </w:rPr>
        <w:t xml:space="preserve">                           query11 = </w:t>
      </w:r>
      <w:proofErr w:type="spellStart"/>
      <w:proofErr w:type="gramStart"/>
      <w:r>
        <w:rPr>
          <w:b w:val="0"/>
          <w:bCs w:val="0"/>
        </w:rPr>
        <w:t>request.form</w:t>
      </w:r>
      <w:proofErr w:type="spellEnd"/>
      <w:proofErr w:type="gramEnd"/>
      <w:r>
        <w:rPr>
          <w:b w:val="0"/>
          <w:bCs w:val="0"/>
        </w:rPr>
        <w:t xml:space="preserve">['query11'], </w:t>
      </w:r>
    </w:p>
    <w:p w14:paraId="217E2B87" w14:textId="092ACD4E" w:rsidR="08CFB420" w:rsidRDefault="08CFB420" w:rsidP="08CFB420">
      <w:pPr>
        <w:pStyle w:val="Heading5"/>
        <w:tabs>
          <w:tab w:val="left" w:pos="1383"/>
        </w:tabs>
        <w:spacing w:before="1"/>
        <w:ind w:left="599"/>
        <w:rPr>
          <w:b w:val="0"/>
          <w:bCs w:val="0"/>
        </w:rPr>
      </w:pPr>
      <w:r>
        <w:rPr>
          <w:b w:val="0"/>
          <w:bCs w:val="0"/>
        </w:rPr>
        <w:t xml:space="preserve">                           query12 = </w:t>
      </w:r>
      <w:proofErr w:type="spellStart"/>
      <w:proofErr w:type="gramStart"/>
      <w:r>
        <w:rPr>
          <w:b w:val="0"/>
          <w:bCs w:val="0"/>
        </w:rPr>
        <w:t>request.form</w:t>
      </w:r>
      <w:proofErr w:type="spellEnd"/>
      <w:proofErr w:type="gramEnd"/>
      <w:r>
        <w:rPr>
          <w:b w:val="0"/>
          <w:bCs w:val="0"/>
        </w:rPr>
        <w:t xml:space="preserve">['query12'], </w:t>
      </w:r>
    </w:p>
    <w:p w14:paraId="709123CC" w14:textId="7EDC746E" w:rsidR="08CFB420" w:rsidRDefault="08CFB420" w:rsidP="08CFB420">
      <w:pPr>
        <w:pStyle w:val="Heading5"/>
        <w:tabs>
          <w:tab w:val="left" w:pos="1383"/>
        </w:tabs>
        <w:spacing w:before="1"/>
        <w:ind w:left="599"/>
        <w:rPr>
          <w:b w:val="0"/>
          <w:bCs w:val="0"/>
        </w:rPr>
      </w:pPr>
      <w:r>
        <w:rPr>
          <w:b w:val="0"/>
          <w:bCs w:val="0"/>
        </w:rPr>
        <w:t xml:space="preserve">                           query13 = </w:t>
      </w:r>
      <w:proofErr w:type="spellStart"/>
      <w:proofErr w:type="gramStart"/>
      <w:r>
        <w:rPr>
          <w:b w:val="0"/>
          <w:bCs w:val="0"/>
        </w:rPr>
        <w:t>request.form</w:t>
      </w:r>
      <w:proofErr w:type="spellEnd"/>
      <w:proofErr w:type="gramEnd"/>
      <w:r>
        <w:rPr>
          <w:b w:val="0"/>
          <w:bCs w:val="0"/>
        </w:rPr>
        <w:t xml:space="preserve">['query13'], </w:t>
      </w:r>
    </w:p>
    <w:p w14:paraId="6F8475BD" w14:textId="76DB662F" w:rsidR="08CFB420" w:rsidRDefault="08CFB420" w:rsidP="08CFB420">
      <w:pPr>
        <w:pStyle w:val="Heading5"/>
        <w:tabs>
          <w:tab w:val="left" w:pos="1383"/>
        </w:tabs>
        <w:spacing w:before="1"/>
        <w:ind w:left="599"/>
        <w:rPr>
          <w:b w:val="0"/>
          <w:bCs w:val="0"/>
        </w:rPr>
      </w:pPr>
      <w:r>
        <w:rPr>
          <w:b w:val="0"/>
          <w:bCs w:val="0"/>
        </w:rPr>
        <w:t xml:space="preserve">                           query14 = </w:t>
      </w:r>
      <w:proofErr w:type="spellStart"/>
      <w:proofErr w:type="gramStart"/>
      <w:r>
        <w:rPr>
          <w:b w:val="0"/>
          <w:bCs w:val="0"/>
        </w:rPr>
        <w:t>request.form</w:t>
      </w:r>
      <w:proofErr w:type="spellEnd"/>
      <w:proofErr w:type="gramEnd"/>
      <w:r>
        <w:rPr>
          <w:b w:val="0"/>
          <w:bCs w:val="0"/>
        </w:rPr>
        <w:t xml:space="preserve">['query14'], </w:t>
      </w:r>
    </w:p>
    <w:p w14:paraId="02EDDEC1" w14:textId="146126BF" w:rsidR="08CFB420" w:rsidRDefault="08CFB420" w:rsidP="08CFB420">
      <w:pPr>
        <w:pStyle w:val="Heading5"/>
        <w:tabs>
          <w:tab w:val="left" w:pos="1383"/>
        </w:tabs>
        <w:spacing w:before="1"/>
        <w:ind w:left="599"/>
        <w:rPr>
          <w:b w:val="0"/>
          <w:bCs w:val="0"/>
        </w:rPr>
      </w:pPr>
      <w:r>
        <w:rPr>
          <w:b w:val="0"/>
          <w:bCs w:val="0"/>
        </w:rPr>
        <w:t xml:space="preserve">                           query15 = </w:t>
      </w:r>
      <w:proofErr w:type="spellStart"/>
      <w:proofErr w:type="gramStart"/>
      <w:r>
        <w:rPr>
          <w:b w:val="0"/>
          <w:bCs w:val="0"/>
        </w:rPr>
        <w:t>request.form</w:t>
      </w:r>
      <w:proofErr w:type="spellEnd"/>
      <w:proofErr w:type="gramEnd"/>
      <w:r>
        <w:rPr>
          <w:b w:val="0"/>
          <w:bCs w:val="0"/>
        </w:rPr>
        <w:t xml:space="preserve">['query15'], </w:t>
      </w:r>
    </w:p>
    <w:p w14:paraId="1AFD7FBB" w14:textId="4308B7CE" w:rsidR="08CFB420" w:rsidRDefault="08CFB420" w:rsidP="08CFB420">
      <w:pPr>
        <w:pStyle w:val="Heading5"/>
        <w:tabs>
          <w:tab w:val="left" w:pos="1383"/>
        </w:tabs>
        <w:spacing w:before="1"/>
        <w:ind w:left="599"/>
        <w:rPr>
          <w:b w:val="0"/>
          <w:bCs w:val="0"/>
        </w:rPr>
      </w:pPr>
      <w:r>
        <w:rPr>
          <w:b w:val="0"/>
          <w:bCs w:val="0"/>
        </w:rPr>
        <w:t xml:space="preserve">                           query16 = </w:t>
      </w:r>
      <w:proofErr w:type="spellStart"/>
      <w:proofErr w:type="gramStart"/>
      <w:r>
        <w:rPr>
          <w:b w:val="0"/>
          <w:bCs w:val="0"/>
        </w:rPr>
        <w:t>request.form</w:t>
      </w:r>
      <w:proofErr w:type="spellEnd"/>
      <w:proofErr w:type="gramEnd"/>
      <w:r>
        <w:rPr>
          <w:b w:val="0"/>
          <w:bCs w:val="0"/>
        </w:rPr>
        <w:t xml:space="preserve">['query16'], </w:t>
      </w:r>
    </w:p>
    <w:p w14:paraId="10B94653" w14:textId="57309BDD" w:rsidR="08CFB420" w:rsidRDefault="08CFB420" w:rsidP="08CFB420">
      <w:pPr>
        <w:pStyle w:val="Heading5"/>
        <w:tabs>
          <w:tab w:val="left" w:pos="1383"/>
        </w:tabs>
        <w:spacing w:before="1"/>
        <w:ind w:left="599"/>
        <w:rPr>
          <w:b w:val="0"/>
          <w:bCs w:val="0"/>
        </w:rPr>
      </w:pPr>
      <w:r>
        <w:rPr>
          <w:b w:val="0"/>
          <w:bCs w:val="0"/>
        </w:rPr>
        <w:t xml:space="preserve">                           query17 = </w:t>
      </w:r>
      <w:proofErr w:type="spellStart"/>
      <w:proofErr w:type="gramStart"/>
      <w:r>
        <w:rPr>
          <w:b w:val="0"/>
          <w:bCs w:val="0"/>
        </w:rPr>
        <w:t>request.form</w:t>
      </w:r>
      <w:proofErr w:type="spellEnd"/>
      <w:proofErr w:type="gramEnd"/>
      <w:r>
        <w:rPr>
          <w:b w:val="0"/>
          <w:bCs w:val="0"/>
        </w:rPr>
        <w:t>['query17'],</w:t>
      </w:r>
    </w:p>
    <w:p w14:paraId="633AFE22" w14:textId="6D89A0A2" w:rsidR="08CFB420" w:rsidRDefault="08CFB420" w:rsidP="08CFB420">
      <w:pPr>
        <w:pStyle w:val="Heading5"/>
        <w:tabs>
          <w:tab w:val="left" w:pos="1383"/>
        </w:tabs>
        <w:spacing w:before="1"/>
        <w:ind w:left="599"/>
        <w:rPr>
          <w:b w:val="0"/>
          <w:bCs w:val="0"/>
        </w:rPr>
      </w:pPr>
      <w:r>
        <w:rPr>
          <w:b w:val="0"/>
          <w:bCs w:val="0"/>
        </w:rPr>
        <w:t xml:space="preserve">                           query18 = </w:t>
      </w:r>
      <w:proofErr w:type="spellStart"/>
      <w:proofErr w:type="gramStart"/>
      <w:r>
        <w:rPr>
          <w:b w:val="0"/>
          <w:bCs w:val="0"/>
        </w:rPr>
        <w:t>request.form</w:t>
      </w:r>
      <w:proofErr w:type="spellEnd"/>
      <w:proofErr w:type="gramEnd"/>
      <w:r>
        <w:rPr>
          <w:b w:val="0"/>
          <w:bCs w:val="0"/>
        </w:rPr>
        <w:t xml:space="preserve">['query18'], </w:t>
      </w:r>
    </w:p>
    <w:p w14:paraId="3E375749" w14:textId="5487D868" w:rsidR="08CFB420" w:rsidRDefault="08CFB420" w:rsidP="08CFB420">
      <w:pPr>
        <w:pStyle w:val="Heading5"/>
        <w:tabs>
          <w:tab w:val="left" w:pos="1383"/>
        </w:tabs>
        <w:spacing w:before="1"/>
        <w:ind w:left="599"/>
        <w:rPr>
          <w:b w:val="0"/>
          <w:bCs w:val="0"/>
        </w:rPr>
      </w:pPr>
      <w:r>
        <w:rPr>
          <w:b w:val="0"/>
          <w:bCs w:val="0"/>
        </w:rPr>
        <w:t xml:space="preserve">                           query19 = </w:t>
      </w:r>
      <w:proofErr w:type="spellStart"/>
      <w:proofErr w:type="gramStart"/>
      <w:r>
        <w:rPr>
          <w:b w:val="0"/>
          <w:bCs w:val="0"/>
        </w:rPr>
        <w:t>request.form</w:t>
      </w:r>
      <w:proofErr w:type="spellEnd"/>
      <w:proofErr w:type="gramEnd"/>
      <w:r>
        <w:rPr>
          <w:b w:val="0"/>
          <w:bCs w:val="0"/>
        </w:rPr>
        <w:t>['query19'])</w:t>
      </w:r>
    </w:p>
    <w:p w14:paraId="77DC22A5" w14:textId="0C42679C" w:rsidR="08CFB420" w:rsidRDefault="08CFB420" w:rsidP="08CFB420">
      <w:pPr>
        <w:pStyle w:val="Heading5"/>
        <w:tabs>
          <w:tab w:val="left" w:pos="1383"/>
        </w:tabs>
        <w:spacing w:before="1"/>
        <w:ind w:left="599"/>
        <w:rPr>
          <w:b w:val="0"/>
          <w:bCs w:val="0"/>
        </w:rPr>
      </w:pPr>
      <w:r>
        <w:rPr>
          <w:b w:val="0"/>
          <w:bCs w:val="0"/>
        </w:rPr>
        <w:t xml:space="preserve">    </w:t>
      </w:r>
    </w:p>
    <w:p w14:paraId="735C5F97" w14:textId="07A27E91" w:rsidR="08CFB420" w:rsidRDefault="08CFB420" w:rsidP="08CFB420">
      <w:pPr>
        <w:pStyle w:val="Heading5"/>
        <w:tabs>
          <w:tab w:val="left" w:pos="1383"/>
        </w:tabs>
        <w:spacing w:before="1"/>
        <w:ind w:left="599"/>
        <w:rPr>
          <w:b w:val="0"/>
          <w:bCs w:val="0"/>
        </w:rPr>
      </w:pPr>
      <w:proofErr w:type="spellStart"/>
      <w:proofErr w:type="gramStart"/>
      <w:r>
        <w:rPr>
          <w:b w:val="0"/>
          <w:bCs w:val="0"/>
        </w:rPr>
        <w:t>app.run</w:t>
      </w:r>
      <w:proofErr w:type="spellEnd"/>
      <w:r>
        <w:rPr>
          <w:b w:val="0"/>
          <w:bCs w:val="0"/>
        </w:rPr>
        <w:t>(</w:t>
      </w:r>
      <w:proofErr w:type="gramEnd"/>
      <w:r>
        <w:rPr>
          <w:b w:val="0"/>
          <w:bCs w:val="0"/>
        </w:rPr>
        <w:t>)</w:t>
      </w:r>
    </w:p>
    <w:p w14:paraId="15E3BA59" w14:textId="4E10B732" w:rsidR="005E563A" w:rsidRDefault="08CFB420" w:rsidP="261640DB">
      <w:pPr>
        <w:pStyle w:val="BodyText"/>
        <w:rPr>
          <w:sz w:val="26"/>
          <w:szCs w:val="26"/>
        </w:rPr>
      </w:pPr>
      <w:r w:rsidRPr="08CFB420">
        <w:rPr>
          <w:sz w:val="26"/>
          <w:szCs w:val="26"/>
        </w:rPr>
        <w:t xml:space="preserve">                   </w:t>
      </w:r>
    </w:p>
    <w:p w14:paraId="670F4200" w14:textId="215CDA46" w:rsidR="261640DB" w:rsidRDefault="261640DB" w:rsidP="261640DB">
      <w:pPr>
        <w:pStyle w:val="BodyText"/>
        <w:rPr>
          <w:sz w:val="26"/>
          <w:szCs w:val="26"/>
        </w:rPr>
      </w:pPr>
    </w:p>
    <w:p w14:paraId="2E2800D6" w14:textId="53D46804" w:rsidR="261640DB" w:rsidRDefault="261640DB" w:rsidP="261640DB">
      <w:pPr>
        <w:pStyle w:val="BodyText"/>
        <w:rPr>
          <w:sz w:val="26"/>
          <w:szCs w:val="26"/>
        </w:rPr>
      </w:pPr>
    </w:p>
    <w:p w14:paraId="7ABD6DD8" w14:textId="3304880C" w:rsidR="261640DB" w:rsidRDefault="261640DB" w:rsidP="261640DB">
      <w:pPr>
        <w:pStyle w:val="BodyText"/>
        <w:rPr>
          <w:sz w:val="26"/>
          <w:szCs w:val="26"/>
        </w:rPr>
      </w:pPr>
    </w:p>
    <w:p w14:paraId="7D4C1371" w14:textId="46B329BE" w:rsidR="005E563A" w:rsidRDefault="08CFB420" w:rsidP="0085029D">
      <w:pPr>
        <w:pStyle w:val="BodyText"/>
        <w:rPr>
          <w:b/>
          <w:bCs/>
          <w:sz w:val="32"/>
          <w:szCs w:val="32"/>
        </w:rPr>
      </w:pPr>
      <w:r w:rsidRPr="08CFB420">
        <w:rPr>
          <w:sz w:val="26"/>
          <w:szCs w:val="26"/>
        </w:rPr>
        <w:t xml:space="preserve">               </w:t>
      </w:r>
    </w:p>
    <w:p w14:paraId="761EF3BC" w14:textId="3979FB59" w:rsidR="005E563A" w:rsidRDefault="005E563A" w:rsidP="08CFB420">
      <w:pPr>
        <w:spacing w:before="86" w:line="408" w:lineRule="auto"/>
        <w:rPr>
          <w:b/>
          <w:bCs/>
          <w:sz w:val="32"/>
          <w:szCs w:val="32"/>
        </w:rPr>
      </w:pPr>
    </w:p>
    <w:p w14:paraId="39E5144F" w14:textId="06D955A7" w:rsidR="005E563A" w:rsidRDefault="005E563A" w:rsidP="08CFB420">
      <w:pPr>
        <w:spacing w:before="86" w:line="408" w:lineRule="auto"/>
        <w:rPr>
          <w:b/>
          <w:bCs/>
          <w:sz w:val="32"/>
          <w:szCs w:val="32"/>
        </w:rPr>
      </w:pPr>
    </w:p>
    <w:p w14:paraId="2E2878AB" w14:textId="7C2FF6F9" w:rsidR="005E563A" w:rsidRDefault="005E563A" w:rsidP="08CFB420">
      <w:pPr>
        <w:spacing w:before="86" w:line="408" w:lineRule="auto"/>
        <w:rPr>
          <w:b/>
          <w:bCs/>
          <w:sz w:val="32"/>
          <w:szCs w:val="32"/>
        </w:rPr>
      </w:pPr>
    </w:p>
    <w:p w14:paraId="7ACF2459" w14:textId="2A8D502D" w:rsidR="005E563A" w:rsidRDefault="005E563A" w:rsidP="08CFB420">
      <w:pPr>
        <w:spacing w:before="86" w:line="408" w:lineRule="auto"/>
        <w:rPr>
          <w:b/>
          <w:bCs/>
          <w:sz w:val="32"/>
          <w:szCs w:val="32"/>
        </w:rPr>
      </w:pPr>
    </w:p>
    <w:p w14:paraId="4BEB1355" w14:textId="69FE978B" w:rsidR="005E563A" w:rsidRDefault="005E563A" w:rsidP="08CFB420">
      <w:pPr>
        <w:spacing w:before="86" w:line="408" w:lineRule="auto"/>
        <w:rPr>
          <w:b/>
          <w:bCs/>
          <w:sz w:val="32"/>
          <w:szCs w:val="32"/>
        </w:rPr>
      </w:pPr>
    </w:p>
    <w:p w14:paraId="154F8BEF" w14:textId="364CC84A" w:rsidR="005E563A" w:rsidRDefault="005E563A" w:rsidP="08CFB420">
      <w:pPr>
        <w:spacing w:before="86" w:line="408" w:lineRule="auto"/>
        <w:rPr>
          <w:b/>
          <w:bCs/>
          <w:sz w:val="32"/>
          <w:szCs w:val="32"/>
        </w:rPr>
      </w:pPr>
    </w:p>
    <w:p w14:paraId="6BCF0CA3" w14:textId="54295917" w:rsidR="005E563A" w:rsidRDefault="005E563A" w:rsidP="08CFB420">
      <w:pPr>
        <w:spacing w:before="86" w:line="408" w:lineRule="auto"/>
        <w:rPr>
          <w:b/>
          <w:bCs/>
          <w:sz w:val="32"/>
          <w:szCs w:val="32"/>
        </w:rPr>
      </w:pPr>
    </w:p>
    <w:p w14:paraId="0E25FC82" w14:textId="48F91C1A" w:rsidR="005E563A" w:rsidRPr="00B8523C" w:rsidRDefault="00892739" w:rsidP="08CFB420">
      <w:pPr>
        <w:spacing w:before="86" w:line="408" w:lineRule="auto"/>
        <w:rPr>
          <w:b/>
          <w:bCs/>
          <w:sz w:val="32"/>
          <w:szCs w:val="32"/>
        </w:rPr>
      </w:pPr>
      <w:r w:rsidRPr="08CFB420">
        <w:rPr>
          <w:b/>
          <w:bCs/>
          <w:sz w:val="32"/>
          <w:szCs w:val="32"/>
        </w:rPr>
        <w:t xml:space="preserve">                                              </w:t>
      </w:r>
      <w:r w:rsidR="00B8523C">
        <w:rPr>
          <w:b/>
          <w:bCs/>
          <w:sz w:val="32"/>
          <w:szCs w:val="32"/>
        </w:rPr>
        <w:t xml:space="preserve">   </w:t>
      </w:r>
      <w:r w:rsidRPr="003A0F24">
        <w:rPr>
          <w:b/>
          <w:bCs/>
          <w:sz w:val="48"/>
          <w:szCs w:val="48"/>
        </w:rPr>
        <w:t>CHAPTER 7</w:t>
      </w:r>
      <w:r w:rsidRPr="003A0F24">
        <w:rPr>
          <w:b/>
          <w:bCs/>
          <w:spacing w:val="-78"/>
          <w:sz w:val="48"/>
          <w:szCs w:val="48"/>
        </w:rPr>
        <w:t xml:space="preserve"> </w:t>
      </w:r>
    </w:p>
    <w:p w14:paraId="0D7548C7" w14:textId="0365DCBE" w:rsidR="005E563A" w:rsidRPr="003A0F24" w:rsidRDefault="00892739" w:rsidP="08CFB420">
      <w:pPr>
        <w:spacing w:before="86" w:line="408" w:lineRule="auto"/>
        <w:rPr>
          <w:b/>
          <w:bCs/>
          <w:sz w:val="56"/>
          <w:szCs w:val="56"/>
        </w:rPr>
      </w:pPr>
      <w:r w:rsidRPr="003A0F24">
        <w:rPr>
          <w:b/>
          <w:bCs/>
          <w:sz w:val="56"/>
          <w:szCs w:val="56"/>
        </w:rPr>
        <w:t xml:space="preserve">                           </w:t>
      </w:r>
      <w:r w:rsidR="00B8523C">
        <w:rPr>
          <w:b/>
          <w:bCs/>
          <w:sz w:val="56"/>
          <w:szCs w:val="56"/>
        </w:rPr>
        <w:t xml:space="preserve">  </w:t>
      </w:r>
      <w:r w:rsidRPr="003A0F24">
        <w:rPr>
          <w:b/>
          <w:bCs/>
          <w:sz w:val="56"/>
          <w:szCs w:val="56"/>
        </w:rPr>
        <w:t>TESTING</w:t>
      </w:r>
    </w:p>
    <w:p w14:paraId="6775B2C9" w14:textId="77777777" w:rsidR="005E563A" w:rsidRDefault="005E563A">
      <w:pPr>
        <w:spacing w:line="408" w:lineRule="auto"/>
        <w:jc w:val="center"/>
        <w:rPr>
          <w:sz w:val="32"/>
        </w:rPr>
        <w:sectPr w:rsidR="005E563A" w:rsidSect="004226B6">
          <w:headerReference w:type="default" r:id="rId117"/>
          <w:footerReference w:type="default" r:id="rId118"/>
          <w:pgSz w:w="11910" w:h="16840"/>
          <w:pgMar w:top="1582" w:right="482" w:bottom="278" w:left="482" w:header="0" w:footer="0" w:gutter="0"/>
          <w:cols w:space="720"/>
        </w:sectPr>
      </w:pPr>
    </w:p>
    <w:p w14:paraId="2958C793" w14:textId="77777777" w:rsidR="005E563A" w:rsidRDefault="261640DB">
      <w:pPr>
        <w:pStyle w:val="Heading1"/>
        <w:numPr>
          <w:ilvl w:val="1"/>
          <w:numId w:val="14"/>
        </w:numPr>
        <w:tabs>
          <w:tab w:val="left" w:pos="4787"/>
        </w:tabs>
        <w:spacing w:before="62"/>
        <w:jc w:val="left"/>
      </w:pPr>
      <w:r>
        <w:lastRenderedPageBreak/>
        <w:t>TESTING</w:t>
      </w:r>
    </w:p>
    <w:p w14:paraId="6A7F71AE" w14:textId="07AED72F" w:rsidR="005E563A" w:rsidRDefault="005E563A" w:rsidP="261640DB">
      <w:pPr>
        <w:pStyle w:val="Heading4"/>
        <w:spacing w:before="1"/>
        <w:ind w:left="0"/>
      </w:pPr>
    </w:p>
    <w:p w14:paraId="1D938609" w14:textId="020D4B39" w:rsidR="005E563A" w:rsidRDefault="261640DB" w:rsidP="261640DB">
      <w:pPr>
        <w:pStyle w:val="Heading4"/>
        <w:spacing w:before="1"/>
        <w:ind w:left="0"/>
      </w:pPr>
      <w:r>
        <w:t>7.1 Introduction</w:t>
      </w:r>
    </w:p>
    <w:p w14:paraId="3F89CD41" w14:textId="77777777" w:rsidR="005E563A" w:rsidRDefault="005E563A">
      <w:pPr>
        <w:pStyle w:val="BodyText"/>
        <w:spacing w:before="4"/>
        <w:rPr>
          <w:b/>
          <w:sz w:val="33"/>
        </w:rPr>
      </w:pPr>
    </w:p>
    <w:p w14:paraId="2494031E" w14:textId="77777777" w:rsidR="005E563A" w:rsidRDefault="00892739">
      <w:pPr>
        <w:pStyle w:val="BodyText"/>
        <w:spacing w:line="360" w:lineRule="auto"/>
        <w:ind w:left="946" w:right="974" w:firstLine="719"/>
        <w:jc w:val="both"/>
      </w:pPr>
      <w:r>
        <w:t>Software</w:t>
      </w:r>
      <w:r>
        <w:rPr>
          <w:spacing w:val="-13"/>
        </w:rPr>
        <w:t xml:space="preserve"> </w:t>
      </w:r>
      <w:r>
        <w:t>testing</w:t>
      </w:r>
      <w:r>
        <w:rPr>
          <w:spacing w:val="-9"/>
        </w:rPr>
        <w:t xml:space="preserve"> </w:t>
      </w:r>
      <w:r>
        <w:t>is</w:t>
      </w:r>
      <w:r>
        <w:rPr>
          <w:spacing w:val="-10"/>
        </w:rPr>
        <w:t xml:space="preserve"> </w:t>
      </w:r>
      <w:r>
        <w:t>an</w:t>
      </w:r>
      <w:r>
        <w:rPr>
          <w:spacing w:val="-10"/>
        </w:rPr>
        <w:t xml:space="preserve"> </w:t>
      </w:r>
      <w:r>
        <w:t>investigation</w:t>
      </w:r>
      <w:r>
        <w:rPr>
          <w:spacing w:val="-11"/>
        </w:rPr>
        <w:t xml:space="preserve"> </w:t>
      </w:r>
      <w:r>
        <w:t>conducted</w:t>
      </w:r>
      <w:r>
        <w:rPr>
          <w:spacing w:val="-11"/>
        </w:rPr>
        <w:t xml:space="preserve"> </w:t>
      </w:r>
      <w:r>
        <w:t>to</w:t>
      </w:r>
      <w:r>
        <w:rPr>
          <w:spacing w:val="-11"/>
        </w:rPr>
        <w:t xml:space="preserve"> </w:t>
      </w:r>
      <w:r>
        <w:t>provide</w:t>
      </w:r>
      <w:r>
        <w:rPr>
          <w:spacing w:val="-11"/>
        </w:rPr>
        <w:t xml:space="preserve"> </w:t>
      </w:r>
      <w:r>
        <w:t>stakeholders</w:t>
      </w:r>
      <w:r>
        <w:rPr>
          <w:spacing w:val="-12"/>
        </w:rPr>
        <w:t xml:space="preserve"> </w:t>
      </w:r>
      <w:r>
        <w:t>with</w:t>
      </w:r>
      <w:r>
        <w:rPr>
          <w:spacing w:val="-8"/>
        </w:rPr>
        <w:t xml:space="preserve"> </w:t>
      </w:r>
      <w:r>
        <w:t>information</w:t>
      </w:r>
      <w:r>
        <w:rPr>
          <w:spacing w:val="-57"/>
        </w:rPr>
        <w:t xml:space="preserve"> </w:t>
      </w:r>
      <w:r>
        <w:t>about the quality of the product or service under test. Software testing can also provide an</w:t>
      </w:r>
      <w:r>
        <w:rPr>
          <w:spacing w:val="1"/>
        </w:rPr>
        <w:t xml:space="preserve"> </w:t>
      </w:r>
      <w:r>
        <w:t>objective,</w:t>
      </w:r>
      <w:r>
        <w:rPr>
          <w:spacing w:val="-6"/>
        </w:rPr>
        <w:t xml:space="preserve"> </w:t>
      </w:r>
      <w:r>
        <w:t>independent</w:t>
      </w:r>
      <w:r>
        <w:rPr>
          <w:spacing w:val="-5"/>
        </w:rPr>
        <w:t xml:space="preserve"> </w:t>
      </w:r>
      <w:r>
        <w:t>view</w:t>
      </w:r>
      <w:r>
        <w:rPr>
          <w:spacing w:val="-6"/>
        </w:rPr>
        <w:t xml:space="preserve"> </w:t>
      </w:r>
      <w:r>
        <w:t>of</w:t>
      </w:r>
      <w:r>
        <w:rPr>
          <w:spacing w:val="-4"/>
        </w:rPr>
        <w:t xml:space="preserve"> </w:t>
      </w:r>
      <w:r>
        <w:t>the</w:t>
      </w:r>
      <w:r>
        <w:rPr>
          <w:spacing w:val="-6"/>
        </w:rPr>
        <w:t xml:space="preserve"> </w:t>
      </w:r>
      <w:r>
        <w:t>software</w:t>
      </w:r>
      <w:r>
        <w:rPr>
          <w:spacing w:val="-7"/>
        </w:rPr>
        <w:t xml:space="preserve"> </w:t>
      </w:r>
      <w:r>
        <w:t>to</w:t>
      </w:r>
      <w:r>
        <w:rPr>
          <w:spacing w:val="-5"/>
        </w:rPr>
        <w:t xml:space="preserve"> </w:t>
      </w:r>
      <w:r>
        <w:t>allow</w:t>
      </w:r>
      <w:r>
        <w:rPr>
          <w:spacing w:val="-6"/>
        </w:rPr>
        <w:t xml:space="preserve"> </w:t>
      </w:r>
      <w:r>
        <w:t>the</w:t>
      </w:r>
      <w:r>
        <w:rPr>
          <w:spacing w:val="-6"/>
        </w:rPr>
        <w:t xml:space="preserve"> </w:t>
      </w:r>
      <w:r>
        <w:t>business</w:t>
      </w:r>
      <w:r>
        <w:rPr>
          <w:spacing w:val="-5"/>
        </w:rPr>
        <w:t xml:space="preserve"> </w:t>
      </w:r>
      <w:r>
        <w:t>to</w:t>
      </w:r>
      <w:r>
        <w:rPr>
          <w:spacing w:val="-3"/>
        </w:rPr>
        <w:t xml:space="preserve"> </w:t>
      </w:r>
      <w:r>
        <w:t>appreciate</w:t>
      </w:r>
      <w:r>
        <w:rPr>
          <w:spacing w:val="-7"/>
        </w:rPr>
        <w:t xml:space="preserve"> </w:t>
      </w:r>
      <w:r>
        <w:t>and</w:t>
      </w:r>
      <w:r>
        <w:rPr>
          <w:spacing w:val="-3"/>
        </w:rPr>
        <w:t xml:space="preserve"> </w:t>
      </w:r>
      <w:r>
        <w:t>understand</w:t>
      </w:r>
      <w:r>
        <w:rPr>
          <w:spacing w:val="-57"/>
        </w:rPr>
        <w:t xml:space="preserve"> </w:t>
      </w:r>
      <w:r>
        <w:rPr>
          <w:spacing w:val="-1"/>
        </w:rPr>
        <w:t>the</w:t>
      </w:r>
      <w:r>
        <w:rPr>
          <w:spacing w:val="-15"/>
        </w:rPr>
        <w:t xml:space="preserve"> </w:t>
      </w:r>
      <w:r>
        <w:rPr>
          <w:spacing w:val="-1"/>
        </w:rPr>
        <w:t>risks</w:t>
      </w:r>
      <w:r>
        <w:rPr>
          <w:spacing w:val="-14"/>
        </w:rPr>
        <w:t xml:space="preserve"> </w:t>
      </w:r>
      <w:r>
        <w:rPr>
          <w:spacing w:val="-1"/>
        </w:rPr>
        <w:t>of</w:t>
      </w:r>
      <w:r>
        <w:rPr>
          <w:spacing w:val="-16"/>
        </w:rPr>
        <w:t xml:space="preserve"> </w:t>
      </w:r>
      <w:r>
        <w:rPr>
          <w:spacing w:val="-1"/>
        </w:rPr>
        <w:t>software</w:t>
      </w:r>
      <w:r>
        <w:rPr>
          <w:spacing w:val="-16"/>
        </w:rPr>
        <w:t xml:space="preserve"> </w:t>
      </w:r>
      <w:r>
        <w:t>implementation.</w:t>
      </w:r>
      <w:r>
        <w:rPr>
          <w:spacing w:val="-15"/>
        </w:rPr>
        <w:t xml:space="preserve"> </w:t>
      </w:r>
      <w:r>
        <w:t>Test</w:t>
      </w:r>
      <w:r>
        <w:rPr>
          <w:spacing w:val="-13"/>
        </w:rPr>
        <w:t xml:space="preserve"> </w:t>
      </w:r>
      <w:r>
        <w:t>techniques</w:t>
      </w:r>
      <w:r>
        <w:rPr>
          <w:spacing w:val="-15"/>
        </w:rPr>
        <w:t xml:space="preserve"> </w:t>
      </w:r>
      <w:r>
        <w:t>include,</w:t>
      </w:r>
      <w:r>
        <w:rPr>
          <w:spacing w:val="-14"/>
        </w:rPr>
        <w:t xml:space="preserve"> </w:t>
      </w:r>
      <w:r>
        <w:t>but</w:t>
      </w:r>
      <w:r>
        <w:rPr>
          <w:spacing w:val="-14"/>
        </w:rPr>
        <w:t xml:space="preserve"> </w:t>
      </w:r>
      <w:r>
        <w:t>are</w:t>
      </w:r>
      <w:r>
        <w:rPr>
          <w:spacing w:val="-16"/>
        </w:rPr>
        <w:t xml:space="preserve"> </w:t>
      </w:r>
      <w:r>
        <w:t>not</w:t>
      </w:r>
      <w:r>
        <w:rPr>
          <w:spacing w:val="-14"/>
        </w:rPr>
        <w:t xml:space="preserve"> </w:t>
      </w:r>
      <w:r>
        <w:t>limited</w:t>
      </w:r>
      <w:r>
        <w:rPr>
          <w:spacing w:val="-14"/>
        </w:rPr>
        <w:t xml:space="preserve"> </w:t>
      </w:r>
      <w:r>
        <w:t>to,</w:t>
      </w:r>
      <w:r>
        <w:rPr>
          <w:spacing w:val="-14"/>
        </w:rPr>
        <w:t xml:space="preserve"> </w:t>
      </w:r>
      <w:r>
        <w:t>the</w:t>
      </w:r>
      <w:r>
        <w:rPr>
          <w:spacing w:val="-14"/>
        </w:rPr>
        <w:t xml:space="preserve"> </w:t>
      </w:r>
      <w:r>
        <w:t>process</w:t>
      </w:r>
      <w:r>
        <w:rPr>
          <w:spacing w:val="-58"/>
        </w:rPr>
        <w:t xml:space="preserve"> </w:t>
      </w:r>
      <w:r>
        <w:t>of executing a program or application with the intent of finding software bugs (errors or other</w:t>
      </w:r>
      <w:r>
        <w:rPr>
          <w:spacing w:val="-57"/>
        </w:rPr>
        <w:t xml:space="preserve"> </w:t>
      </w:r>
      <w:r>
        <w:t>defects).</w:t>
      </w:r>
    </w:p>
    <w:p w14:paraId="5D485AD5" w14:textId="77777777" w:rsidR="005E563A" w:rsidRDefault="005E563A">
      <w:pPr>
        <w:pStyle w:val="BodyText"/>
        <w:rPr>
          <w:sz w:val="26"/>
        </w:rPr>
      </w:pPr>
    </w:p>
    <w:p w14:paraId="3BD17B6A" w14:textId="77777777" w:rsidR="005E563A" w:rsidRDefault="005E563A">
      <w:pPr>
        <w:pStyle w:val="BodyText"/>
        <w:spacing w:before="8"/>
        <w:rPr>
          <w:sz w:val="37"/>
        </w:rPr>
      </w:pPr>
    </w:p>
    <w:p w14:paraId="6E7869C5" w14:textId="77777777" w:rsidR="005E563A" w:rsidRDefault="00892739">
      <w:pPr>
        <w:pStyle w:val="BodyText"/>
        <w:spacing w:before="1" w:line="360" w:lineRule="auto"/>
        <w:ind w:left="955" w:right="975" w:firstLine="60"/>
        <w:jc w:val="both"/>
      </w:pPr>
      <w:r>
        <w:t>Testing</w:t>
      </w:r>
      <w:r>
        <w:rPr>
          <w:spacing w:val="-6"/>
        </w:rPr>
        <w:t xml:space="preserve"> </w:t>
      </w:r>
      <w:r>
        <w:t>involves</w:t>
      </w:r>
      <w:r>
        <w:rPr>
          <w:spacing w:val="-5"/>
        </w:rPr>
        <w:t xml:space="preserve"> </w:t>
      </w:r>
      <w:r>
        <w:t>the</w:t>
      </w:r>
      <w:r>
        <w:rPr>
          <w:spacing w:val="-3"/>
        </w:rPr>
        <w:t xml:space="preserve"> </w:t>
      </w:r>
      <w:r>
        <w:t>execution</w:t>
      </w:r>
      <w:r>
        <w:rPr>
          <w:spacing w:val="-5"/>
        </w:rPr>
        <w:t xml:space="preserve"> </w:t>
      </w:r>
      <w:r>
        <w:t>of</w:t>
      </w:r>
      <w:r>
        <w:rPr>
          <w:spacing w:val="-4"/>
        </w:rPr>
        <w:t xml:space="preserve"> </w:t>
      </w:r>
      <w:r>
        <w:t>a</w:t>
      </w:r>
      <w:r>
        <w:rPr>
          <w:spacing w:val="-6"/>
        </w:rPr>
        <w:t xml:space="preserve"> </w:t>
      </w:r>
      <w:r>
        <w:t>software</w:t>
      </w:r>
      <w:r>
        <w:rPr>
          <w:spacing w:val="-5"/>
        </w:rPr>
        <w:t xml:space="preserve"> </w:t>
      </w:r>
      <w:r>
        <w:t>component</w:t>
      </w:r>
      <w:r>
        <w:rPr>
          <w:spacing w:val="-5"/>
        </w:rPr>
        <w:t xml:space="preserve"> </w:t>
      </w:r>
      <w:r>
        <w:t>or</w:t>
      </w:r>
      <w:r>
        <w:rPr>
          <w:spacing w:val="-6"/>
        </w:rPr>
        <w:t xml:space="preserve"> </w:t>
      </w:r>
      <w:r>
        <w:t>system</w:t>
      </w:r>
      <w:r>
        <w:rPr>
          <w:spacing w:val="-3"/>
        </w:rPr>
        <w:t xml:space="preserve"> </w:t>
      </w:r>
      <w:r>
        <w:t>component</w:t>
      </w:r>
      <w:r>
        <w:rPr>
          <w:spacing w:val="-6"/>
        </w:rPr>
        <w:t xml:space="preserve"> </w:t>
      </w:r>
      <w:r>
        <w:t>to</w:t>
      </w:r>
      <w:r>
        <w:rPr>
          <w:spacing w:val="-5"/>
        </w:rPr>
        <w:t xml:space="preserve"> </w:t>
      </w:r>
      <w:r>
        <w:t>evaluate</w:t>
      </w:r>
      <w:r>
        <w:rPr>
          <w:spacing w:val="-6"/>
        </w:rPr>
        <w:t xml:space="preserve"> </w:t>
      </w:r>
      <w:r>
        <w:t>one</w:t>
      </w:r>
      <w:r>
        <w:rPr>
          <w:spacing w:val="-57"/>
        </w:rPr>
        <w:t xml:space="preserve"> </w:t>
      </w:r>
      <w:r>
        <w:t>or more properties of interest. In general, these properties indicate the extent to which the</w:t>
      </w:r>
      <w:r>
        <w:rPr>
          <w:spacing w:val="1"/>
        </w:rPr>
        <w:t xml:space="preserve"> </w:t>
      </w:r>
      <w:r>
        <w:t>component</w:t>
      </w:r>
      <w:r>
        <w:rPr>
          <w:spacing w:val="-1"/>
        </w:rPr>
        <w:t xml:space="preserve"> </w:t>
      </w:r>
      <w:r>
        <w:t>or</w:t>
      </w:r>
      <w:r>
        <w:rPr>
          <w:spacing w:val="-1"/>
        </w:rPr>
        <w:t xml:space="preserve"> </w:t>
      </w:r>
      <w:r>
        <w:t>system under</w:t>
      </w:r>
      <w:r>
        <w:rPr>
          <w:spacing w:val="-2"/>
        </w:rPr>
        <w:t xml:space="preserve"> </w:t>
      </w:r>
      <w:r>
        <w:t>test have</w:t>
      </w:r>
      <w:r>
        <w:rPr>
          <w:spacing w:val="-1"/>
        </w:rPr>
        <w:t xml:space="preserve"> </w:t>
      </w:r>
      <w:r>
        <w:t>the</w:t>
      </w:r>
      <w:r>
        <w:rPr>
          <w:spacing w:val="-1"/>
        </w:rPr>
        <w:t xml:space="preserve"> </w:t>
      </w:r>
      <w:r>
        <w:t>following</w:t>
      </w:r>
    </w:p>
    <w:p w14:paraId="1C7EA9B9" w14:textId="77777777" w:rsidR="005E563A" w:rsidRDefault="005E563A">
      <w:pPr>
        <w:pStyle w:val="BodyText"/>
        <w:rPr>
          <w:sz w:val="26"/>
        </w:rPr>
      </w:pPr>
    </w:p>
    <w:p w14:paraId="4241DB20" w14:textId="77777777" w:rsidR="005E563A" w:rsidRDefault="005E563A">
      <w:pPr>
        <w:pStyle w:val="BodyText"/>
        <w:spacing w:before="8"/>
        <w:rPr>
          <w:sz w:val="37"/>
        </w:rPr>
      </w:pPr>
    </w:p>
    <w:p w14:paraId="738027F3" w14:textId="77777777" w:rsidR="005E563A" w:rsidRDefault="00892739">
      <w:pPr>
        <w:pStyle w:val="ListParagraph"/>
        <w:numPr>
          <w:ilvl w:val="2"/>
          <w:numId w:val="12"/>
        </w:numPr>
        <w:tabs>
          <w:tab w:val="left" w:pos="1680"/>
          <w:tab w:val="left" w:pos="1681"/>
        </w:tabs>
        <w:spacing w:before="1"/>
        <w:ind w:hanging="361"/>
        <w:rPr>
          <w:rFonts w:ascii="Arial MT" w:hAnsi="Arial MT"/>
          <w:sz w:val="20"/>
        </w:rPr>
      </w:pPr>
      <w:r w:rsidRPr="261640DB">
        <w:rPr>
          <w:sz w:val="24"/>
          <w:szCs w:val="24"/>
        </w:rPr>
        <w:t>Meets</w:t>
      </w:r>
      <w:r w:rsidRPr="261640DB">
        <w:rPr>
          <w:spacing w:val="-2"/>
          <w:sz w:val="24"/>
          <w:szCs w:val="24"/>
        </w:rPr>
        <w:t xml:space="preserve"> </w:t>
      </w:r>
      <w:r w:rsidRPr="261640DB">
        <w:rPr>
          <w:sz w:val="24"/>
          <w:szCs w:val="24"/>
        </w:rPr>
        <w:t>the</w:t>
      </w:r>
      <w:r w:rsidRPr="261640DB">
        <w:rPr>
          <w:spacing w:val="-2"/>
          <w:sz w:val="24"/>
          <w:szCs w:val="24"/>
        </w:rPr>
        <w:t xml:space="preserve"> </w:t>
      </w:r>
      <w:r w:rsidRPr="261640DB">
        <w:rPr>
          <w:sz w:val="24"/>
          <w:szCs w:val="24"/>
        </w:rPr>
        <w:t>requirements</w:t>
      </w:r>
      <w:r w:rsidRPr="261640DB">
        <w:rPr>
          <w:spacing w:val="-1"/>
          <w:sz w:val="24"/>
          <w:szCs w:val="24"/>
        </w:rPr>
        <w:t xml:space="preserve"> </w:t>
      </w:r>
      <w:r w:rsidRPr="261640DB">
        <w:rPr>
          <w:sz w:val="24"/>
          <w:szCs w:val="24"/>
        </w:rPr>
        <w:t>that</w:t>
      </w:r>
      <w:r w:rsidRPr="261640DB">
        <w:rPr>
          <w:spacing w:val="-1"/>
          <w:sz w:val="24"/>
          <w:szCs w:val="24"/>
        </w:rPr>
        <w:t xml:space="preserve"> </w:t>
      </w:r>
      <w:r w:rsidRPr="261640DB">
        <w:rPr>
          <w:sz w:val="24"/>
          <w:szCs w:val="24"/>
        </w:rPr>
        <w:t>guided</w:t>
      </w:r>
      <w:r w:rsidRPr="261640DB">
        <w:rPr>
          <w:spacing w:val="-1"/>
          <w:sz w:val="24"/>
          <w:szCs w:val="24"/>
        </w:rPr>
        <w:t xml:space="preserve"> </w:t>
      </w:r>
      <w:r w:rsidRPr="261640DB">
        <w:rPr>
          <w:sz w:val="24"/>
          <w:szCs w:val="24"/>
        </w:rPr>
        <w:t>its</w:t>
      </w:r>
      <w:r w:rsidRPr="261640DB">
        <w:rPr>
          <w:spacing w:val="-2"/>
          <w:sz w:val="24"/>
          <w:szCs w:val="24"/>
        </w:rPr>
        <w:t xml:space="preserve"> </w:t>
      </w:r>
      <w:r w:rsidRPr="261640DB">
        <w:rPr>
          <w:sz w:val="24"/>
          <w:szCs w:val="24"/>
        </w:rPr>
        <w:t>design</w:t>
      </w:r>
      <w:r w:rsidRPr="261640DB">
        <w:rPr>
          <w:spacing w:val="1"/>
          <w:sz w:val="24"/>
          <w:szCs w:val="24"/>
        </w:rPr>
        <w:t xml:space="preserve"> </w:t>
      </w:r>
      <w:r w:rsidRPr="261640DB">
        <w:rPr>
          <w:sz w:val="24"/>
          <w:szCs w:val="24"/>
        </w:rPr>
        <w:t>and</w:t>
      </w:r>
      <w:r w:rsidRPr="261640DB">
        <w:rPr>
          <w:spacing w:val="-1"/>
          <w:sz w:val="24"/>
          <w:szCs w:val="24"/>
        </w:rPr>
        <w:t xml:space="preserve"> </w:t>
      </w:r>
      <w:r w:rsidRPr="261640DB">
        <w:rPr>
          <w:sz w:val="24"/>
          <w:szCs w:val="24"/>
        </w:rPr>
        <w:t>development</w:t>
      </w:r>
    </w:p>
    <w:p w14:paraId="16898081" w14:textId="77777777" w:rsidR="005E563A" w:rsidRDefault="005E563A">
      <w:pPr>
        <w:pStyle w:val="BodyText"/>
        <w:spacing w:before="10"/>
        <w:rPr>
          <w:sz w:val="21"/>
        </w:rPr>
      </w:pPr>
    </w:p>
    <w:p w14:paraId="341385A5" w14:textId="77777777" w:rsidR="005E563A" w:rsidRDefault="00892739">
      <w:pPr>
        <w:pStyle w:val="ListParagraph"/>
        <w:numPr>
          <w:ilvl w:val="2"/>
          <w:numId w:val="12"/>
        </w:numPr>
        <w:tabs>
          <w:tab w:val="left" w:pos="1680"/>
          <w:tab w:val="left" w:pos="1681"/>
        </w:tabs>
        <w:ind w:hanging="361"/>
        <w:rPr>
          <w:rFonts w:ascii="Arial MT" w:hAnsi="Arial MT"/>
          <w:sz w:val="20"/>
        </w:rPr>
      </w:pPr>
      <w:r w:rsidRPr="261640DB">
        <w:rPr>
          <w:sz w:val="24"/>
          <w:szCs w:val="24"/>
        </w:rPr>
        <w:t>Responds</w:t>
      </w:r>
      <w:r w:rsidRPr="261640DB">
        <w:rPr>
          <w:spacing w:val="-1"/>
          <w:sz w:val="24"/>
          <w:szCs w:val="24"/>
        </w:rPr>
        <w:t xml:space="preserve"> </w:t>
      </w:r>
      <w:r w:rsidRPr="261640DB">
        <w:rPr>
          <w:sz w:val="24"/>
          <w:szCs w:val="24"/>
        </w:rPr>
        <w:t>correctly</w:t>
      </w:r>
      <w:r w:rsidRPr="261640DB">
        <w:rPr>
          <w:spacing w:val="-1"/>
          <w:sz w:val="24"/>
          <w:szCs w:val="24"/>
        </w:rPr>
        <w:t xml:space="preserve"> </w:t>
      </w:r>
      <w:r w:rsidRPr="261640DB">
        <w:rPr>
          <w:sz w:val="24"/>
          <w:szCs w:val="24"/>
        </w:rPr>
        <w:t>to all</w:t>
      </w:r>
      <w:r w:rsidRPr="261640DB">
        <w:rPr>
          <w:spacing w:val="-1"/>
          <w:sz w:val="24"/>
          <w:szCs w:val="24"/>
        </w:rPr>
        <w:t xml:space="preserve"> </w:t>
      </w:r>
      <w:r w:rsidRPr="261640DB">
        <w:rPr>
          <w:sz w:val="24"/>
          <w:szCs w:val="24"/>
        </w:rPr>
        <w:t>kinds of</w:t>
      </w:r>
      <w:r w:rsidRPr="261640DB">
        <w:rPr>
          <w:spacing w:val="-1"/>
          <w:sz w:val="24"/>
          <w:szCs w:val="24"/>
        </w:rPr>
        <w:t xml:space="preserve"> </w:t>
      </w:r>
      <w:r w:rsidRPr="261640DB">
        <w:rPr>
          <w:sz w:val="24"/>
          <w:szCs w:val="24"/>
        </w:rPr>
        <w:t>inputs</w:t>
      </w:r>
    </w:p>
    <w:p w14:paraId="6BFAC7EE" w14:textId="77777777" w:rsidR="005E563A" w:rsidRDefault="005E563A">
      <w:pPr>
        <w:pStyle w:val="BodyText"/>
        <w:spacing w:before="2"/>
        <w:rPr>
          <w:sz w:val="22"/>
        </w:rPr>
      </w:pPr>
    </w:p>
    <w:p w14:paraId="0ED4F01F" w14:textId="77777777" w:rsidR="005E563A" w:rsidRDefault="00892739">
      <w:pPr>
        <w:pStyle w:val="ListParagraph"/>
        <w:numPr>
          <w:ilvl w:val="2"/>
          <w:numId w:val="12"/>
        </w:numPr>
        <w:tabs>
          <w:tab w:val="left" w:pos="1680"/>
          <w:tab w:val="left" w:pos="1681"/>
        </w:tabs>
        <w:ind w:hanging="361"/>
        <w:rPr>
          <w:rFonts w:ascii="Arial MT" w:hAnsi="Arial MT"/>
          <w:sz w:val="20"/>
        </w:rPr>
      </w:pPr>
      <w:r w:rsidRPr="261640DB">
        <w:rPr>
          <w:sz w:val="24"/>
          <w:szCs w:val="24"/>
        </w:rPr>
        <w:t>Performs</w:t>
      </w:r>
      <w:r w:rsidRPr="261640DB">
        <w:rPr>
          <w:spacing w:val="-2"/>
          <w:sz w:val="24"/>
          <w:szCs w:val="24"/>
        </w:rPr>
        <w:t xml:space="preserve"> </w:t>
      </w:r>
      <w:r w:rsidRPr="261640DB">
        <w:rPr>
          <w:sz w:val="24"/>
          <w:szCs w:val="24"/>
        </w:rPr>
        <w:t>its</w:t>
      </w:r>
      <w:r w:rsidRPr="261640DB">
        <w:rPr>
          <w:spacing w:val="-1"/>
          <w:sz w:val="24"/>
          <w:szCs w:val="24"/>
        </w:rPr>
        <w:t xml:space="preserve"> </w:t>
      </w:r>
      <w:r w:rsidRPr="261640DB">
        <w:rPr>
          <w:sz w:val="24"/>
          <w:szCs w:val="24"/>
        </w:rPr>
        <w:t>functions</w:t>
      </w:r>
      <w:r w:rsidRPr="261640DB">
        <w:rPr>
          <w:spacing w:val="-1"/>
          <w:sz w:val="24"/>
          <w:szCs w:val="24"/>
        </w:rPr>
        <w:t xml:space="preserve"> </w:t>
      </w:r>
      <w:r w:rsidRPr="261640DB">
        <w:rPr>
          <w:sz w:val="24"/>
          <w:szCs w:val="24"/>
        </w:rPr>
        <w:t>within</w:t>
      </w:r>
      <w:r w:rsidRPr="261640DB">
        <w:rPr>
          <w:spacing w:val="-1"/>
          <w:sz w:val="24"/>
          <w:szCs w:val="24"/>
        </w:rPr>
        <w:t xml:space="preserve"> </w:t>
      </w:r>
      <w:r w:rsidRPr="261640DB">
        <w:rPr>
          <w:sz w:val="24"/>
          <w:szCs w:val="24"/>
        </w:rPr>
        <w:t>an</w:t>
      </w:r>
      <w:r w:rsidRPr="261640DB">
        <w:rPr>
          <w:spacing w:val="-1"/>
          <w:sz w:val="24"/>
          <w:szCs w:val="24"/>
        </w:rPr>
        <w:t xml:space="preserve"> </w:t>
      </w:r>
      <w:r w:rsidRPr="261640DB">
        <w:rPr>
          <w:sz w:val="24"/>
          <w:szCs w:val="24"/>
        </w:rPr>
        <w:t>acceptable</w:t>
      </w:r>
      <w:r w:rsidRPr="261640DB">
        <w:rPr>
          <w:spacing w:val="-2"/>
          <w:sz w:val="24"/>
          <w:szCs w:val="24"/>
        </w:rPr>
        <w:t xml:space="preserve"> </w:t>
      </w:r>
      <w:r w:rsidRPr="261640DB">
        <w:rPr>
          <w:sz w:val="24"/>
          <w:szCs w:val="24"/>
        </w:rPr>
        <w:t>time</w:t>
      </w:r>
    </w:p>
    <w:p w14:paraId="1A0C9614" w14:textId="77777777" w:rsidR="005E563A" w:rsidRDefault="005E563A">
      <w:pPr>
        <w:pStyle w:val="BodyText"/>
        <w:spacing w:before="1"/>
        <w:rPr>
          <w:sz w:val="22"/>
        </w:rPr>
      </w:pPr>
    </w:p>
    <w:p w14:paraId="6FE6354F" w14:textId="77777777" w:rsidR="005E563A" w:rsidRDefault="00892739">
      <w:pPr>
        <w:pStyle w:val="ListParagraph"/>
        <w:numPr>
          <w:ilvl w:val="2"/>
          <w:numId w:val="12"/>
        </w:numPr>
        <w:tabs>
          <w:tab w:val="left" w:pos="1680"/>
          <w:tab w:val="left" w:pos="1681"/>
        </w:tabs>
        <w:ind w:hanging="361"/>
        <w:rPr>
          <w:rFonts w:ascii="Arial MT" w:hAnsi="Arial MT"/>
          <w:sz w:val="20"/>
        </w:rPr>
      </w:pPr>
      <w:r w:rsidRPr="261640DB">
        <w:rPr>
          <w:sz w:val="24"/>
          <w:szCs w:val="24"/>
        </w:rPr>
        <w:t>Is</w:t>
      </w:r>
      <w:r w:rsidRPr="261640DB">
        <w:rPr>
          <w:spacing w:val="-2"/>
          <w:sz w:val="24"/>
          <w:szCs w:val="24"/>
        </w:rPr>
        <w:t xml:space="preserve"> </w:t>
      </w:r>
      <w:r w:rsidRPr="261640DB">
        <w:rPr>
          <w:sz w:val="24"/>
          <w:szCs w:val="24"/>
        </w:rPr>
        <w:t>sufficiently</w:t>
      </w:r>
      <w:r w:rsidRPr="261640DB">
        <w:rPr>
          <w:spacing w:val="-2"/>
          <w:sz w:val="24"/>
          <w:szCs w:val="24"/>
        </w:rPr>
        <w:t xml:space="preserve"> </w:t>
      </w:r>
      <w:r w:rsidRPr="261640DB">
        <w:rPr>
          <w:sz w:val="24"/>
          <w:szCs w:val="24"/>
        </w:rPr>
        <w:t>usable</w:t>
      </w:r>
    </w:p>
    <w:p w14:paraId="6D9812CE" w14:textId="77777777" w:rsidR="005E563A" w:rsidRDefault="005E563A">
      <w:pPr>
        <w:pStyle w:val="BodyText"/>
        <w:spacing w:before="4"/>
        <w:rPr>
          <w:sz w:val="22"/>
        </w:rPr>
      </w:pPr>
    </w:p>
    <w:p w14:paraId="7E165375" w14:textId="4A4F574D" w:rsidR="005E563A" w:rsidRDefault="00892739" w:rsidP="261640DB">
      <w:pPr>
        <w:pStyle w:val="ListParagraph"/>
        <w:numPr>
          <w:ilvl w:val="2"/>
          <w:numId w:val="12"/>
        </w:numPr>
        <w:tabs>
          <w:tab w:val="left" w:pos="1680"/>
          <w:tab w:val="left" w:pos="1681"/>
          <w:tab w:val="left" w:pos="7897"/>
        </w:tabs>
        <w:spacing w:line="360" w:lineRule="auto"/>
        <w:ind w:right="975"/>
        <w:rPr>
          <w:rFonts w:ascii="Arial MT" w:hAnsi="Arial MT"/>
          <w:sz w:val="20"/>
          <w:szCs w:val="20"/>
        </w:rPr>
      </w:pPr>
      <w:r>
        <w:rPr>
          <w:noProof/>
        </w:rPr>
        <w:drawing>
          <wp:anchor distT="0" distB="0" distL="0" distR="0" simplePos="0" relativeHeight="251664384" behindDoc="1" locked="0" layoutInCell="1" allowOverlap="1" wp14:anchorId="658AEC2B" wp14:editId="1D931314">
            <wp:simplePos x="0" y="0"/>
            <wp:positionH relativeFrom="page">
              <wp:posOffset>5144389</wp:posOffset>
            </wp:positionH>
            <wp:positionV relativeFrom="paragraph">
              <wp:posOffset>5119</wp:posOffset>
            </wp:positionV>
            <wp:extent cx="237743" cy="169163"/>
            <wp:effectExtent l="0" t="0" r="0" b="0"/>
            <wp:wrapNone/>
            <wp:docPr id="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png"/>
                    <pic:cNvPicPr/>
                  </pic:nvPicPr>
                  <pic:blipFill>
                    <a:blip r:embed="rId68" cstate="print"/>
                    <a:stretch>
                      <a:fillRect/>
                    </a:stretch>
                  </pic:blipFill>
                  <pic:spPr>
                    <a:xfrm>
                      <a:off x="0" y="0"/>
                      <a:ext cx="237743" cy="169163"/>
                    </a:xfrm>
                    <a:prstGeom prst="rect">
                      <a:avLst/>
                    </a:prstGeom>
                  </pic:spPr>
                </pic:pic>
              </a:graphicData>
            </a:graphic>
          </wp:anchor>
        </w:drawing>
      </w:r>
      <w:r w:rsidRPr="261640DB">
        <w:rPr>
          <w:sz w:val="24"/>
          <w:szCs w:val="24"/>
        </w:rPr>
        <w:t>Can</w:t>
      </w:r>
      <w:r w:rsidRPr="261640DB">
        <w:rPr>
          <w:spacing w:val="27"/>
          <w:sz w:val="24"/>
          <w:szCs w:val="24"/>
        </w:rPr>
        <w:t xml:space="preserve"> </w:t>
      </w:r>
      <w:r w:rsidRPr="261640DB">
        <w:rPr>
          <w:sz w:val="24"/>
          <w:szCs w:val="24"/>
        </w:rPr>
        <w:t>be</w:t>
      </w:r>
      <w:r w:rsidRPr="261640DB">
        <w:rPr>
          <w:spacing w:val="27"/>
          <w:sz w:val="24"/>
          <w:szCs w:val="24"/>
        </w:rPr>
        <w:t xml:space="preserve"> </w:t>
      </w:r>
      <w:r w:rsidRPr="261640DB">
        <w:rPr>
          <w:sz w:val="24"/>
          <w:szCs w:val="24"/>
        </w:rPr>
        <w:t>installed</w:t>
      </w:r>
      <w:r w:rsidRPr="261640DB">
        <w:rPr>
          <w:spacing w:val="29"/>
          <w:sz w:val="24"/>
          <w:szCs w:val="24"/>
        </w:rPr>
        <w:t xml:space="preserve"> </w:t>
      </w:r>
      <w:r w:rsidRPr="261640DB">
        <w:rPr>
          <w:sz w:val="24"/>
          <w:szCs w:val="24"/>
        </w:rPr>
        <w:t>and</w:t>
      </w:r>
      <w:r w:rsidRPr="261640DB">
        <w:rPr>
          <w:spacing w:val="28"/>
          <w:sz w:val="24"/>
          <w:szCs w:val="24"/>
        </w:rPr>
        <w:t xml:space="preserve"> </w:t>
      </w:r>
      <w:r w:rsidRPr="261640DB">
        <w:rPr>
          <w:sz w:val="24"/>
          <w:szCs w:val="24"/>
        </w:rPr>
        <w:t>run</w:t>
      </w:r>
      <w:r w:rsidRPr="261640DB">
        <w:rPr>
          <w:spacing w:val="29"/>
          <w:sz w:val="24"/>
          <w:szCs w:val="24"/>
        </w:rPr>
        <w:t xml:space="preserve"> </w:t>
      </w:r>
      <w:r w:rsidRPr="261640DB">
        <w:rPr>
          <w:sz w:val="24"/>
          <w:szCs w:val="24"/>
        </w:rPr>
        <w:t>in</w:t>
      </w:r>
      <w:r w:rsidRPr="261640DB">
        <w:rPr>
          <w:spacing w:val="29"/>
          <w:sz w:val="24"/>
          <w:szCs w:val="24"/>
        </w:rPr>
        <w:t xml:space="preserve"> </w:t>
      </w:r>
      <w:r w:rsidRPr="261640DB">
        <w:rPr>
          <w:sz w:val="24"/>
          <w:szCs w:val="24"/>
        </w:rPr>
        <w:t>its</w:t>
      </w:r>
      <w:r w:rsidRPr="261640DB">
        <w:rPr>
          <w:spacing w:val="27"/>
          <w:sz w:val="24"/>
          <w:szCs w:val="24"/>
        </w:rPr>
        <w:t xml:space="preserve"> </w:t>
      </w:r>
      <w:r w:rsidRPr="261640DB">
        <w:rPr>
          <w:sz w:val="24"/>
          <w:szCs w:val="24"/>
        </w:rPr>
        <w:t>intended</w:t>
      </w:r>
      <w:r w:rsidRPr="261640DB">
        <w:rPr>
          <w:spacing w:val="28"/>
          <w:sz w:val="24"/>
          <w:szCs w:val="24"/>
        </w:rPr>
        <w:t xml:space="preserve"> </w:t>
      </w:r>
      <w:r w:rsidRPr="261640DB">
        <w:rPr>
          <w:sz w:val="24"/>
          <w:szCs w:val="24"/>
        </w:rPr>
        <w:t>environments and achieves</w:t>
      </w:r>
      <w:r w:rsidRPr="261640DB">
        <w:rPr>
          <w:spacing w:val="1"/>
          <w:sz w:val="24"/>
          <w:szCs w:val="24"/>
        </w:rPr>
        <w:t xml:space="preserve"> </w:t>
      </w:r>
      <w:r w:rsidRPr="261640DB">
        <w:rPr>
          <w:sz w:val="24"/>
          <w:szCs w:val="24"/>
        </w:rPr>
        <w:t>the general</w:t>
      </w:r>
      <w:r w:rsidRPr="261640DB">
        <w:rPr>
          <w:spacing w:val="-57"/>
          <w:sz w:val="24"/>
          <w:szCs w:val="24"/>
        </w:rPr>
        <w:t xml:space="preserve"> </w:t>
      </w:r>
      <w:r w:rsidRPr="261640DB">
        <w:rPr>
          <w:sz w:val="24"/>
          <w:szCs w:val="24"/>
        </w:rPr>
        <w:t>result</w:t>
      </w:r>
      <w:r w:rsidRPr="261640DB">
        <w:rPr>
          <w:spacing w:val="-1"/>
          <w:sz w:val="24"/>
          <w:szCs w:val="24"/>
        </w:rPr>
        <w:t xml:space="preserve"> </w:t>
      </w:r>
      <w:r w:rsidRPr="261640DB">
        <w:rPr>
          <w:sz w:val="24"/>
          <w:szCs w:val="24"/>
        </w:rPr>
        <w:t>its stake</w:t>
      </w:r>
      <w:r w:rsidRPr="261640DB">
        <w:rPr>
          <w:spacing w:val="-1"/>
          <w:sz w:val="24"/>
          <w:szCs w:val="24"/>
        </w:rPr>
        <w:t xml:space="preserve"> </w:t>
      </w:r>
      <w:r w:rsidRPr="261640DB">
        <w:rPr>
          <w:sz w:val="24"/>
          <w:szCs w:val="24"/>
        </w:rPr>
        <w:t>Holders desire.</w:t>
      </w:r>
    </w:p>
    <w:p w14:paraId="398C9BA0" w14:textId="77777777" w:rsidR="005E563A" w:rsidRDefault="005E563A">
      <w:pPr>
        <w:pStyle w:val="BodyText"/>
        <w:rPr>
          <w:sz w:val="26"/>
        </w:rPr>
      </w:pPr>
    </w:p>
    <w:p w14:paraId="623B2729" w14:textId="77777777" w:rsidR="005E563A" w:rsidRDefault="00892739">
      <w:pPr>
        <w:pStyle w:val="BodyText"/>
        <w:spacing w:before="232" w:line="360" w:lineRule="auto"/>
        <w:ind w:left="946" w:right="974" w:firstLine="719"/>
        <w:jc w:val="both"/>
      </w:pPr>
      <w:r>
        <w:t>As the number of possible tests for even simple software components is practically</w:t>
      </w:r>
      <w:r>
        <w:rPr>
          <w:spacing w:val="1"/>
        </w:rPr>
        <w:t xml:space="preserve"> </w:t>
      </w:r>
      <w:r>
        <w:t>infinite,</w:t>
      </w:r>
      <w:r>
        <w:rPr>
          <w:spacing w:val="-2"/>
        </w:rPr>
        <w:t xml:space="preserve"> </w:t>
      </w:r>
      <w:r>
        <w:t>all</w:t>
      </w:r>
      <w:r>
        <w:rPr>
          <w:spacing w:val="-1"/>
        </w:rPr>
        <w:t xml:space="preserve"> </w:t>
      </w:r>
      <w:r>
        <w:t>software</w:t>
      </w:r>
      <w:r>
        <w:rPr>
          <w:spacing w:val="-3"/>
        </w:rPr>
        <w:t xml:space="preserve"> </w:t>
      </w:r>
      <w:r>
        <w:t>testing</w:t>
      </w:r>
      <w:r>
        <w:rPr>
          <w:spacing w:val="-1"/>
        </w:rPr>
        <w:t xml:space="preserve"> </w:t>
      </w:r>
      <w:r>
        <w:t>uses</w:t>
      </w:r>
      <w:r>
        <w:rPr>
          <w:spacing w:val="-1"/>
        </w:rPr>
        <w:t xml:space="preserve"> </w:t>
      </w:r>
      <w:r>
        <w:t>some</w:t>
      </w:r>
      <w:r>
        <w:rPr>
          <w:spacing w:val="-2"/>
        </w:rPr>
        <w:t xml:space="preserve"> </w:t>
      </w:r>
      <w:r>
        <w:t>strategy</w:t>
      </w:r>
      <w:r>
        <w:rPr>
          <w:spacing w:val="-1"/>
        </w:rPr>
        <w:t xml:space="preserve"> </w:t>
      </w:r>
      <w:r>
        <w:t>to</w:t>
      </w:r>
      <w:r>
        <w:rPr>
          <w:spacing w:val="-5"/>
        </w:rPr>
        <w:t xml:space="preserve"> </w:t>
      </w:r>
      <w:r>
        <w:t>select</w:t>
      </w:r>
      <w:r>
        <w:rPr>
          <w:spacing w:val="-1"/>
        </w:rPr>
        <w:t xml:space="preserve"> </w:t>
      </w:r>
      <w:r>
        <w:t>tests</w:t>
      </w:r>
      <w:r>
        <w:rPr>
          <w:spacing w:val="-1"/>
        </w:rPr>
        <w:t xml:space="preserve"> </w:t>
      </w:r>
      <w:r>
        <w:t>that</w:t>
      </w:r>
      <w:r>
        <w:rPr>
          <w:spacing w:val="-1"/>
        </w:rPr>
        <w:t xml:space="preserve"> </w:t>
      </w:r>
      <w:r>
        <w:t>are</w:t>
      </w:r>
      <w:r>
        <w:rPr>
          <w:spacing w:val="-3"/>
        </w:rPr>
        <w:t xml:space="preserve"> </w:t>
      </w:r>
      <w:r>
        <w:t>feasible</w:t>
      </w:r>
      <w:r>
        <w:rPr>
          <w:spacing w:val="-1"/>
        </w:rPr>
        <w:t xml:space="preserve"> </w:t>
      </w:r>
      <w:r>
        <w:t>for</w:t>
      </w:r>
      <w:r>
        <w:rPr>
          <w:spacing w:val="-1"/>
        </w:rPr>
        <w:t xml:space="preserve"> </w:t>
      </w:r>
      <w:r>
        <w:t>the</w:t>
      </w:r>
      <w:r>
        <w:rPr>
          <w:spacing w:val="-3"/>
        </w:rPr>
        <w:t xml:space="preserve"> </w:t>
      </w:r>
      <w:r>
        <w:t>available</w:t>
      </w:r>
      <w:r>
        <w:rPr>
          <w:spacing w:val="-58"/>
        </w:rPr>
        <w:t xml:space="preserve"> </w:t>
      </w:r>
      <w:r>
        <w:t>time and resources. As a result, software testing typically (but not exclusively) attempts to</w:t>
      </w:r>
      <w:r>
        <w:rPr>
          <w:spacing w:val="1"/>
        </w:rPr>
        <w:t xml:space="preserve"> </w:t>
      </w:r>
      <w:r>
        <w:t>execute a program or application with the intent of finding software bugs (errors or other</w:t>
      </w:r>
      <w:r>
        <w:rPr>
          <w:spacing w:val="1"/>
        </w:rPr>
        <w:t xml:space="preserve"> </w:t>
      </w:r>
      <w:r>
        <w:t>defects).</w:t>
      </w:r>
    </w:p>
    <w:p w14:paraId="125A282A" w14:textId="77777777" w:rsidR="005E563A" w:rsidRDefault="00892739">
      <w:pPr>
        <w:pStyle w:val="BodyText"/>
        <w:spacing w:before="201" w:line="360" w:lineRule="auto"/>
        <w:ind w:left="946" w:right="972" w:firstLine="719"/>
        <w:jc w:val="both"/>
      </w:pPr>
      <w:r>
        <w:t>Software testing can provide objective, independent information about the quality of</w:t>
      </w:r>
      <w:r>
        <w:rPr>
          <w:spacing w:val="1"/>
        </w:rPr>
        <w:t xml:space="preserve"> </w:t>
      </w:r>
      <w:r>
        <w:t>software</w:t>
      </w:r>
      <w:r>
        <w:rPr>
          <w:spacing w:val="-1"/>
        </w:rPr>
        <w:t xml:space="preserve"> </w:t>
      </w:r>
      <w:r>
        <w:t>and risk of</w:t>
      </w:r>
      <w:r>
        <w:rPr>
          <w:spacing w:val="-1"/>
        </w:rPr>
        <w:t xml:space="preserve"> </w:t>
      </w:r>
      <w:r>
        <w:t>its failure</w:t>
      </w:r>
      <w:r>
        <w:rPr>
          <w:spacing w:val="-2"/>
        </w:rPr>
        <w:t xml:space="preserve"> </w:t>
      </w:r>
      <w:r>
        <w:t>to users and/or sponsors.</w:t>
      </w:r>
    </w:p>
    <w:p w14:paraId="27C385B0" w14:textId="77777777" w:rsidR="005E563A" w:rsidRDefault="005E563A">
      <w:pPr>
        <w:spacing w:line="360" w:lineRule="auto"/>
        <w:jc w:val="both"/>
        <w:sectPr w:rsidR="005E563A" w:rsidSect="00C65A78">
          <w:headerReference w:type="default" r:id="rId119"/>
          <w:pgSz w:w="11910" w:h="16840"/>
          <w:pgMar w:top="1360" w:right="480" w:bottom="1200" w:left="480" w:header="0" w:footer="0" w:gutter="0"/>
          <w:cols w:space="720"/>
        </w:sectPr>
      </w:pPr>
    </w:p>
    <w:p w14:paraId="12EC6DC8" w14:textId="77777777" w:rsidR="005E563A" w:rsidRDefault="00892739">
      <w:pPr>
        <w:pStyle w:val="BodyText"/>
        <w:spacing w:before="60" w:line="360" w:lineRule="auto"/>
        <w:ind w:left="946" w:right="975" w:firstLine="719"/>
        <w:jc w:val="both"/>
      </w:pPr>
      <w:r>
        <w:lastRenderedPageBreak/>
        <w:t>Software testing can be conducted as soon as executable software (even if partially</w:t>
      </w:r>
      <w:r>
        <w:rPr>
          <w:spacing w:val="1"/>
        </w:rPr>
        <w:t xml:space="preserve"> </w:t>
      </w:r>
      <w:r>
        <w:t>complete) exists. The overall approach to software development often determines when and</w:t>
      </w:r>
      <w:r>
        <w:rPr>
          <w:spacing w:val="1"/>
        </w:rPr>
        <w:t xml:space="preserve"> </w:t>
      </w:r>
      <w:r>
        <w:t>how testing is conducted. For example, in a phased process, most testing occurs after system</w:t>
      </w:r>
      <w:r>
        <w:rPr>
          <w:spacing w:val="1"/>
        </w:rPr>
        <w:t xml:space="preserve"> </w:t>
      </w:r>
      <w:r>
        <w:t>requirements</w:t>
      </w:r>
      <w:r>
        <w:rPr>
          <w:spacing w:val="-5"/>
        </w:rPr>
        <w:t xml:space="preserve"> </w:t>
      </w:r>
      <w:r>
        <w:t>have</w:t>
      </w:r>
      <w:r>
        <w:rPr>
          <w:spacing w:val="-5"/>
        </w:rPr>
        <w:t xml:space="preserve"> </w:t>
      </w:r>
      <w:r>
        <w:t>been</w:t>
      </w:r>
      <w:r>
        <w:rPr>
          <w:spacing w:val="-5"/>
        </w:rPr>
        <w:t xml:space="preserve"> </w:t>
      </w:r>
      <w:r>
        <w:t>defined</w:t>
      </w:r>
      <w:r>
        <w:rPr>
          <w:spacing w:val="-4"/>
        </w:rPr>
        <w:t xml:space="preserve"> </w:t>
      </w:r>
      <w:r>
        <w:t>and</w:t>
      </w:r>
      <w:r>
        <w:rPr>
          <w:spacing w:val="-5"/>
        </w:rPr>
        <w:t xml:space="preserve"> </w:t>
      </w:r>
      <w:r>
        <w:t>then</w:t>
      </w:r>
      <w:r>
        <w:rPr>
          <w:spacing w:val="-4"/>
        </w:rPr>
        <w:t xml:space="preserve"> </w:t>
      </w:r>
      <w:r>
        <w:t>implemented</w:t>
      </w:r>
      <w:r>
        <w:rPr>
          <w:spacing w:val="-5"/>
        </w:rPr>
        <w:t xml:space="preserve"> </w:t>
      </w:r>
      <w:r>
        <w:t>in</w:t>
      </w:r>
      <w:r>
        <w:rPr>
          <w:spacing w:val="-3"/>
        </w:rPr>
        <w:t xml:space="preserve"> </w:t>
      </w:r>
      <w:r>
        <w:t>testable</w:t>
      </w:r>
      <w:r>
        <w:rPr>
          <w:spacing w:val="-5"/>
        </w:rPr>
        <w:t xml:space="preserve"> </w:t>
      </w:r>
      <w:r>
        <w:t>programs.</w:t>
      </w:r>
      <w:r>
        <w:rPr>
          <w:spacing w:val="-3"/>
        </w:rPr>
        <w:t xml:space="preserve"> </w:t>
      </w:r>
      <w:r>
        <w:t>In</w:t>
      </w:r>
      <w:r>
        <w:rPr>
          <w:spacing w:val="-5"/>
        </w:rPr>
        <w:t xml:space="preserve"> </w:t>
      </w:r>
      <w:r>
        <w:t>contrast,</w:t>
      </w:r>
      <w:r>
        <w:rPr>
          <w:spacing w:val="-3"/>
        </w:rPr>
        <w:t xml:space="preserve"> </w:t>
      </w:r>
      <w:r>
        <w:t>under</w:t>
      </w:r>
      <w:r>
        <w:rPr>
          <w:spacing w:val="-58"/>
        </w:rPr>
        <w:t xml:space="preserve"> </w:t>
      </w:r>
      <w:r>
        <w:t>an</w:t>
      </w:r>
      <w:r>
        <w:rPr>
          <w:spacing w:val="-1"/>
        </w:rPr>
        <w:t xml:space="preserve"> </w:t>
      </w:r>
      <w:r>
        <w:t>Agile approach, requirements,</w:t>
      </w:r>
      <w:r>
        <w:rPr>
          <w:spacing w:val="-1"/>
        </w:rPr>
        <w:t xml:space="preserve"> </w:t>
      </w:r>
      <w:r>
        <w:t>programming, and testing</w:t>
      </w:r>
      <w:r>
        <w:rPr>
          <w:spacing w:val="-1"/>
        </w:rPr>
        <w:t xml:space="preserve"> </w:t>
      </w:r>
      <w:r>
        <w:t>are</w:t>
      </w:r>
      <w:r>
        <w:rPr>
          <w:spacing w:val="-2"/>
        </w:rPr>
        <w:t xml:space="preserve"> </w:t>
      </w:r>
      <w:r>
        <w:t>often done</w:t>
      </w:r>
      <w:r>
        <w:rPr>
          <w:spacing w:val="-2"/>
        </w:rPr>
        <w:t xml:space="preserve"> </w:t>
      </w:r>
      <w:r>
        <w:t>concurrently.</w:t>
      </w:r>
    </w:p>
    <w:p w14:paraId="133C5804" w14:textId="77777777" w:rsidR="005E563A" w:rsidRDefault="005E563A">
      <w:pPr>
        <w:pStyle w:val="BodyText"/>
        <w:rPr>
          <w:sz w:val="26"/>
        </w:rPr>
      </w:pPr>
    </w:p>
    <w:p w14:paraId="0D095A70" w14:textId="77777777" w:rsidR="005E563A" w:rsidRDefault="005E563A">
      <w:pPr>
        <w:pStyle w:val="BodyText"/>
        <w:spacing w:before="9"/>
        <w:rPr>
          <w:sz w:val="25"/>
        </w:rPr>
      </w:pPr>
    </w:p>
    <w:p w14:paraId="3ADF2B04" w14:textId="77777777" w:rsidR="005E563A" w:rsidRDefault="00892739">
      <w:pPr>
        <w:pStyle w:val="Heading6"/>
      </w:pPr>
      <w:r>
        <w:t>Testing</w:t>
      </w:r>
      <w:r>
        <w:rPr>
          <w:spacing w:val="-7"/>
        </w:rPr>
        <w:t xml:space="preserve"> </w:t>
      </w:r>
      <w:r>
        <w:t>Types</w:t>
      </w:r>
    </w:p>
    <w:p w14:paraId="1E82185D" w14:textId="77777777" w:rsidR="005E563A" w:rsidRDefault="005E563A">
      <w:pPr>
        <w:pStyle w:val="BodyText"/>
        <w:rPr>
          <w:sz w:val="30"/>
        </w:rPr>
      </w:pPr>
    </w:p>
    <w:p w14:paraId="7FED6E70" w14:textId="77777777" w:rsidR="005E563A" w:rsidRDefault="005E563A">
      <w:pPr>
        <w:pStyle w:val="BodyText"/>
        <w:spacing w:before="5"/>
        <w:rPr>
          <w:sz w:val="37"/>
        </w:rPr>
      </w:pPr>
    </w:p>
    <w:p w14:paraId="52B2C9E7" w14:textId="77777777" w:rsidR="005E563A" w:rsidRDefault="00892739">
      <w:pPr>
        <w:pStyle w:val="BodyText"/>
        <w:ind w:left="1692"/>
      </w:pPr>
      <w:r>
        <w:t>A</w:t>
      </w:r>
      <w:r>
        <w:rPr>
          <w:spacing w:val="-1"/>
        </w:rPr>
        <w:t xml:space="preserve"> </w:t>
      </w:r>
      <w:r>
        <w:t>software</w:t>
      </w:r>
      <w:r>
        <w:rPr>
          <w:spacing w:val="-1"/>
        </w:rPr>
        <w:t xml:space="preserve"> </w:t>
      </w:r>
      <w:r>
        <w:t>engineering</w:t>
      </w:r>
      <w:r>
        <w:rPr>
          <w:spacing w:val="-1"/>
        </w:rPr>
        <w:t xml:space="preserve"> </w:t>
      </w:r>
      <w:r>
        <w:t>product can</w:t>
      </w:r>
      <w:r>
        <w:rPr>
          <w:spacing w:val="-1"/>
        </w:rPr>
        <w:t xml:space="preserve"> </w:t>
      </w:r>
      <w:r>
        <w:t>be</w:t>
      </w:r>
      <w:r>
        <w:rPr>
          <w:spacing w:val="-1"/>
        </w:rPr>
        <w:t xml:space="preserve"> </w:t>
      </w:r>
      <w:r>
        <w:t>tested</w:t>
      </w:r>
      <w:r>
        <w:rPr>
          <w:spacing w:val="-1"/>
        </w:rPr>
        <w:t xml:space="preserve"> </w:t>
      </w:r>
      <w:r>
        <w:t>in one</w:t>
      </w:r>
      <w:r>
        <w:rPr>
          <w:spacing w:val="-1"/>
        </w:rPr>
        <w:t xml:space="preserve"> </w:t>
      </w:r>
      <w:r>
        <w:t>of</w:t>
      </w:r>
      <w:r>
        <w:rPr>
          <w:spacing w:val="-1"/>
        </w:rPr>
        <w:t xml:space="preserve"> </w:t>
      </w:r>
      <w:r>
        <w:t>two ways:</w:t>
      </w:r>
    </w:p>
    <w:p w14:paraId="2FF88FA4" w14:textId="77777777" w:rsidR="005E563A" w:rsidRDefault="005E563A">
      <w:pPr>
        <w:pStyle w:val="BodyText"/>
        <w:spacing w:before="2"/>
        <w:rPr>
          <w:sz w:val="22"/>
        </w:rPr>
      </w:pPr>
    </w:p>
    <w:p w14:paraId="6DAB4F8E" w14:textId="77777777" w:rsidR="005E563A" w:rsidRDefault="00892739">
      <w:pPr>
        <w:pStyle w:val="ListParagraph"/>
        <w:numPr>
          <w:ilvl w:val="3"/>
          <w:numId w:val="12"/>
        </w:numPr>
        <w:tabs>
          <w:tab w:val="left" w:pos="2400"/>
          <w:tab w:val="left" w:pos="2401"/>
        </w:tabs>
        <w:ind w:hanging="361"/>
        <w:rPr>
          <w:sz w:val="24"/>
        </w:rPr>
      </w:pPr>
      <w:r w:rsidRPr="261640DB">
        <w:rPr>
          <w:sz w:val="24"/>
          <w:szCs w:val="24"/>
        </w:rPr>
        <w:t>Black</w:t>
      </w:r>
      <w:r w:rsidRPr="261640DB">
        <w:rPr>
          <w:spacing w:val="-3"/>
          <w:sz w:val="24"/>
          <w:szCs w:val="24"/>
        </w:rPr>
        <w:t xml:space="preserve"> </w:t>
      </w:r>
      <w:r w:rsidRPr="261640DB">
        <w:rPr>
          <w:sz w:val="24"/>
          <w:szCs w:val="24"/>
        </w:rPr>
        <w:t>Box</w:t>
      </w:r>
      <w:r w:rsidRPr="261640DB">
        <w:rPr>
          <w:spacing w:val="-2"/>
          <w:sz w:val="24"/>
          <w:szCs w:val="24"/>
        </w:rPr>
        <w:t xml:space="preserve"> </w:t>
      </w:r>
      <w:r w:rsidRPr="261640DB">
        <w:rPr>
          <w:sz w:val="24"/>
          <w:szCs w:val="24"/>
        </w:rPr>
        <w:t>Testing</w:t>
      </w:r>
    </w:p>
    <w:p w14:paraId="6017F7A4" w14:textId="77777777" w:rsidR="005E563A" w:rsidRDefault="005E563A">
      <w:pPr>
        <w:pStyle w:val="BodyText"/>
        <w:spacing w:before="2"/>
        <w:rPr>
          <w:sz w:val="22"/>
        </w:rPr>
      </w:pPr>
    </w:p>
    <w:p w14:paraId="12842E90" w14:textId="77777777" w:rsidR="005E563A" w:rsidRDefault="00892739">
      <w:pPr>
        <w:pStyle w:val="ListParagraph"/>
        <w:numPr>
          <w:ilvl w:val="3"/>
          <w:numId w:val="12"/>
        </w:numPr>
        <w:tabs>
          <w:tab w:val="left" w:pos="2400"/>
          <w:tab w:val="left" w:pos="2401"/>
        </w:tabs>
        <w:ind w:hanging="361"/>
        <w:rPr>
          <w:sz w:val="24"/>
        </w:rPr>
      </w:pPr>
      <w:r w:rsidRPr="261640DB">
        <w:rPr>
          <w:sz w:val="24"/>
          <w:szCs w:val="24"/>
        </w:rPr>
        <w:t>White</w:t>
      </w:r>
      <w:r w:rsidRPr="261640DB">
        <w:rPr>
          <w:spacing w:val="-3"/>
          <w:sz w:val="24"/>
          <w:szCs w:val="24"/>
        </w:rPr>
        <w:t xml:space="preserve"> </w:t>
      </w:r>
      <w:r w:rsidRPr="261640DB">
        <w:rPr>
          <w:sz w:val="24"/>
          <w:szCs w:val="24"/>
        </w:rPr>
        <w:t>Box</w:t>
      </w:r>
      <w:r w:rsidRPr="261640DB">
        <w:rPr>
          <w:spacing w:val="-2"/>
          <w:sz w:val="24"/>
          <w:szCs w:val="24"/>
        </w:rPr>
        <w:t xml:space="preserve"> </w:t>
      </w:r>
      <w:r w:rsidRPr="261640DB">
        <w:rPr>
          <w:sz w:val="24"/>
          <w:szCs w:val="24"/>
        </w:rPr>
        <w:t>Testing</w:t>
      </w:r>
    </w:p>
    <w:p w14:paraId="73FB17EF" w14:textId="77777777" w:rsidR="005E563A" w:rsidRDefault="005E563A">
      <w:pPr>
        <w:pStyle w:val="BodyText"/>
        <w:rPr>
          <w:sz w:val="26"/>
        </w:rPr>
      </w:pPr>
    </w:p>
    <w:p w14:paraId="02D232ED" w14:textId="77777777" w:rsidR="005E563A" w:rsidRDefault="005E563A">
      <w:pPr>
        <w:pStyle w:val="BodyText"/>
        <w:rPr>
          <w:sz w:val="26"/>
        </w:rPr>
      </w:pPr>
    </w:p>
    <w:p w14:paraId="54F84E64" w14:textId="77777777" w:rsidR="005E563A" w:rsidRDefault="00892739">
      <w:pPr>
        <w:pStyle w:val="Heading6"/>
        <w:spacing w:before="233"/>
      </w:pPr>
      <w:r>
        <w:t>Black</w:t>
      </w:r>
      <w:r>
        <w:rPr>
          <w:spacing w:val="-2"/>
        </w:rPr>
        <w:t xml:space="preserve"> </w:t>
      </w:r>
      <w:r>
        <w:t>box</w:t>
      </w:r>
      <w:r>
        <w:rPr>
          <w:spacing w:val="-1"/>
        </w:rPr>
        <w:t xml:space="preserve"> </w:t>
      </w:r>
      <w:r>
        <w:t>testing</w:t>
      </w:r>
    </w:p>
    <w:p w14:paraId="54E4372F" w14:textId="77777777" w:rsidR="005E563A" w:rsidRDefault="005E563A">
      <w:pPr>
        <w:pStyle w:val="BodyText"/>
        <w:rPr>
          <w:sz w:val="30"/>
        </w:rPr>
      </w:pPr>
    </w:p>
    <w:p w14:paraId="5225E349" w14:textId="77777777" w:rsidR="005E563A" w:rsidRDefault="005E563A">
      <w:pPr>
        <w:pStyle w:val="BodyText"/>
        <w:spacing w:before="1"/>
        <w:rPr>
          <w:sz w:val="37"/>
        </w:rPr>
      </w:pPr>
    </w:p>
    <w:p w14:paraId="128D3FDD" w14:textId="77777777" w:rsidR="005E563A" w:rsidRDefault="00892739">
      <w:pPr>
        <w:pStyle w:val="BodyText"/>
        <w:spacing w:line="360" w:lineRule="auto"/>
        <w:ind w:left="946" w:right="976" w:firstLine="779"/>
        <w:jc w:val="both"/>
      </w:pPr>
      <w:r>
        <w:t>Knowing</w:t>
      </w:r>
      <w:r>
        <w:rPr>
          <w:spacing w:val="-13"/>
        </w:rPr>
        <w:t xml:space="preserve"> </w:t>
      </w:r>
      <w:r>
        <w:t>the</w:t>
      </w:r>
      <w:r>
        <w:rPr>
          <w:spacing w:val="-14"/>
        </w:rPr>
        <w:t xml:space="preserve"> </w:t>
      </w:r>
      <w:r>
        <w:t>specified</w:t>
      </w:r>
      <w:r>
        <w:rPr>
          <w:spacing w:val="-11"/>
        </w:rPr>
        <w:t xml:space="preserve"> </w:t>
      </w:r>
      <w:r>
        <w:t>function</w:t>
      </w:r>
      <w:r>
        <w:rPr>
          <w:spacing w:val="-12"/>
        </w:rPr>
        <w:t xml:space="preserve"> </w:t>
      </w:r>
      <w:r>
        <w:t>that</w:t>
      </w:r>
      <w:r>
        <w:rPr>
          <w:spacing w:val="-13"/>
        </w:rPr>
        <w:t xml:space="preserve"> </w:t>
      </w:r>
      <w:r>
        <w:t>a</w:t>
      </w:r>
      <w:r>
        <w:rPr>
          <w:spacing w:val="-12"/>
        </w:rPr>
        <w:t xml:space="preserve"> </w:t>
      </w:r>
      <w:r>
        <w:t>product</w:t>
      </w:r>
      <w:r>
        <w:rPr>
          <w:spacing w:val="-13"/>
        </w:rPr>
        <w:t xml:space="preserve"> </w:t>
      </w:r>
      <w:r>
        <w:t>has</w:t>
      </w:r>
      <w:r>
        <w:rPr>
          <w:spacing w:val="-10"/>
        </w:rPr>
        <w:t xml:space="preserve"> </w:t>
      </w:r>
      <w:r>
        <w:t>been</w:t>
      </w:r>
      <w:r>
        <w:rPr>
          <w:spacing w:val="-11"/>
        </w:rPr>
        <w:t xml:space="preserve"> </w:t>
      </w:r>
      <w:r>
        <w:t>designed</w:t>
      </w:r>
      <w:r>
        <w:rPr>
          <w:spacing w:val="-14"/>
        </w:rPr>
        <w:t xml:space="preserve"> </w:t>
      </w:r>
      <w:r>
        <w:t>to</w:t>
      </w:r>
      <w:r>
        <w:rPr>
          <w:spacing w:val="-11"/>
        </w:rPr>
        <w:t xml:space="preserve"> </w:t>
      </w:r>
      <w:r>
        <w:t>perform,</w:t>
      </w:r>
      <w:r>
        <w:rPr>
          <w:spacing w:val="-12"/>
        </w:rPr>
        <w:t xml:space="preserve"> </w:t>
      </w:r>
      <w:r>
        <w:t>determine</w:t>
      </w:r>
      <w:r>
        <w:rPr>
          <w:spacing w:val="-58"/>
        </w:rPr>
        <w:t xml:space="preserve"> </w:t>
      </w:r>
      <w:r>
        <w:t>whether</w:t>
      </w:r>
      <w:r>
        <w:rPr>
          <w:spacing w:val="-3"/>
        </w:rPr>
        <w:t xml:space="preserve"> </w:t>
      </w:r>
      <w:r>
        <w:t>each</w:t>
      </w:r>
      <w:r>
        <w:rPr>
          <w:spacing w:val="2"/>
        </w:rPr>
        <w:t xml:space="preserve"> </w:t>
      </w:r>
      <w:r>
        <w:t>function is fully operational.</w:t>
      </w:r>
    </w:p>
    <w:p w14:paraId="4FD7BAAE" w14:textId="77777777" w:rsidR="005E563A" w:rsidRDefault="005E563A">
      <w:pPr>
        <w:pStyle w:val="BodyText"/>
        <w:rPr>
          <w:sz w:val="26"/>
        </w:rPr>
      </w:pPr>
    </w:p>
    <w:p w14:paraId="2221844C" w14:textId="77777777" w:rsidR="005E563A" w:rsidRDefault="005E563A">
      <w:pPr>
        <w:pStyle w:val="BodyText"/>
        <w:rPr>
          <w:sz w:val="26"/>
        </w:rPr>
      </w:pPr>
    </w:p>
    <w:p w14:paraId="7ADD1E57" w14:textId="77777777" w:rsidR="005E563A" w:rsidRDefault="00892739">
      <w:pPr>
        <w:pStyle w:val="Heading6"/>
        <w:spacing w:before="177"/>
      </w:pPr>
      <w:r>
        <w:t>White</w:t>
      </w:r>
      <w:r>
        <w:rPr>
          <w:spacing w:val="-3"/>
        </w:rPr>
        <w:t xml:space="preserve"> </w:t>
      </w:r>
      <w:r>
        <w:t>box</w:t>
      </w:r>
      <w:r>
        <w:rPr>
          <w:spacing w:val="-2"/>
        </w:rPr>
        <w:t xml:space="preserve"> </w:t>
      </w:r>
      <w:r>
        <w:t>testing</w:t>
      </w:r>
    </w:p>
    <w:p w14:paraId="0FE1DB6E" w14:textId="77777777" w:rsidR="005E563A" w:rsidRDefault="005E563A">
      <w:pPr>
        <w:pStyle w:val="BodyText"/>
        <w:rPr>
          <w:sz w:val="30"/>
        </w:rPr>
      </w:pPr>
    </w:p>
    <w:p w14:paraId="66ABCD1F" w14:textId="77777777" w:rsidR="005E563A" w:rsidRDefault="005E563A">
      <w:pPr>
        <w:pStyle w:val="BodyText"/>
        <w:rPr>
          <w:sz w:val="37"/>
        </w:rPr>
      </w:pPr>
    </w:p>
    <w:p w14:paraId="67E90702" w14:textId="77777777" w:rsidR="005E563A" w:rsidRDefault="00892739">
      <w:pPr>
        <w:pStyle w:val="BodyText"/>
        <w:spacing w:before="1" w:line="360" w:lineRule="auto"/>
        <w:ind w:left="946" w:right="975" w:firstLine="719"/>
        <w:jc w:val="both"/>
      </w:pPr>
      <w:r>
        <w:t>Knowing the internal workings of a software product determine whether the internal</w:t>
      </w:r>
      <w:r>
        <w:rPr>
          <w:spacing w:val="1"/>
        </w:rPr>
        <w:t xml:space="preserve"> </w:t>
      </w:r>
      <w:r>
        <w:t>operation implementing the functions perform according to the specification, and all the</w:t>
      </w:r>
      <w:r>
        <w:rPr>
          <w:spacing w:val="1"/>
        </w:rPr>
        <w:t xml:space="preserve"> </w:t>
      </w:r>
      <w:r>
        <w:t>internal</w:t>
      </w:r>
      <w:r>
        <w:rPr>
          <w:spacing w:val="-1"/>
        </w:rPr>
        <w:t xml:space="preserve"> </w:t>
      </w:r>
      <w:r>
        <w:t>components have</w:t>
      </w:r>
      <w:r>
        <w:rPr>
          <w:spacing w:val="-1"/>
        </w:rPr>
        <w:t xml:space="preserve"> </w:t>
      </w:r>
      <w:r>
        <w:t>been</w:t>
      </w:r>
      <w:r>
        <w:rPr>
          <w:spacing w:val="2"/>
        </w:rPr>
        <w:t xml:space="preserve"> </w:t>
      </w:r>
      <w:r>
        <w:t>adequately exercised.</w:t>
      </w:r>
    </w:p>
    <w:p w14:paraId="71BED561" w14:textId="77777777" w:rsidR="005E563A" w:rsidRDefault="005E563A">
      <w:pPr>
        <w:pStyle w:val="BodyText"/>
        <w:rPr>
          <w:sz w:val="26"/>
        </w:rPr>
      </w:pPr>
    </w:p>
    <w:p w14:paraId="410CDB88" w14:textId="77777777" w:rsidR="005E563A" w:rsidRDefault="005E563A">
      <w:pPr>
        <w:pStyle w:val="BodyText"/>
        <w:rPr>
          <w:sz w:val="26"/>
        </w:rPr>
      </w:pPr>
    </w:p>
    <w:p w14:paraId="254EBC76" w14:textId="77777777" w:rsidR="005E563A" w:rsidRDefault="00892739">
      <w:pPr>
        <w:pStyle w:val="Heading6"/>
        <w:spacing w:before="175"/>
      </w:pPr>
      <w:r>
        <w:t>Testing</w:t>
      </w:r>
      <w:r>
        <w:rPr>
          <w:spacing w:val="-5"/>
        </w:rPr>
        <w:t xml:space="preserve"> </w:t>
      </w:r>
      <w:r>
        <w:t>Strategies</w:t>
      </w:r>
    </w:p>
    <w:p w14:paraId="58A0BC5A" w14:textId="77777777" w:rsidR="005E563A" w:rsidRDefault="005E563A">
      <w:pPr>
        <w:pStyle w:val="BodyText"/>
        <w:rPr>
          <w:sz w:val="30"/>
        </w:rPr>
      </w:pPr>
    </w:p>
    <w:p w14:paraId="2966BF75" w14:textId="77777777" w:rsidR="005E563A" w:rsidRDefault="005E563A">
      <w:pPr>
        <w:pStyle w:val="BodyText"/>
        <w:spacing w:before="1"/>
        <w:rPr>
          <w:sz w:val="37"/>
        </w:rPr>
      </w:pPr>
    </w:p>
    <w:p w14:paraId="65CBC185" w14:textId="77777777" w:rsidR="005E563A" w:rsidRDefault="00892739">
      <w:pPr>
        <w:pStyle w:val="BodyText"/>
        <w:spacing w:line="360" w:lineRule="auto"/>
        <w:ind w:left="946" w:right="975" w:firstLine="719"/>
        <w:jc w:val="both"/>
      </w:pPr>
      <w:r>
        <w:t>Four Testing Strategies that are often adopted by the software development team</w:t>
      </w:r>
      <w:r>
        <w:rPr>
          <w:spacing w:val="1"/>
        </w:rPr>
        <w:t xml:space="preserve"> </w:t>
      </w:r>
      <w:r>
        <w:t>include: Testing Strategies Four Testing Strategies that are often adopted by the software</w:t>
      </w:r>
      <w:r>
        <w:rPr>
          <w:spacing w:val="1"/>
        </w:rPr>
        <w:t xml:space="preserve"> </w:t>
      </w:r>
      <w:r>
        <w:t>development</w:t>
      </w:r>
      <w:r>
        <w:rPr>
          <w:spacing w:val="-1"/>
        </w:rPr>
        <w:t xml:space="preserve"> </w:t>
      </w:r>
      <w:r>
        <w:t>team include:</w:t>
      </w:r>
    </w:p>
    <w:p w14:paraId="54CBF93C" w14:textId="77777777" w:rsidR="005E563A" w:rsidRDefault="005E563A">
      <w:pPr>
        <w:spacing w:line="360" w:lineRule="auto"/>
        <w:jc w:val="both"/>
        <w:sectPr w:rsidR="005E563A" w:rsidSect="00C65A78">
          <w:headerReference w:type="default" r:id="rId120"/>
          <w:pgSz w:w="11910" w:h="16840"/>
          <w:pgMar w:top="1360" w:right="480" w:bottom="1200" w:left="480" w:header="0" w:footer="0" w:gutter="0"/>
          <w:cols w:space="720"/>
        </w:sectPr>
      </w:pPr>
    </w:p>
    <w:p w14:paraId="30255E8C" w14:textId="77777777" w:rsidR="005E563A" w:rsidRDefault="005E563A">
      <w:pPr>
        <w:pStyle w:val="BodyText"/>
        <w:spacing w:before="3"/>
        <w:rPr>
          <w:sz w:val="26"/>
        </w:rPr>
      </w:pPr>
    </w:p>
    <w:p w14:paraId="24A8DBFB" w14:textId="77777777" w:rsidR="005E563A" w:rsidRDefault="00892739">
      <w:pPr>
        <w:pStyle w:val="ListParagraph"/>
        <w:numPr>
          <w:ilvl w:val="2"/>
          <w:numId w:val="12"/>
        </w:numPr>
        <w:tabs>
          <w:tab w:val="left" w:pos="1680"/>
          <w:tab w:val="left" w:pos="1681"/>
        </w:tabs>
        <w:spacing w:before="92"/>
        <w:ind w:hanging="361"/>
        <w:rPr>
          <w:rFonts w:ascii="Arial MT" w:hAnsi="Arial MT"/>
          <w:sz w:val="24"/>
        </w:rPr>
      </w:pPr>
      <w:r w:rsidRPr="261640DB">
        <w:rPr>
          <w:sz w:val="24"/>
          <w:szCs w:val="24"/>
        </w:rPr>
        <w:t>Unit</w:t>
      </w:r>
      <w:r w:rsidRPr="261640DB">
        <w:rPr>
          <w:spacing w:val="-1"/>
          <w:sz w:val="24"/>
          <w:szCs w:val="24"/>
        </w:rPr>
        <w:t xml:space="preserve"> </w:t>
      </w:r>
      <w:r w:rsidRPr="261640DB">
        <w:rPr>
          <w:sz w:val="24"/>
          <w:szCs w:val="24"/>
        </w:rPr>
        <w:t>Testing</w:t>
      </w:r>
    </w:p>
    <w:p w14:paraId="7D0BEBB8" w14:textId="77777777" w:rsidR="005E563A" w:rsidRDefault="00892739">
      <w:pPr>
        <w:pStyle w:val="ListParagraph"/>
        <w:numPr>
          <w:ilvl w:val="2"/>
          <w:numId w:val="12"/>
        </w:numPr>
        <w:tabs>
          <w:tab w:val="left" w:pos="1680"/>
          <w:tab w:val="left" w:pos="1681"/>
        </w:tabs>
        <w:spacing w:before="232"/>
        <w:ind w:hanging="361"/>
        <w:rPr>
          <w:rFonts w:ascii="Arial MT" w:hAnsi="Arial MT"/>
          <w:sz w:val="24"/>
        </w:rPr>
      </w:pPr>
      <w:r w:rsidRPr="261640DB">
        <w:rPr>
          <w:sz w:val="24"/>
          <w:szCs w:val="24"/>
        </w:rPr>
        <w:t>Integration</w:t>
      </w:r>
      <w:r w:rsidRPr="261640DB">
        <w:rPr>
          <w:spacing w:val="-8"/>
          <w:sz w:val="24"/>
          <w:szCs w:val="24"/>
        </w:rPr>
        <w:t xml:space="preserve"> </w:t>
      </w:r>
      <w:r w:rsidRPr="261640DB">
        <w:rPr>
          <w:sz w:val="24"/>
          <w:szCs w:val="24"/>
        </w:rPr>
        <w:t>Testing</w:t>
      </w:r>
    </w:p>
    <w:p w14:paraId="4D5EF33F" w14:textId="77777777" w:rsidR="005E563A" w:rsidRDefault="005E563A">
      <w:pPr>
        <w:pStyle w:val="BodyText"/>
        <w:spacing w:before="4"/>
        <w:rPr>
          <w:sz w:val="20"/>
        </w:rPr>
      </w:pPr>
    </w:p>
    <w:p w14:paraId="4EA68609" w14:textId="77777777" w:rsidR="005E563A" w:rsidRDefault="00892739">
      <w:pPr>
        <w:pStyle w:val="ListParagraph"/>
        <w:numPr>
          <w:ilvl w:val="2"/>
          <w:numId w:val="12"/>
        </w:numPr>
        <w:tabs>
          <w:tab w:val="left" w:pos="1680"/>
          <w:tab w:val="left" w:pos="1681"/>
        </w:tabs>
        <w:ind w:hanging="361"/>
        <w:rPr>
          <w:rFonts w:ascii="Arial MT" w:hAnsi="Arial MT"/>
          <w:sz w:val="24"/>
        </w:rPr>
      </w:pPr>
      <w:r w:rsidRPr="261640DB">
        <w:rPr>
          <w:sz w:val="24"/>
          <w:szCs w:val="24"/>
        </w:rPr>
        <w:t>Validation</w:t>
      </w:r>
      <w:r w:rsidRPr="261640DB">
        <w:rPr>
          <w:spacing w:val="-6"/>
          <w:sz w:val="24"/>
          <w:szCs w:val="24"/>
        </w:rPr>
        <w:t xml:space="preserve"> </w:t>
      </w:r>
      <w:r w:rsidRPr="261640DB">
        <w:rPr>
          <w:sz w:val="24"/>
          <w:szCs w:val="24"/>
        </w:rPr>
        <w:t>Testing</w:t>
      </w:r>
    </w:p>
    <w:p w14:paraId="6570F26A" w14:textId="77777777" w:rsidR="005E563A" w:rsidRDefault="00892739">
      <w:pPr>
        <w:pStyle w:val="ListParagraph"/>
        <w:numPr>
          <w:ilvl w:val="2"/>
          <w:numId w:val="12"/>
        </w:numPr>
        <w:tabs>
          <w:tab w:val="left" w:pos="1680"/>
          <w:tab w:val="left" w:pos="1681"/>
        </w:tabs>
        <w:spacing w:before="227"/>
        <w:ind w:hanging="361"/>
        <w:rPr>
          <w:rFonts w:ascii="Arial MT" w:hAnsi="Arial MT"/>
          <w:sz w:val="24"/>
        </w:rPr>
      </w:pPr>
      <w:r w:rsidRPr="261640DB">
        <w:rPr>
          <w:sz w:val="24"/>
          <w:szCs w:val="24"/>
        </w:rPr>
        <w:t>System</w:t>
      </w:r>
      <w:r w:rsidRPr="261640DB">
        <w:rPr>
          <w:spacing w:val="-1"/>
          <w:sz w:val="24"/>
          <w:szCs w:val="24"/>
        </w:rPr>
        <w:t xml:space="preserve"> </w:t>
      </w:r>
      <w:r w:rsidRPr="261640DB">
        <w:rPr>
          <w:sz w:val="24"/>
          <w:szCs w:val="24"/>
        </w:rPr>
        <w:t>Testing</w:t>
      </w:r>
    </w:p>
    <w:p w14:paraId="3910C2F8" w14:textId="77777777" w:rsidR="005E563A" w:rsidRDefault="00892739">
      <w:pPr>
        <w:spacing w:before="145"/>
        <w:ind w:left="960"/>
        <w:jc w:val="both"/>
        <w:rPr>
          <w:b/>
          <w:sz w:val="28"/>
        </w:rPr>
      </w:pPr>
      <w:r>
        <w:rPr>
          <w:b/>
          <w:sz w:val="28"/>
        </w:rPr>
        <w:t>Unit</w:t>
      </w:r>
      <w:r>
        <w:rPr>
          <w:b/>
          <w:spacing w:val="-2"/>
          <w:sz w:val="28"/>
        </w:rPr>
        <w:t xml:space="preserve"> </w:t>
      </w:r>
      <w:r>
        <w:rPr>
          <w:b/>
          <w:sz w:val="28"/>
        </w:rPr>
        <w:t>Testing</w:t>
      </w:r>
    </w:p>
    <w:p w14:paraId="5314849A" w14:textId="77777777" w:rsidR="005E563A" w:rsidRDefault="00892739">
      <w:pPr>
        <w:pStyle w:val="BodyText"/>
        <w:spacing w:before="244" w:line="360" w:lineRule="auto"/>
        <w:ind w:left="955" w:right="974" w:firstLine="60"/>
        <w:jc w:val="both"/>
      </w:pPr>
      <w:r>
        <w:t>We</w:t>
      </w:r>
      <w:r>
        <w:rPr>
          <w:spacing w:val="-3"/>
        </w:rPr>
        <w:t xml:space="preserve"> </w:t>
      </w:r>
      <w:r>
        <w:t>adopt</w:t>
      </w:r>
      <w:r>
        <w:rPr>
          <w:spacing w:val="-1"/>
        </w:rPr>
        <w:t xml:space="preserve"> </w:t>
      </w:r>
      <w:r>
        <w:t>white</w:t>
      </w:r>
      <w:r>
        <w:rPr>
          <w:spacing w:val="-2"/>
        </w:rPr>
        <w:t xml:space="preserve"> </w:t>
      </w:r>
      <w:r>
        <w:t>box</w:t>
      </w:r>
      <w:r>
        <w:rPr>
          <w:spacing w:val="-1"/>
        </w:rPr>
        <w:t xml:space="preserve"> </w:t>
      </w:r>
      <w:r>
        <w:t>testing</w:t>
      </w:r>
      <w:r>
        <w:rPr>
          <w:spacing w:val="-1"/>
        </w:rPr>
        <w:t xml:space="preserve"> </w:t>
      </w:r>
      <w:r>
        <w:t>when</w:t>
      </w:r>
      <w:r>
        <w:rPr>
          <w:spacing w:val="-1"/>
        </w:rPr>
        <w:t xml:space="preserve"> </w:t>
      </w:r>
      <w:r>
        <w:t>using</w:t>
      </w:r>
      <w:r>
        <w:rPr>
          <w:spacing w:val="-1"/>
        </w:rPr>
        <w:t xml:space="preserve"> </w:t>
      </w:r>
      <w:r>
        <w:t>this</w:t>
      </w:r>
      <w:r>
        <w:rPr>
          <w:spacing w:val="-5"/>
        </w:rPr>
        <w:t xml:space="preserve"> </w:t>
      </w:r>
      <w:r>
        <w:t>testing</w:t>
      </w:r>
      <w:r>
        <w:rPr>
          <w:spacing w:val="-1"/>
        </w:rPr>
        <w:t xml:space="preserve"> </w:t>
      </w:r>
      <w:r>
        <w:t>technique.</w:t>
      </w:r>
      <w:r>
        <w:rPr>
          <w:spacing w:val="-1"/>
        </w:rPr>
        <w:t xml:space="preserve"> </w:t>
      </w:r>
      <w:r>
        <w:t>This</w:t>
      </w:r>
      <w:r>
        <w:rPr>
          <w:spacing w:val="-1"/>
        </w:rPr>
        <w:t xml:space="preserve"> </w:t>
      </w:r>
      <w:r>
        <w:t>testing</w:t>
      </w:r>
      <w:r>
        <w:rPr>
          <w:spacing w:val="-6"/>
        </w:rPr>
        <w:t xml:space="preserve"> </w:t>
      </w:r>
      <w:r>
        <w:t>was</w:t>
      </w:r>
      <w:r>
        <w:rPr>
          <w:spacing w:val="-1"/>
        </w:rPr>
        <w:t xml:space="preserve"> </w:t>
      </w:r>
      <w:r>
        <w:t>carried</w:t>
      </w:r>
      <w:r>
        <w:rPr>
          <w:spacing w:val="-1"/>
        </w:rPr>
        <w:t xml:space="preserve"> </w:t>
      </w:r>
      <w:r>
        <w:t>out</w:t>
      </w:r>
      <w:r>
        <w:rPr>
          <w:spacing w:val="-1"/>
        </w:rPr>
        <w:t xml:space="preserve"> </w:t>
      </w:r>
      <w:r>
        <w:t>on</w:t>
      </w:r>
      <w:r>
        <w:rPr>
          <w:spacing w:val="-58"/>
        </w:rPr>
        <w:t xml:space="preserve"> </w:t>
      </w:r>
      <w:r>
        <w:t>individual components of the software that were designed. Each individual module was tested</w:t>
      </w:r>
      <w:r>
        <w:rPr>
          <w:spacing w:val="-57"/>
        </w:rPr>
        <w:t xml:space="preserve"> </w:t>
      </w:r>
      <w:r>
        <w:t>using</w:t>
      </w:r>
      <w:r>
        <w:rPr>
          <w:spacing w:val="-6"/>
        </w:rPr>
        <w:t xml:space="preserve"> </w:t>
      </w:r>
      <w:r>
        <w:t>this</w:t>
      </w:r>
      <w:r>
        <w:rPr>
          <w:spacing w:val="-5"/>
        </w:rPr>
        <w:t xml:space="preserve"> </w:t>
      </w:r>
      <w:r>
        <w:t>technique</w:t>
      </w:r>
      <w:r>
        <w:rPr>
          <w:spacing w:val="-7"/>
        </w:rPr>
        <w:t xml:space="preserve"> </w:t>
      </w:r>
      <w:r>
        <w:t>during</w:t>
      </w:r>
      <w:r>
        <w:rPr>
          <w:spacing w:val="-6"/>
        </w:rPr>
        <w:t xml:space="preserve"> </w:t>
      </w:r>
      <w:r>
        <w:t>the</w:t>
      </w:r>
      <w:r>
        <w:rPr>
          <w:spacing w:val="-7"/>
        </w:rPr>
        <w:t xml:space="preserve"> </w:t>
      </w:r>
      <w:r>
        <w:t>coding</w:t>
      </w:r>
      <w:r>
        <w:rPr>
          <w:spacing w:val="-5"/>
        </w:rPr>
        <w:t xml:space="preserve"> </w:t>
      </w:r>
      <w:r>
        <w:t>phase.</w:t>
      </w:r>
      <w:r>
        <w:rPr>
          <w:spacing w:val="-6"/>
        </w:rPr>
        <w:t xml:space="preserve"> </w:t>
      </w:r>
      <w:r>
        <w:t>Every</w:t>
      </w:r>
      <w:r>
        <w:rPr>
          <w:spacing w:val="-6"/>
        </w:rPr>
        <w:t xml:space="preserve"> </w:t>
      </w:r>
      <w:r>
        <w:t>component</w:t>
      </w:r>
      <w:r>
        <w:rPr>
          <w:spacing w:val="-6"/>
        </w:rPr>
        <w:t xml:space="preserve"> </w:t>
      </w:r>
      <w:r>
        <w:t>was</w:t>
      </w:r>
      <w:r>
        <w:rPr>
          <w:spacing w:val="-4"/>
        </w:rPr>
        <w:t xml:space="preserve"> </w:t>
      </w:r>
      <w:r>
        <w:t>checked</w:t>
      </w:r>
      <w:r>
        <w:rPr>
          <w:spacing w:val="-5"/>
        </w:rPr>
        <w:t xml:space="preserve"> </w:t>
      </w:r>
      <w:r>
        <w:t>to</w:t>
      </w:r>
      <w:r>
        <w:rPr>
          <w:spacing w:val="-6"/>
        </w:rPr>
        <w:t xml:space="preserve"> </w:t>
      </w:r>
      <w:r>
        <w:t>make</w:t>
      </w:r>
      <w:r>
        <w:rPr>
          <w:spacing w:val="-7"/>
        </w:rPr>
        <w:t xml:space="preserve"> </w:t>
      </w:r>
      <w:r>
        <w:t>sure</w:t>
      </w:r>
      <w:r>
        <w:rPr>
          <w:spacing w:val="-7"/>
        </w:rPr>
        <w:t xml:space="preserve"> </w:t>
      </w:r>
      <w:r>
        <w:t>that</w:t>
      </w:r>
      <w:r>
        <w:rPr>
          <w:spacing w:val="-58"/>
        </w:rPr>
        <w:t xml:space="preserve"> </w:t>
      </w:r>
      <w:r>
        <w:t>they</w:t>
      </w:r>
      <w:r>
        <w:rPr>
          <w:spacing w:val="-7"/>
        </w:rPr>
        <w:t xml:space="preserve"> </w:t>
      </w:r>
      <w:r>
        <w:t>adhere</w:t>
      </w:r>
      <w:r>
        <w:rPr>
          <w:spacing w:val="-6"/>
        </w:rPr>
        <w:t xml:space="preserve"> </w:t>
      </w:r>
      <w:r>
        <w:t>strictly</w:t>
      </w:r>
      <w:r>
        <w:rPr>
          <w:spacing w:val="-6"/>
        </w:rPr>
        <w:t xml:space="preserve"> </w:t>
      </w:r>
      <w:r>
        <w:t>to</w:t>
      </w:r>
      <w:r>
        <w:rPr>
          <w:spacing w:val="-5"/>
        </w:rPr>
        <w:t xml:space="preserve"> </w:t>
      </w:r>
      <w:r>
        <w:t>the</w:t>
      </w:r>
      <w:r>
        <w:rPr>
          <w:spacing w:val="-4"/>
        </w:rPr>
        <w:t xml:space="preserve"> </w:t>
      </w:r>
      <w:r>
        <w:t>specifications</w:t>
      </w:r>
      <w:r>
        <w:rPr>
          <w:spacing w:val="-6"/>
        </w:rPr>
        <w:t xml:space="preserve"> </w:t>
      </w:r>
      <w:r>
        <w:t>spelt</w:t>
      </w:r>
      <w:r>
        <w:rPr>
          <w:spacing w:val="-5"/>
        </w:rPr>
        <w:t xml:space="preserve"> </w:t>
      </w:r>
      <w:r>
        <w:t>out</w:t>
      </w:r>
      <w:r>
        <w:rPr>
          <w:spacing w:val="-5"/>
        </w:rPr>
        <w:t xml:space="preserve"> </w:t>
      </w:r>
      <w:r>
        <w:t>in</w:t>
      </w:r>
      <w:r>
        <w:rPr>
          <w:spacing w:val="-6"/>
        </w:rPr>
        <w:t xml:space="preserve"> </w:t>
      </w:r>
      <w:r>
        <w:t>the</w:t>
      </w:r>
      <w:r>
        <w:rPr>
          <w:spacing w:val="-6"/>
        </w:rPr>
        <w:t xml:space="preserve"> </w:t>
      </w:r>
      <w:r>
        <w:t>data</w:t>
      </w:r>
      <w:r>
        <w:rPr>
          <w:spacing w:val="-7"/>
        </w:rPr>
        <w:t xml:space="preserve"> </w:t>
      </w:r>
      <w:r>
        <w:t>flow</w:t>
      </w:r>
      <w:r>
        <w:rPr>
          <w:spacing w:val="-6"/>
        </w:rPr>
        <w:t xml:space="preserve"> </w:t>
      </w:r>
      <w:r>
        <w:t>diagram</w:t>
      </w:r>
      <w:r>
        <w:rPr>
          <w:spacing w:val="-5"/>
        </w:rPr>
        <w:t xml:space="preserve"> </w:t>
      </w:r>
      <w:r>
        <w:t>and</w:t>
      </w:r>
      <w:r>
        <w:rPr>
          <w:spacing w:val="-6"/>
        </w:rPr>
        <w:t xml:space="preserve"> </w:t>
      </w:r>
      <w:r>
        <w:t>ensure</w:t>
      </w:r>
      <w:r>
        <w:rPr>
          <w:spacing w:val="-7"/>
        </w:rPr>
        <w:t xml:space="preserve"> </w:t>
      </w:r>
      <w:r>
        <w:t>that</w:t>
      </w:r>
      <w:r>
        <w:rPr>
          <w:spacing w:val="-5"/>
        </w:rPr>
        <w:t xml:space="preserve"> </w:t>
      </w:r>
      <w:r>
        <w:t>they</w:t>
      </w:r>
      <w:r>
        <w:rPr>
          <w:spacing w:val="-58"/>
        </w:rPr>
        <w:t xml:space="preserve"> </w:t>
      </w:r>
      <w:r>
        <w:t>perform</w:t>
      </w:r>
      <w:r>
        <w:rPr>
          <w:spacing w:val="-1"/>
        </w:rPr>
        <w:t xml:space="preserve"> </w:t>
      </w:r>
      <w:r>
        <w:t>the purpose</w:t>
      </w:r>
      <w:r>
        <w:rPr>
          <w:spacing w:val="-2"/>
        </w:rPr>
        <w:t xml:space="preserve"> </w:t>
      </w:r>
      <w:r>
        <w:t>intended for</w:t>
      </w:r>
      <w:r>
        <w:rPr>
          <w:spacing w:val="-2"/>
        </w:rPr>
        <w:t xml:space="preserve"> </w:t>
      </w:r>
      <w:r>
        <w:t>them.</w:t>
      </w:r>
    </w:p>
    <w:p w14:paraId="552FDFFC" w14:textId="77777777" w:rsidR="005E563A" w:rsidRDefault="005E563A">
      <w:pPr>
        <w:pStyle w:val="BodyText"/>
        <w:rPr>
          <w:sz w:val="26"/>
        </w:rPr>
      </w:pPr>
    </w:p>
    <w:p w14:paraId="28B0B0CC" w14:textId="77777777" w:rsidR="005E563A" w:rsidRDefault="005E563A">
      <w:pPr>
        <w:pStyle w:val="BodyText"/>
        <w:spacing w:before="2"/>
        <w:rPr>
          <w:sz w:val="37"/>
        </w:rPr>
      </w:pPr>
    </w:p>
    <w:p w14:paraId="1D7B4B51" w14:textId="77777777" w:rsidR="005E563A" w:rsidRDefault="00892739">
      <w:pPr>
        <w:pStyle w:val="BodyText"/>
        <w:spacing w:line="360" w:lineRule="auto"/>
        <w:ind w:left="955" w:right="972" w:firstLine="60"/>
        <w:jc w:val="both"/>
      </w:pPr>
      <w:r>
        <w:t>All the names of the variables are scrutinized to make sure that they are truly reflected of the</w:t>
      </w:r>
      <w:r>
        <w:rPr>
          <w:spacing w:val="1"/>
        </w:rPr>
        <w:t xml:space="preserve"> </w:t>
      </w:r>
      <w:r>
        <w:t>element they represent. All the looping mechanisms were verified to ensure that they were as</w:t>
      </w:r>
      <w:r>
        <w:rPr>
          <w:spacing w:val="1"/>
        </w:rPr>
        <w:t xml:space="preserve"> </w:t>
      </w:r>
      <w:r>
        <w:t>decided.</w:t>
      </w:r>
      <w:r>
        <w:rPr>
          <w:spacing w:val="-5"/>
        </w:rPr>
        <w:t xml:space="preserve"> </w:t>
      </w:r>
      <w:r>
        <w:t>Beside</w:t>
      </w:r>
      <w:r>
        <w:rPr>
          <w:spacing w:val="-4"/>
        </w:rPr>
        <w:t xml:space="preserve"> </w:t>
      </w:r>
      <w:r>
        <w:t>these,</w:t>
      </w:r>
      <w:r>
        <w:rPr>
          <w:spacing w:val="-4"/>
        </w:rPr>
        <w:t xml:space="preserve"> </w:t>
      </w:r>
      <w:r>
        <w:t>we</w:t>
      </w:r>
      <w:r>
        <w:rPr>
          <w:spacing w:val="-6"/>
        </w:rPr>
        <w:t xml:space="preserve"> </w:t>
      </w:r>
      <w:r>
        <w:t>trace</w:t>
      </w:r>
      <w:r>
        <w:rPr>
          <w:spacing w:val="-5"/>
        </w:rPr>
        <w:t xml:space="preserve"> </w:t>
      </w:r>
      <w:r>
        <w:t>through</w:t>
      </w:r>
      <w:r>
        <w:rPr>
          <w:spacing w:val="-4"/>
        </w:rPr>
        <w:t xml:space="preserve"> </w:t>
      </w:r>
      <w:r>
        <w:t>the</w:t>
      </w:r>
      <w:r>
        <w:rPr>
          <w:spacing w:val="-5"/>
        </w:rPr>
        <w:t xml:space="preserve"> </w:t>
      </w:r>
      <w:r>
        <w:t>code</w:t>
      </w:r>
      <w:r>
        <w:rPr>
          <w:spacing w:val="-2"/>
        </w:rPr>
        <w:t xml:space="preserve"> </w:t>
      </w:r>
      <w:r>
        <w:t>manually</w:t>
      </w:r>
      <w:r>
        <w:rPr>
          <w:spacing w:val="-4"/>
        </w:rPr>
        <w:t xml:space="preserve"> </w:t>
      </w:r>
      <w:r>
        <w:t>to</w:t>
      </w:r>
      <w:r>
        <w:rPr>
          <w:spacing w:val="-4"/>
        </w:rPr>
        <w:t xml:space="preserve"> </w:t>
      </w:r>
      <w:r>
        <w:t>capture</w:t>
      </w:r>
      <w:r>
        <w:rPr>
          <w:spacing w:val="-5"/>
        </w:rPr>
        <w:t xml:space="preserve"> </w:t>
      </w:r>
      <w:r>
        <w:t>syntax</w:t>
      </w:r>
      <w:r>
        <w:rPr>
          <w:spacing w:val="-4"/>
        </w:rPr>
        <w:t xml:space="preserve"> </w:t>
      </w:r>
      <w:r>
        <w:t>errors</w:t>
      </w:r>
      <w:r>
        <w:rPr>
          <w:spacing w:val="-5"/>
        </w:rPr>
        <w:t xml:space="preserve"> </w:t>
      </w:r>
      <w:r>
        <w:t>and</w:t>
      </w:r>
      <w:r>
        <w:rPr>
          <w:spacing w:val="-4"/>
        </w:rPr>
        <w:t xml:space="preserve"> </w:t>
      </w:r>
      <w:r>
        <w:t>logical</w:t>
      </w:r>
      <w:r>
        <w:rPr>
          <w:spacing w:val="-58"/>
        </w:rPr>
        <w:t xml:space="preserve"> </w:t>
      </w:r>
      <w:r>
        <w:t>errors.</w:t>
      </w:r>
    </w:p>
    <w:p w14:paraId="1E0527A9" w14:textId="77777777" w:rsidR="005E563A" w:rsidRDefault="005E563A">
      <w:pPr>
        <w:pStyle w:val="BodyText"/>
        <w:rPr>
          <w:sz w:val="26"/>
        </w:rPr>
      </w:pPr>
    </w:p>
    <w:p w14:paraId="46CF51F1" w14:textId="77777777" w:rsidR="005E563A" w:rsidRDefault="005E563A">
      <w:pPr>
        <w:pStyle w:val="BodyText"/>
        <w:rPr>
          <w:sz w:val="26"/>
        </w:rPr>
      </w:pPr>
    </w:p>
    <w:p w14:paraId="1A875256" w14:textId="77777777" w:rsidR="005E563A" w:rsidRDefault="00892739">
      <w:pPr>
        <w:pStyle w:val="Heading5"/>
        <w:spacing w:before="181"/>
        <w:ind w:left="960"/>
        <w:jc w:val="both"/>
      </w:pPr>
      <w:r>
        <w:t>Integration</w:t>
      </w:r>
      <w:r>
        <w:rPr>
          <w:spacing w:val="-4"/>
        </w:rPr>
        <w:t xml:space="preserve"> </w:t>
      </w:r>
      <w:r>
        <w:t>Testing</w:t>
      </w:r>
    </w:p>
    <w:p w14:paraId="546E612B" w14:textId="77777777" w:rsidR="005E563A" w:rsidRDefault="005E563A">
      <w:pPr>
        <w:pStyle w:val="BodyText"/>
        <w:rPr>
          <w:b/>
          <w:sz w:val="30"/>
        </w:rPr>
      </w:pPr>
    </w:p>
    <w:p w14:paraId="299283BE" w14:textId="77777777" w:rsidR="005E563A" w:rsidRDefault="005E563A">
      <w:pPr>
        <w:pStyle w:val="BodyText"/>
        <w:spacing w:before="6"/>
        <w:rPr>
          <w:b/>
          <w:sz w:val="37"/>
        </w:rPr>
      </w:pPr>
    </w:p>
    <w:p w14:paraId="74D4D0AF" w14:textId="77777777" w:rsidR="005E563A" w:rsidRDefault="00892739">
      <w:pPr>
        <w:pStyle w:val="BodyText"/>
        <w:spacing w:line="360" w:lineRule="auto"/>
        <w:ind w:left="946" w:right="974" w:firstLine="719"/>
        <w:jc w:val="both"/>
      </w:pPr>
      <w:r>
        <w:t>After finishing the Unit Testing process, next is the integration testing process. In this</w:t>
      </w:r>
      <w:r>
        <w:rPr>
          <w:spacing w:val="1"/>
        </w:rPr>
        <w:t xml:space="preserve"> </w:t>
      </w:r>
      <w:r>
        <w:t>testing process we put our focus on identifying the interfaces between components and their</w:t>
      </w:r>
      <w:r>
        <w:rPr>
          <w:spacing w:val="1"/>
        </w:rPr>
        <w:t xml:space="preserve"> </w:t>
      </w:r>
      <w:r>
        <w:t>functionality as dictated by the DFD diagram. The Bottom-up incremental approach was</w:t>
      </w:r>
      <w:r>
        <w:rPr>
          <w:spacing w:val="1"/>
        </w:rPr>
        <w:t xml:space="preserve"> </w:t>
      </w:r>
      <w:r>
        <w:t>adopted</w:t>
      </w:r>
      <w:r>
        <w:rPr>
          <w:spacing w:val="-8"/>
        </w:rPr>
        <w:t xml:space="preserve"> </w:t>
      </w:r>
      <w:r>
        <w:t>during</w:t>
      </w:r>
      <w:r>
        <w:rPr>
          <w:spacing w:val="-7"/>
        </w:rPr>
        <w:t xml:space="preserve"> </w:t>
      </w:r>
      <w:r>
        <w:t>this</w:t>
      </w:r>
      <w:r>
        <w:rPr>
          <w:spacing w:val="-6"/>
        </w:rPr>
        <w:t xml:space="preserve"> </w:t>
      </w:r>
      <w:r>
        <w:t>testing.</w:t>
      </w:r>
      <w:r>
        <w:rPr>
          <w:spacing w:val="-6"/>
        </w:rPr>
        <w:t xml:space="preserve"> </w:t>
      </w:r>
      <w:r>
        <w:t>Low</w:t>
      </w:r>
      <w:r>
        <w:rPr>
          <w:spacing w:val="-7"/>
        </w:rPr>
        <w:t xml:space="preserve"> </w:t>
      </w:r>
      <w:r>
        <w:t>level</w:t>
      </w:r>
      <w:r>
        <w:rPr>
          <w:spacing w:val="-6"/>
        </w:rPr>
        <w:t xml:space="preserve"> </w:t>
      </w:r>
      <w:r>
        <w:t>modules</w:t>
      </w:r>
      <w:r>
        <w:rPr>
          <w:spacing w:val="-6"/>
        </w:rPr>
        <w:t xml:space="preserve"> </w:t>
      </w:r>
      <w:r>
        <w:t>are</w:t>
      </w:r>
      <w:r>
        <w:rPr>
          <w:spacing w:val="-6"/>
        </w:rPr>
        <w:t xml:space="preserve"> </w:t>
      </w:r>
      <w:r>
        <w:t>integrated</w:t>
      </w:r>
      <w:r>
        <w:rPr>
          <w:spacing w:val="-7"/>
        </w:rPr>
        <w:t xml:space="preserve"> </w:t>
      </w:r>
      <w:r>
        <w:t>and</w:t>
      </w:r>
      <w:r>
        <w:rPr>
          <w:spacing w:val="-6"/>
        </w:rPr>
        <w:t xml:space="preserve"> </w:t>
      </w:r>
      <w:r>
        <w:t>combined</w:t>
      </w:r>
      <w:r>
        <w:rPr>
          <w:spacing w:val="-4"/>
        </w:rPr>
        <w:t xml:space="preserve"> </w:t>
      </w:r>
      <w:r>
        <w:t>as</w:t>
      </w:r>
      <w:r>
        <w:rPr>
          <w:spacing w:val="-6"/>
        </w:rPr>
        <w:t xml:space="preserve"> </w:t>
      </w:r>
      <w:r>
        <w:t>a</w:t>
      </w:r>
      <w:r>
        <w:rPr>
          <w:spacing w:val="-7"/>
        </w:rPr>
        <w:t xml:space="preserve"> </w:t>
      </w:r>
      <w:r>
        <w:t>cluster</w:t>
      </w:r>
      <w:r>
        <w:rPr>
          <w:spacing w:val="-7"/>
        </w:rPr>
        <w:t xml:space="preserve"> </w:t>
      </w:r>
      <w:r>
        <w:t>before</w:t>
      </w:r>
      <w:r>
        <w:rPr>
          <w:spacing w:val="-58"/>
        </w:rPr>
        <w:t xml:space="preserve"> </w:t>
      </w:r>
      <w:r>
        <w:t>testing.</w:t>
      </w:r>
    </w:p>
    <w:p w14:paraId="2356C06A" w14:textId="77777777" w:rsidR="005E563A" w:rsidRDefault="005E563A">
      <w:pPr>
        <w:pStyle w:val="BodyText"/>
        <w:rPr>
          <w:sz w:val="26"/>
        </w:rPr>
      </w:pPr>
    </w:p>
    <w:p w14:paraId="52205948" w14:textId="77777777" w:rsidR="005E563A" w:rsidRDefault="005E563A">
      <w:pPr>
        <w:pStyle w:val="BodyText"/>
        <w:spacing w:before="2"/>
        <w:rPr>
          <w:sz w:val="37"/>
        </w:rPr>
      </w:pPr>
    </w:p>
    <w:p w14:paraId="3E0DF087" w14:textId="77777777" w:rsidR="005E563A" w:rsidRDefault="00892739">
      <w:pPr>
        <w:pStyle w:val="BodyText"/>
        <w:spacing w:line="360" w:lineRule="auto"/>
        <w:ind w:left="946" w:right="974" w:firstLine="719"/>
        <w:jc w:val="both"/>
      </w:pPr>
      <w:r>
        <w:t>The Black box testing technique was employed here. The interfaces between the</w:t>
      </w:r>
      <w:r>
        <w:rPr>
          <w:spacing w:val="1"/>
        </w:rPr>
        <w:t xml:space="preserve"> </w:t>
      </w:r>
      <w:r>
        <w:t>components were tested first. This allowed identifying any wrong linkages or parameters</w:t>
      </w:r>
      <w:r>
        <w:rPr>
          <w:spacing w:val="1"/>
        </w:rPr>
        <w:t xml:space="preserve"> </w:t>
      </w:r>
      <w:r>
        <w:t>passing</w:t>
      </w:r>
      <w:r>
        <w:rPr>
          <w:spacing w:val="-6"/>
        </w:rPr>
        <w:t xml:space="preserve"> </w:t>
      </w:r>
      <w:r>
        <w:t>early</w:t>
      </w:r>
      <w:r>
        <w:rPr>
          <w:spacing w:val="-6"/>
        </w:rPr>
        <w:t xml:space="preserve"> </w:t>
      </w:r>
      <w:r>
        <w:t>in</w:t>
      </w:r>
      <w:r>
        <w:rPr>
          <w:spacing w:val="-5"/>
        </w:rPr>
        <w:t xml:space="preserve"> </w:t>
      </w:r>
      <w:r>
        <w:t>the</w:t>
      </w:r>
      <w:r>
        <w:rPr>
          <w:spacing w:val="-4"/>
        </w:rPr>
        <w:t xml:space="preserve"> </w:t>
      </w:r>
      <w:r>
        <w:t>development</w:t>
      </w:r>
      <w:r>
        <w:rPr>
          <w:spacing w:val="-6"/>
        </w:rPr>
        <w:t xml:space="preserve"> </w:t>
      </w:r>
      <w:r>
        <w:t>process</w:t>
      </w:r>
      <w:r>
        <w:rPr>
          <w:spacing w:val="-5"/>
        </w:rPr>
        <w:t xml:space="preserve"> </w:t>
      </w:r>
      <w:r>
        <w:t>as</w:t>
      </w:r>
      <w:r>
        <w:rPr>
          <w:spacing w:val="-3"/>
        </w:rPr>
        <w:t xml:space="preserve"> </w:t>
      </w:r>
      <w:r>
        <w:t>it</w:t>
      </w:r>
      <w:r>
        <w:rPr>
          <w:spacing w:val="-5"/>
        </w:rPr>
        <w:t xml:space="preserve"> </w:t>
      </w:r>
      <w:r>
        <w:t>just</w:t>
      </w:r>
      <w:r>
        <w:rPr>
          <w:spacing w:val="-4"/>
        </w:rPr>
        <w:t xml:space="preserve"> </w:t>
      </w:r>
      <w:r>
        <w:t>can</w:t>
      </w:r>
      <w:r>
        <w:rPr>
          <w:spacing w:val="-6"/>
        </w:rPr>
        <w:t xml:space="preserve"> </w:t>
      </w:r>
      <w:r>
        <w:t>be</w:t>
      </w:r>
      <w:r>
        <w:rPr>
          <w:spacing w:val="-6"/>
        </w:rPr>
        <w:t xml:space="preserve"> </w:t>
      </w:r>
      <w:r>
        <w:t>passed</w:t>
      </w:r>
      <w:r>
        <w:rPr>
          <w:spacing w:val="-5"/>
        </w:rPr>
        <w:t xml:space="preserve"> </w:t>
      </w:r>
      <w:r>
        <w:t>in</w:t>
      </w:r>
      <w:r>
        <w:rPr>
          <w:spacing w:val="-2"/>
        </w:rPr>
        <w:t xml:space="preserve"> </w:t>
      </w:r>
      <w:r>
        <w:t>a</w:t>
      </w:r>
      <w:r>
        <w:rPr>
          <w:spacing w:val="-7"/>
        </w:rPr>
        <w:t xml:space="preserve"> </w:t>
      </w:r>
      <w:r>
        <w:t>set</w:t>
      </w:r>
      <w:r>
        <w:rPr>
          <w:spacing w:val="-5"/>
        </w:rPr>
        <w:t xml:space="preserve"> </w:t>
      </w:r>
      <w:r>
        <w:t>of</w:t>
      </w:r>
      <w:r>
        <w:rPr>
          <w:spacing w:val="-4"/>
        </w:rPr>
        <w:t xml:space="preserve"> </w:t>
      </w:r>
      <w:r>
        <w:t>data</w:t>
      </w:r>
      <w:r>
        <w:rPr>
          <w:spacing w:val="-6"/>
        </w:rPr>
        <w:t xml:space="preserve"> </w:t>
      </w:r>
      <w:r>
        <w:t>and</w:t>
      </w:r>
      <w:r>
        <w:rPr>
          <w:spacing w:val="-4"/>
        </w:rPr>
        <w:t xml:space="preserve"> </w:t>
      </w:r>
      <w:r>
        <w:t>checked</w:t>
      </w:r>
      <w:r>
        <w:rPr>
          <w:spacing w:val="-3"/>
        </w:rPr>
        <w:t xml:space="preserve"> </w:t>
      </w:r>
      <w:r>
        <w:t>if</w:t>
      </w:r>
      <w:r>
        <w:rPr>
          <w:spacing w:val="-57"/>
        </w:rPr>
        <w:t xml:space="preserve"> </w:t>
      </w:r>
      <w:r>
        <w:t>the</w:t>
      </w:r>
      <w:r>
        <w:rPr>
          <w:spacing w:val="-1"/>
        </w:rPr>
        <w:t xml:space="preserve"> </w:t>
      </w:r>
      <w:r>
        <w:t>result returned is an accepted one.</w:t>
      </w:r>
    </w:p>
    <w:p w14:paraId="37D14EEC" w14:textId="77777777" w:rsidR="005E563A" w:rsidRDefault="005E563A">
      <w:pPr>
        <w:spacing w:line="360" w:lineRule="auto"/>
        <w:jc w:val="both"/>
        <w:sectPr w:rsidR="005E563A" w:rsidSect="00C65A78">
          <w:headerReference w:type="default" r:id="rId121"/>
          <w:pgSz w:w="11910" w:h="16840"/>
          <w:pgMar w:top="1580" w:right="480" w:bottom="1200" w:left="480" w:header="0" w:footer="0" w:gutter="0"/>
          <w:cols w:space="720"/>
        </w:sectPr>
      </w:pPr>
    </w:p>
    <w:p w14:paraId="73CD9271" w14:textId="77777777" w:rsidR="005E563A" w:rsidRDefault="005E563A">
      <w:pPr>
        <w:pStyle w:val="BodyText"/>
        <w:spacing w:before="1"/>
        <w:rPr>
          <w:sz w:val="26"/>
        </w:rPr>
      </w:pPr>
    </w:p>
    <w:p w14:paraId="3077E9AB" w14:textId="77777777" w:rsidR="005E563A" w:rsidRDefault="00892739">
      <w:pPr>
        <w:pStyle w:val="Heading5"/>
        <w:spacing w:before="89"/>
        <w:ind w:left="960"/>
      </w:pPr>
      <w:r>
        <w:t>Validation</w:t>
      </w:r>
      <w:r>
        <w:rPr>
          <w:spacing w:val="-4"/>
        </w:rPr>
        <w:t xml:space="preserve"> </w:t>
      </w:r>
      <w:r>
        <w:t>Testing</w:t>
      </w:r>
    </w:p>
    <w:p w14:paraId="034C1F44" w14:textId="339D7581" w:rsidR="005E563A" w:rsidRDefault="00892739">
      <w:pPr>
        <w:pStyle w:val="BodyText"/>
        <w:spacing w:before="246" w:line="360" w:lineRule="auto"/>
        <w:ind w:left="946" w:right="971" w:firstLine="719"/>
        <w:jc w:val="both"/>
      </w:pPr>
      <w:r>
        <w:t>The system has been tested and implemented successfully and thus ensured that all the</w:t>
      </w:r>
      <w:r>
        <w:rPr>
          <w:spacing w:val="-58"/>
        </w:rPr>
        <w:t xml:space="preserve"> </w:t>
      </w:r>
      <w:r>
        <w:t>requirements listed in the software requirements specification are completely fulfilled. In</w:t>
      </w:r>
      <w:r>
        <w:rPr>
          <w:spacing w:val="1"/>
        </w:rPr>
        <w:t xml:space="preserve"> </w:t>
      </w:r>
      <w:r>
        <w:t>case</w:t>
      </w:r>
      <w:r>
        <w:rPr>
          <w:spacing w:val="-2"/>
        </w:rPr>
        <w:t xml:space="preserve"> </w:t>
      </w:r>
      <w:r>
        <w:t>of</w:t>
      </w:r>
      <w:r>
        <w:rPr>
          <w:spacing w:val="1"/>
        </w:rPr>
        <w:t xml:space="preserve"> </w:t>
      </w:r>
      <w:r>
        <w:t>erroneous input corresponding error</w:t>
      </w:r>
      <w:r>
        <w:rPr>
          <w:spacing w:val="-2"/>
        </w:rPr>
        <w:t xml:space="preserve"> </w:t>
      </w:r>
      <w:r>
        <w:t>messages</w:t>
      </w:r>
      <w:r>
        <w:rPr>
          <w:spacing w:val="-1"/>
        </w:rPr>
        <w:t xml:space="preserve"> </w:t>
      </w:r>
      <w:r>
        <w:t>are</w:t>
      </w:r>
      <w:r>
        <w:rPr>
          <w:spacing w:val="-2"/>
        </w:rPr>
        <w:t xml:space="preserve"> </w:t>
      </w:r>
      <w:r>
        <w:t>displayed.</w:t>
      </w:r>
    </w:p>
    <w:p w14:paraId="1A581486" w14:textId="77777777" w:rsidR="005E563A" w:rsidRDefault="005E563A">
      <w:pPr>
        <w:pStyle w:val="BodyText"/>
        <w:rPr>
          <w:sz w:val="26"/>
        </w:rPr>
      </w:pPr>
    </w:p>
    <w:p w14:paraId="40182196" w14:textId="77777777" w:rsidR="005E563A" w:rsidRDefault="005E563A">
      <w:pPr>
        <w:pStyle w:val="BodyText"/>
        <w:rPr>
          <w:sz w:val="26"/>
        </w:rPr>
      </w:pPr>
    </w:p>
    <w:p w14:paraId="78CD5E37" w14:textId="77777777" w:rsidR="005E563A" w:rsidRDefault="005E563A">
      <w:pPr>
        <w:pStyle w:val="BodyText"/>
        <w:rPr>
          <w:sz w:val="26"/>
        </w:rPr>
      </w:pPr>
    </w:p>
    <w:p w14:paraId="79A4654E" w14:textId="77777777" w:rsidR="005E563A" w:rsidRDefault="005E563A">
      <w:pPr>
        <w:pStyle w:val="BodyText"/>
        <w:rPr>
          <w:sz w:val="26"/>
        </w:rPr>
      </w:pPr>
    </w:p>
    <w:p w14:paraId="32CF4EF5" w14:textId="77777777" w:rsidR="005E563A" w:rsidRDefault="005E563A">
      <w:pPr>
        <w:pStyle w:val="BodyText"/>
        <w:spacing w:before="7"/>
        <w:rPr>
          <w:sz w:val="31"/>
        </w:rPr>
      </w:pPr>
    </w:p>
    <w:p w14:paraId="5614DCF4" w14:textId="77777777" w:rsidR="005E563A" w:rsidRDefault="00892739">
      <w:pPr>
        <w:pStyle w:val="Heading5"/>
        <w:ind w:left="960"/>
      </w:pPr>
      <w:r>
        <w:t>System</w:t>
      </w:r>
      <w:r>
        <w:rPr>
          <w:spacing w:val="-2"/>
        </w:rPr>
        <w:t xml:space="preserve"> </w:t>
      </w:r>
      <w:r>
        <w:t>Testing</w:t>
      </w:r>
    </w:p>
    <w:p w14:paraId="796D4F35" w14:textId="77777777" w:rsidR="005E563A" w:rsidRDefault="005E563A">
      <w:pPr>
        <w:pStyle w:val="BodyText"/>
        <w:rPr>
          <w:b/>
          <w:sz w:val="30"/>
        </w:rPr>
      </w:pPr>
    </w:p>
    <w:p w14:paraId="7184AAE6" w14:textId="77777777" w:rsidR="005E563A" w:rsidRDefault="005E563A">
      <w:pPr>
        <w:pStyle w:val="BodyText"/>
        <w:spacing w:before="2"/>
        <w:rPr>
          <w:b/>
          <w:sz w:val="37"/>
        </w:rPr>
      </w:pPr>
    </w:p>
    <w:p w14:paraId="099D2322" w14:textId="77777777" w:rsidR="005E563A" w:rsidRDefault="00892739">
      <w:pPr>
        <w:pStyle w:val="BodyText"/>
        <w:spacing w:line="360" w:lineRule="auto"/>
        <w:ind w:left="946" w:right="971" w:firstLine="719"/>
        <w:jc w:val="both"/>
      </w:pPr>
      <w:r>
        <w:t>System testing is a series of different tests whose primary purpose is to fully exercise</w:t>
      </w:r>
      <w:r>
        <w:rPr>
          <w:spacing w:val="1"/>
        </w:rPr>
        <w:t xml:space="preserve"> </w:t>
      </w:r>
      <w:r>
        <w:t>the computer-based system. Although each test has a different purpose, all the work should</w:t>
      </w:r>
      <w:r>
        <w:rPr>
          <w:spacing w:val="1"/>
        </w:rPr>
        <w:t xml:space="preserve"> </w:t>
      </w:r>
      <w:r>
        <w:t>verify that all system elements have been properly integrated and perform allocated functions.</w:t>
      </w:r>
      <w:r>
        <w:rPr>
          <w:spacing w:val="-57"/>
        </w:rPr>
        <w:t xml:space="preserve"> </w:t>
      </w:r>
      <w:r>
        <w:t>System testing also ensures that the project works well in the environment. It traps the errors</w:t>
      </w:r>
      <w:r>
        <w:rPr>
          <w:spacing w:val="1"/>
        </w:rPr>
        <w:t xml:space="preserve"> </w:t>
      </w:r>
      <w:r>
        <w:t>and</w:t>
      </w:r>
      <w:r>
        <w:rPr>
          <w:spacing w:val="-1"/>
        </w:rPr>
        <w:t xml:space="preserve"> </w:t>
      </w:r>
      <w:r>
        <w:t>allows convenient processing</w:t>
      </w:r>
      <w:r>
        <w:rPr>
          <w:spacing w:val="-1"/>
        </w:rPr>
        <w:t xml:space="preserve"> </w:t>
      </w:r>
      <w:r>
        <w:t>of</w:t>
      </w:r>
      <w:r>
        <w:rPr>
          <w:spacing w:val="-1"/>
        </w:rPr>
        <w:t xml:space="preserve"> </w:t>
      </w:r>
      <w:r>
        <w:t>errors without</w:t>
      </w:r>
      <w:r>
        <w:rPr>
          <w:spacing w:val="-1"/>
        </w:rPr>
        <w:t xml:space="preserve"> </w:t>
      </w:r>
      <w:r>
        <w:t>coming out of</w:t>
      </w:r>
      <w:r>
        <w:rPr>
          <w:spacing w:val="-1"/>
        </w:rPr>
        <w:t xml:space="preserve"> </w:t>
      </w:r>
      <w:r>
        <w:t>the</w:t>
      </w:r>
      <w:r>
        <w:rPr>
          <w:spacing w:val="-2"/>
        </w:rPr>
        <w:t xml:space="preserve"> </w:t>
      </w:r>
      <w:r>
        <w:t>program abruptly.</w:t>
      </w:r>
    </w:p>
    <w:p w14:paraId="6C598047" w14:textId="77777777" w:rsidR="005E563A" w:rsidRDefault="005E563A">
      <w:pPr>
        <w:pStyle w:val="BodyText"/>
        <w:rPr>
          <w:sz w:val="26"/>
        </w:rPr>
      </w:pPr>
    </w:p>
    <w:p w14:paraId="409B1516" w14:textId="77777777" w:rsidR="005E563A" w:rsidRDefault="005E563A">
      <w:pPr>
        <w:pStyle w:val="BodyText"/>
        <w:spacing w:before="2"/>
        <w:rPr>
          <w:sz w:val="37"/>
        </w:rPr>
      </w:pPr>
    </w:p>
    <w:p w14:paraId="1884B90C" w14:textId="77777777" w:rsidR="005E563A" w:rsidRDefault="00892739">
      <w:pPr>
        <w:pStyle w:val="BodyText"/>
        <w:spacing w:line="360" w:lineRule="auto"/>
        <w:ind w:left="946" w:right="973" w:firstLine="779"/>
        <w:jc w:val="both"/>
      </w:pPr>
      <w:r>
        <w:t>Software</w:t>
      </w:r>
      <w:r>
        <w:rPr>
          <w:spacing w:val="1"/>
        </w:rPr>
        <w:t xml:space="preserve"> </w:t>
      </w:r>
      <w:r>
        <w:t>testing</w:t>
      </w:r>
      <w:r>
        <w:rPr>
          <w:spacing w:val="1"/>
        </w:rPr>
        <w:t xml:space="preserve"> </w:t>
      </w:r>
      <w:r>
        <w:t>is</w:t>
      </w:r>
      <w:r>
        <w:rPr>
          <w:spacing w:val="1"/>
        </w:rPr>
        <w:t xml:space="preserve"> </w:t>
      </w:r>
      <w:r>
        <w:t>critical</w:t>
      </w:r>
      <w:r>
        <w:rPr>
          <w:spacing w:val="1"/>
        </w:rPr>
        <w:t xml:space="preserve"> </w:t>
      </w:r>
      <w:r>
        <w:t>element</w:t>
      </w:r>
      <w:r>
        <w:rPr>
          <w:spacing w:val="1"/>
        </w:rPr>
        <w:t xml:space="preserve"> </w:t>
      </w:r>
      <w:r>
        <w:t>of</w:t>
      </w:r>
      <w:r>
        <w:rPr>
          <w:spacing w:val="1"/>
        </w:rPr>
        <w:t xml:space="preserve"> </w:t>
      </w:r>
      <w:r>
        <w:t>software</w:t>
      </w:r>
      <w:r>
        <w:rPr>
          <w:spacing w:val="1"/>
        </w:rPr>
        <w:t xml:space="preserve"> </w:t>
      </w:r>
      <w:r>
        <w:t>quality</w:t>
      </w:r>
      <w:r>
        <w:rPr>
          <w:spacing w:val="1"/>
        </w:rPr>
        <w:t xml:space="preserve"> </w:t>
      </w:r>
      <w:r>
        <w:t>assurance</w:t>
      </w:r>
      <w:r>
        <w:rPr>
          <w:spacing w:val="1"/>
        </w:rPr>
        <w:t xml:space="preserve"> </w:t>
      </w:r>
      <w:r>
        <w:t>and</w:t>
      </w:r>
      <w:r>
        <w:rPr>
          <w:spacing w:val="1"/>
        </w:rPr>
        <w:t xml:space="preserve"> </w:t>
      </w:r>
      <w:r>
        <w:t>represents</w:t>
      </w:r>
      <w:r>
        <w:rPr>
          <w:spacing w:val="-57"/>
        </w:rPr>
        <w:t xml:space="preserve"> </w:t>
      </w:r>
      <w:r>
        <w:t>ultimate review of specification, design and coding. Test case design focuses on a set of</w:t>
      </w:r>
      <w:r>
        <w:rPr>
          <w:spacing w:val="1"/>
        </w:rPr>
        <w:t xml:space="preserve"> </w:t>
      </w:r>
      <w:r>
        <w:t>technique</w:t>
      </w:r>
      <w:r>
        <w:rPr>
          <w:spacing w:val="-12"/>
        </w:rPr>
        <w:t xml:space="preserve"> </w:t>
      </w:r>
      <w:r>
        <w:t>for</w:t>
      </w:r>
      <w:r>
        <w:rPr>
          <w:spacing w:val="-13"/>
        </w:rPr>
        <w:t xml:space="preserve"> </w:t>
      </w:r>
      <w:r>
        <w:t>the</w:t>
      </w:r>
      <w:r>
        <w:rPr>
          <w:spacing w:val="-9"/>
        </w:rPr>
        <w:t xml:space="preserve"> </w:t>
      </w:r>
      <w:r>
        <w:t>creation</w:t>
      </w:r>
      <w:r>
        <w:rPr>
          <w:spacing w:val="-11"/>
        </w:rPr>
        <w:t xml:space="preserve"> </w:t>
      </w:r>
      <w:r>
        <w:t>of</w:t>
      </w:r>
      <w:r>
        <w:rPr>
          <w:spacing w:val="-12"/>
        </w:rPr>
        <w:t xml:space="preserve"> </w:t>
      </w:r>
      <w:r>
        <w:t>test</w:t>
      </w:r>
      <w:r>
        <w:rPr>
          <w:spacing w:val="-11"/>
        </w:rPr>
        <w:t xml:space="preserve"> </w:t>
      </w:r>
      <w:r>
        <w:t>cases</w:t>
      </w:r>
      <w:r>
        <w:rPr>
          <w:spacing w:val="-11"/>
        </w:rPr>
        <w:t xml:space="preserve"> </w:t>
      </w:r>
      <w:r>
        <w:t>that</w:t>
      </w:r>
      <w:r>
        <w:rPr>
          <w:spacing w:val="-11"/>
        </w:rPr>
        <w:t xml:space="preserve"> </w:t>
      </w:r>
      <w:r>
        <w:t>meet</w:t>
      </w:r>
      <w:r>
        <w:rPr>
          <w:spacing w:val="-11"/>
        </w:rPr>
        <w:t xml:space="preserve"> </w:t>
      </w:r>
      <w:r>
        <w:t>overall</w:t>
      </w:r>
      <w:r>
        <w:rPr>
          <w:spacing w:val="-10"/>
        </w:rPr>
        <w:t xml:space="preserve"> </w:t>
      </w:r>
      <w:r>
        <w:t>testing</w:t>
      </w:r>
      <w:r>
        <w:rPr>
          <w:spacing w:val="-10"/>
        </w:rPr>
        <w:t xml:space="preserve"> </w:t>
      </w:r>
      <w:r>
        <w:t>objectives.</w:t>
      </w:r>
      <w:r>
        <w:rPr>
          <w:spacing w:val="-11"/>
        </w:rPr>
        <w:t xml:space="preserve"> </w:t>
      </w:r>
      <w:r>
        <w:t>Planning</w:t>
      </w:r>
      <w:r>
        <w:rPr>
          <w:spacing w:val="-11"/>
        </w:rPr>
        <w:t xml:space="preserve"> </w:t>
      </w:r>
      <w:r>
        <w:t>and</w:t>
      </w:r>
      <w:r>
        <w:rPr>
          <w:spacing w:val="-11"/>
        </w:rPr>
        <w:t xml:space="preserve"> </w:t>
      </w:r>
      <w:r>
        <w:t>testing</w:t>
      </w:r>
      <w:r>
        <w:rPr>
          <w:spacing w:val="-58"/>
        </w:rPr>
        <w:t xml:space="preserve"> </w:t>
      </w:r>
      <w:r>
        <w:t>of a programming system involve formulating a set of test cases, which are similar to the real</w:t>
      </w:r>
      <w:r>
        <w:rPr>
          <w:spacing w:val="1"/>
        </w:rPr>
        <w:t xml:space="preserve"> </w:t>
      </w:r>
      <w:r>
        <w:t>data that the system is intended to manipulate. Test castes consist of input specifications, a</w:t>
      </w:r>
      <w:r>
        <w:rPr>
          <w:spacing w:val="1"/>
        </w:rPr>
        <w:t xml:space="preserve"> </w:t>
      </w:r>
      <w:r>
        <w:t>description of the system functions exercised by the input and a statement of the extended</w:t>
      </w:r>
      <w:r>
        <w:rPr>
          <w:spacing w:val="1"/>
        </w:rPr>
        <w:t xml:space="preserve"> </w:t>
      </w:r>
      <w:r>
        <w:t>output.</w:t>
      </w:r>
    </w:p>
    <w:p w14:paraId="36BBC2D9" w14:textId="77777777" w:rsidR="005E563A" w:rsidRDefault="005E563A">
      <w:pPr>
        <w:pStyle w:val="BodyText"/>
        <w:rPr>
          <w:sz w:val="26"/>
        </w:rPr>
      </w:pPr>
    </w:p>
    <w:p w14:paraId="5C2ECF3B" w14:textId="77777777" w:rsidR="005E563A" w:rsidRDefault="005E563A">
      <w:pPr>
        <w:pStyle w:val="BodyText"/>
        <w:spacing w:before="7"/>
        <w:rPr>
          <w:sz w:val="37"/>
        </w:rPr>
      </w:pPr>
    </w:p>
    <w:p w14:paraId="0AD0E074" w14:textId="77777777" w:rsidR="005E563A" w:rsidRDefault="00892739">
      <w:pPr>
        <w:pStyle w:val="BodyText"/>
        <w:spacing w:line="360" w:lineRule="auto"/>
        <w:ind w:left="946" w:right="970" w:firstLine="719"/>
        <w:jc w:val="both"/>
      </w:pPr>
      <w:r>
        <w:t>In principle, testing of a program must be extensive. Every statement in the program</w:t>
      </w:r>
      <w:r>
        <w:rPr>
          <w:spacing w:val="1"/>
        </w:rPr>
        <w:t xml:space="preserve"> </w:t>
      </w:r>
      <w:r>
        <w:t>should be exercised and every possible path combination through the program should be</w:t>
      </w:r>
      <w:r>
        <w:rPr>
          <w:spacing w:val="1"/>
        </w:rPr>
        <w:t xml:space="preserve"> </w:t>
      </w:r>
      <w:r>
        <w:t>executed at least once. Thus, it is necessary to select a subset of the possible test cases and</w:t>
      </w:r>
      <w:r>
        <w:rPr>
          <w:spacing w:val="1"/>
        </w:rPr>
        <w:t xml:space="preserve"> </w:t>
      </w:r>
      <w:r>
        <w:t>conjecture</w:t>
      </w:r>
      <w:r>
        <w:rPr>
          <w:spacing w:val="-3"/>
        </w:rPr>
        <w:t xml:space="preserve"> </w:t>
      </w:r>
      <w:r>
        <w:t>that this subset will adequately test</w:t>
      </w:r>
      <w:r>
        <w:rPr>
          <w:spacing w:val="-1"/>
        </w:rPr>
        <w:t xml:space="preserve"> </w:t>
      </w:r>
      <w:r>
        <w:t>the</w:t>
      </w:r>
      <w:r>
        <w:rPr>
          <w:spacing w:val="1"/>
        </w:rPr>
        <w:t xml:space="preserve"> </w:t>
      </w:r>
      <w:r>
        <w:t>program.</w:t>
      </w:r>
    </w:p>
    <w:p w14:paraId="551AA9A6" w14:textId="0E5FD1DA" w:rsidR="07FB729A" w:rsidRDefault="07FB729A" w:rsidP="07FB729A">
      <w:pPr>
        <w:pStyle w:val="BodyText"/>
        <w:spacing w:line="360" w:lineRule="auto"/>
        <w:ind w:left="946" w:right="970" w:firstLine="719"/>
        <w:jc w:val="both"/>
      </w:pPr>
    </w:p>
    <w:p w14:paraId="6591C177" w14:textId="78EF245E" w:rsidR="07FB729A" w:rsidRDefault="07FB729A">
      <w:r>
        <w:br w:type="page"/>
      </w:r>
    </w:p>
    <w:p w14:paraId="47010FA3" w14:textId="36F91A5D" w:rsidR="07FB729A" w:rsidRDefault="07FB729A" w:rsidP="07FB729A">
      <w:pPr>
        <w:pStyle w:val="BodyText"/>
        <w:spacing w:line="360" w:lineRule="auto"/>
        <w:ind w:left="720" w:right="970"/>
        <w:jc w:val="both"/>
        <w:rPr>
          <w:b/>
          <w:bCs/>
          <w:sz w:val="28"/>
          <w:szCs w:val="28"/>
        </w:rPr>
      </w:pPr>
      <w:r w:rsidRPr="07FB729A">
        <w:rPr>
          <w:b/>
          <w:bCs/>
          <w:sz w:val="28"/>
          <w:szCs w:val="28"/>
        </w:rPr>
        <w:lastRenderedPageBreak/>
        <w:t xml:space="preserve">TESTING CHURN </w:t>
      </w:r>
      <w:proofErr w:type="gramStart"/>
      <w:r w:rsidRPr="07FB729A">
        <w:rPr>
          <w:b/>
          <w:bCs/>
          <w:sz w:val="28"/>
          <w:szCs w:val="28"/>
        </w:rPr>
        <w:t>RATE  :</w:t>
      </w:r>
      <w:proofErr w:type="gramEnd"/>
    </w:p>
    <w:p w14:paraId="0E0560FD" w14:textId="2DE814ED" w:rsidR="07FB729A" w:rsidRDefault="07FB729A" w:rsidP="07FB729A">
      <w:pPr>
        <w:pStyle w:val="BodyText"/>
        <w:spacing w:line="360" w:lineRule="auto"/>
        <w:ind w:left="720" w:right="970"/>
        <w:jc w:val="both"/>
        <w:rPr>
          <w:b/>
          <w:bCs/>
          <w:color w:val="000000" w:themeColor="text1"/>
          <w:sz w:val="28"/>
          <w:szCs w:val="28"/>
        </w:rPr>
      </w:pPr>
    </w:p>
    <w:p w14:paraId="1CB31A46" w14:textId="354DE49E" w:rsidR="07FB729A" w:rsidRDefault="07FB729A" w:rsidP="07FB729A">
      <w:pPr>
        <w:pStyle w:val="BodyText"/>
        <w:spacing w:line="360" w:lineRule="auto"/>
        <w:ind w:left="720" w:right="970"/>
        <w:jc w:val="both"/>
        <w:rPr>
          <w:color w:val="000000" w:themeColor="text1"/>
        </w:rPr>
      </w:pPr>
      <w:r w:rsidRPr="07FB729A">
        <w:rPr>
          <w:color w:val="000000" w:themeColor="text1"/>
        </w:rPr>
        <w:t>To calculate churn rate, choose a time period, such as monthly or annual. You’ll need to know the number of customers you had at the beginning of the time period and the number you lost. Divide the following: Lost Customers ÷ Total Customers at the Start of Time Period. Then, multiply the number by 100.</w:t>
      </w:r>
    </w:p>
    <w:p w14:paraId="4BD9BB86" w14:textId="6F5851C2" w:rsidR="07FB729A" w:rsidRDefault="07FB729A" w:rsidP="07FB729A">
      <w:pPr>
        <w:pStyle w:val="BodyText"/>
        <w:spacing w:line="360" w:lineRule="auto"/>
        <w:ind w:left="720" w:right="970"/>
        <w:jc w:val="both"/>
        <w:rPr>
          <w:color w:val="2E475D"/>
          <w:sz w:val="27"/>
          <w:szCs w:val="27"/>
        </w:rPr>
      </w:pPr>
    </w:p>
    <w:p w14:paraId="698D57B9" w14:textId="6F5851C2" w:rsidR="07FB729A" w:rsidRDefault="07FB729A" w:rsidP="07FB729A">
      <w:pPr>
        <w:ind w:left="720"/>
        <w:rPr>
          <w:color w:val="000000" w:themeColor="text1"/>
          <w:sz w:val="24"/>
          <w:szCs w:val="24"/>
        </w:rPr>
      </w:pPr>
      <w:r w:rsidRPr="07FB729A">
        <w:rPr>
          <w:color w:val="000000" w:themeColor="text1"/>
          <w:sz w:val="24"/>
          <w:szCs w:val="24"/>
        </w:rPr>
        <w:t>Remember, the steps to calculate churn rate are:</w:t>
      </w:r>
    </w:p>
    <w:p w14:paraId="74081327" w14:textId="6F5851C2" w:rsidR="07FB729A" w:rsidRDefault="07FB729A" w:rsidP="07FB729A">
      <w:pPr>
        <w:pStyle w:val="ListParagraph"/>
        <w:numPr>
          <w:ilvl w:val="0"/>
          <w:numId w:val="2"/>
        </w:numPr>
        <w:rPr>
          <w:color w:val="000000" w:themeColor="text1"/>
          <w:sz w:val="24"/>
          <w:szCs w:val="24"/>
        </w:rPr>
      </w:pPr>
      <w:r w:rsidRPr="07FB729A">
        <w:rPr>
          <w:color w:val="000000" w:themeColor="text1"/>
          <w:sz w:val="24"/>
          <w:szCs w:val="24"/>
        </w:rPr>
        <w:t>Determine a time period: monthly, annual, or quarterly.</w:t>
      </w:r>
    </w:p>
    <w:p w14:paraId="6B42B16F" w14:textId="6F5851C2" w:rsidR="07FB729A" w:rsidRDefault="07FB729A" w:rsidP="07FB729A">
      <w:pPr>
        <w:pStyle w:val="ListParagraph"/>
        <w:numPr>
          <w:ilvl w:val="0"/>
          <w:numId w:val="2"/>
        </w:numPr>
        <w:rPr>
          <w:color w:val="000000" w:themeColor="text1"/>
          <w:sz w:val="24"/>
          <w:szCs w:val="24"/>
        </w:rPr>
      </w:pPr>
      <w:r w:rsidRPr="07FB729A">
        <w:rPr>
          <w:color w:val="000000" w:themeColor="text1"/>
          <w:sz w:val="24"/>
          <w:szCs w:val="24"/>
        </w:rPr>
        <w:t>Determine the number of customers you had at the beginning of the time period.</w:t>
      </w:r>
    </w:p>
    <w:p w14:paraId="5C7305DD" w14:textId="6F5851C2" w:rsidR="07FB729A" w:rsidRDefault="07FB729A" w:rsidP="07FB729A">
      <w:pPr>
        <w:pStyle w:val="ListParagraph"/>
        <w:numPr>
          <w:ilvl w:val="0"/>
          <w:numId w:val="2"/>
        </w:numPr>
        <w:rPr>
          <w:color w:val="000000" w:themeColor="text1"/>
          <w:sz w:val="24"/>
          <w:szCs w:val="24"/>
        </w:rPr>
      </w:pPr>
      <w:r w:rsidRPr="07FB729A">
        <w:rPr>
          <w:color w:val="000000" w:themeColor="text1"/>
          <w:sz w:val="24"/>
          <w:szCs w:val="24"/>
        </w:rPr>
        <w:t>Determine the number of customers that churned by the end of the time period.</w:t>
      </w:r>
    </w:p>
    <w:p w14:paraId="18175E5C" w14:textId="6F5851C2" w:rsidR="07FB729A" w:rsidRDefault="07FB729A" w:rsidP="07FB729A">
      <w:pPr>
        <w:pStyle w:val="ListParagraph"/>
        <w:numPr>
          <w:ilvl w:val="0"/>
          <w:numId w:val="2"/>
        </w:numPr>
        <w:rPr>
          <w:color w:val="000000" w:themeColor="text1"/>
          <w:sz w:val="24"/>
          <w:szCs w:val="24"/>
        </w:rPr>
      </w:pPr>
      <w:r w:rsidRPr="07FB729A">
        <w:rPr>
          <w:color w:val="000000" w:themeColor="text1"/>
          <w:sz w:val="24"/>
          <w:szCs w:val="24"/>
        </w:rPr>
        <w:t>Divide the number of lost customers by the number of customers you had prior to the churn.</w:t>
      </w:r>
    </w:p>
    <w:p w14:paraId="26762C4D" w14:textId="6F5851C2" w:rsidR="07FB729A" w:rsidRDefault="07FB729A" w:rsidP="07FB729A">
      <w:pPr>
        <w:pStyle w:val="ListParagraph"/>
        <w:numPr>
          <w:ilvl w:val="0"/>
          <w:numId w:val="2"/>
        </w:numPr>
        <w:rPr>
          <w:color w:val="000000" w:themeColor="text1"/>
          <w:sz w:val="24"/>
          <w:szCs w:val="24"/>
        </w:rPr>
      </w:pPr>
      <w:r w:rsidRPr="07FB729A">
        <w:rPr>
          <w:color w:val="000000" w:themeColor="text1"/>
          <w:sz w:val="24"/>
          <w:szCs w:val="24"/>
        </w:rPr>
        <w:t>Multiply that number by 100.</w:t>
      </w:r>
    </w:p>
    <w:p w14:paraId="2EDB9433" w14:textId="169FE8B5" w:rsidR="07FB729A" w:rsidRDefault="07FB729A" w:rsidP="07FB729A">
      <w:pPr>
        <w:pStyle w:val="BodyText"/>
        <w:spacing w:line="360" w:lineRule="auto"/>
        <w:ind w:left="720" w:right="970"/>
        <w:jc w:val="both"/>
        <w:rPr>
          <w:color w:val="000000" w:themeColor="text1"/>
        </w:rPr>
      </w:pPr>
    </w:p>
    <w:p w14:paraId="24A60D95" w14:textId="1A43E62F" w:rsidR="07FB729A" w:rsidRDefault="07FB729A" w:rsidP="07FB729A">
      <w:pPr>
        <w:ind w:left="720"/>
        <w:rPr>
          <w:b/>
          <w:bCs/>
          <w:color w:val="000000" w:themeColor="text1"/>
          <w:sz w:val="24"/>
          <w:szCs w:val="24"/>
        </w:rPr>
      </w:pPr>
      <w:r w:rsidRPr="07FB729A">
        <w:rPr>
          <w:b/>
          <w:bCs/>
          <w:color w:val="000000" w:themeColor="text1"/>
          <w:sz w:val="24"/>
          <w:szCs w:val="24"/>
        </w:rPr>
        <w:t>Customer Churn Rate = (Lost Customers ÷ Total Customers at the Start of Time Period) x 100</w:t>
      </w:r>
    </w:p>
    <w:p w14:paraId="3B8F7985" w14:textId="1E45BA25" w:rsidR="07FB729A" w:rsidRDefault="07FB729A" w:rsidP="07FB729A">
      <w:pPr>
        <w:jc w:val="center"/>
        <w:rPr>
          <w:i/>
          <w:iCs/>
          <w:color w:val="000000" w:themeColor="text1"/>
          <w:sz w:val="24"/>
          <w:szCs w:val="24"/>
        </w:rPr>
      </w:pPr>
      <w:r w:rsidRPr="07FB729A">
        <w:rPr>
          <w:i/>
          <w:iCs/>
          <w:color w:val="000000" w:themeColor="text1"/>
          <w:sz w:val="24"/>
          <w:szCs w:val="24"/>
        </w:rPr>
        <w:t>Customer Churn Rate = (50 ÷ 500) x 100</w:t>
      </w:r>
      <w:r>
        <w:br/>
      </w:r>
      <w:r w:rsidRPr="07FB729A">
        <w:rPr>
          <w:i/>
          <w:iCs/>
          <w:color w:val="000000" w:themeColor="text1"/>
          <w:sz w:val="24"/>
          <w:szCs w:val="24"/>
        </w:rPr>
        <w:t>Customer Churn Rate = (0.10) x 100</w:t>
      </w:r>
      <w:r>
        <w:br/>
      </w:r>
      <w:r w:rsidRPr="07FB729A">
        <w:rPr>
          <w:i/>
          <w:iCs/>
          <w:color w:val="000000" w:themeColor="text1"/>
          <w:sz w:val="24"/>
          <w:szCs w:val="24"/>
        </w:rPr>
        <w:t>Customer Churn Rate = 10%</w:t>
      </w:r>
    </w:p>
    <w:p w14:paraId="7219EA13" w14:textId="59DA77BC" w:rsidR="07FB729A" w:rsidRDefault="07FB729A" w:rsidP="07FB729A">
      <w:pPr>
        <w:pStyle w:val="BodyText"/>
        <w:spacing w:line="360" w:lineRule="auto"/>
        <w:ind w:left="720" w:right="970"/>
        <w:jc w:val="both"/>
        <w:rPr>
          <w:color w:val="000000" w:themeColor="text1"/>
        </w:rPr>
      </w:pPr>
    </w:p>
    <w:p w14:paraId="0A3F89B3" w14:textId="77777777" w:rsidR="005E563A" w:rsidRDefault="005E563A">
      <w:pPr>
        <w:spacing w:line="360" w:lineRule="auto"/>
        <w:jc w:val="both"/>
        <w:sectPr w:rsidR="005E563A" w:rsidSect="00C65A78">
          <w:headerReference w:type="default" r:id="rId122"/>
          <w:pgSz w:w="11910" w:h="16840"/>
          <w:pgMar w:top="1580" w:right="480" w:bottom="1200" w:left="480" w:header="0" w:footer="0" w:gutter="0"/>
          <w:cols w:space="720"/>
        </w:sectPr>
      </w:pPr>
    </w:p>
    <w:p w14:paraId="42925D69" w14:textId="77777777" w:rsidR="005E563A" w:rsidRDefault="00892739">
      <w:pPr>
        <w:pStyle w:val="Heading5"/>
        <w:spacing w:before="64"/>
        <w:ind w:left="960"/>
      </w:pPr>
      <w:r>
        <w:lastRenderedPageBreak/>
        <w:t>Guidelines</w:t>
      </w:r>
      <w:r>
        <w:rPr>
          <w:spacing w:val="-3"/>
        </w:rPr>
        <w:t xml:space="preserve"> </w:t>
      </w:r>
      <w:r>
        <w:t>for</w:t>
      </w:r>
      <w:r>
        <w:rPr>
          <w:spacing w:val="-3"/>
        </w:rPr>
        <w:t xml:space="preserve"> </w:t>
      </w:r>
      <w:r>
        <w:t>developing</w:t>
      </w:r>
      <w:r>
        <w:rPr>
          <w:spacing w:val="-2"/>
        </w:rPr>
        <w:t xml:space="preserve"> </w:t>
      </w:r>
      <w:r>
        <w:t>test</w:t>
      </w:r>
      <w:r>
        <w:rPr>
          <w:spacing w:val="-3"/>
        </w:rPr>
        <w:t xml:space="preserve"> </w:t>
      </w:r>
      <w:r>
        <w:t>cases</w:t>
      </w:r>
    </w:p>
    <w:p w14:paraId="041666A1" w14:textId="77777777" w:rsidR="005E563A" w:rsidRDefault="005E563A">
      <w:pPr>
        <w:pStyle w:val="BodyText"/>
        <w:rPr>
          <w:b/>
          <w:sz w:val="30"/>
        </w:rPr>
      </w:pPr>
    </w:p>
    <w:p w14:paraId="6A6BEE06" w14:textId="77777777" w:rsidR="005E563A" w:rsidRDefault="005E563A">
      <w:pPr>
        <w:pStyle w:val="BodyText"/>
        <w:spacing w:before="8"/>
        <w:rPr>
          <w:b/>
          <w:sz w:val="37"/>
        </w:rPr>
      </w:pPr>
    </w:p>
    <w:p w14:paraId="49975D95" w14:textId="77777777" w:rsidR="005E563A" w:rsidRDefault="00892739">
      <w:pPr>
        <w:pStyle w:val="ListParagraph"/>
        <w:numPr>
          <w:ilvl w:val="2"/>
          <w:numId w:val="12"/>
        </w:numPr>
        <w:tabs>
          <w:tab w:val="left" w:pos="1680"/>
          <w:tab w:val="left" w:pos="1681"/>
        </w:tabs>
        <w:ind w:hanging="361"/>
        <w:rPr>
          <w:rFonts w:ascii="Arial MT" w:hAnsi="Arial MT"/>
          <w:sz w:val="20"/>
        </w:rPr>
      </w:pPr>
      <w:r w:rsidRPr="261640DB">
        <w:rPr>
          <w:sz w:val="24"/>
          <w:szCs w:val="24"/>
        </w:rPr>
        <w:t>Describe</w:t>
      </w:r>
      <w:r w:rsidRPr="261640DB">
        <w:rPr>
          <w:spacing w:val="-1"/>
          <w:sz w:val="24"/>
          <w:szCs w:val="24"/>
        </w:rPr>
        <w:t xml:space="preserve"> </w:t>
      </w:r>
      <w:r w:rsidRPr="261640DB">
        <w:rPr>
          <w:sz w:val="24"/>
          <w:szCs w:val="24"/>
        </w:rPr>
        <w:t>which</w:t>
      </w:r>
      <w:r w:rsidRPr="261640DB">
        <w:rPr>
          <w:spacing w:val="-1"/>
          <w:sz w:val="24"/>
          <w:szCs w:val="24"/>
        </w:rPr>
        <w:t xml:space="preserve"> </w:t>
      </w:r>
      <w:r w:rsidRPr="261640DB">
        <w:rPr>
          <w:sz w:val="24"/>
          <w:szCs w:val="24"/>
        </w:rPr>
        <w:t>feature</w:t>
      </w:r>
      <w:r w:rsidRPr="261640DB">
        <w:rPr>
          <w:spacing w:val="-3"/>
          <w:sz w:val="24"/>
          <w:szCs w:val="24"/>
        </w:rPr>
        <w:t xml:space="preserve"> </w:t>
      </w:r>
      <w:r w:rsidRPr="261640DB">
        <w:rPr>
          <w:sz w:val="24"/>
          <w:szCs w:val="24"/>
        </w:rPr>
        <w:t>or service</w:t>
      </w:r>
      <w:r w:rsidRPr="261640DB">
        <w:rPr>
          <w:spacing w:val="-2"/>
          <w:sz w:val="24"/>
          <w:szCs w:val="24"/>
        </w:rPr>
        <w:t xml:space="preserve"> </w:t>
      </w:r>
      <w:r w:rsidRPr="261640DB">
        <w:rPr>
          <w:sz w:val="24"/>
          <w:szCs w:val="24"/>
        </w:rPr>
        <w:t>your</w:t>
      </w:r>
      <w:r w:rsidRPr="261640DB">
        <w:rPr>
          <w:spacing w:val="-1"/>
          <w:sz w:val="24"/>
          <w:szCs w:val="24"/>
        </w:rPr>
        <w:t xml:space="preserve"> </w:t>
      </w:r>
      <w:r w:rsidRPr="261640DB">
        <w:rPr>
          <w:sz w:val="24"/>
          <w:szCs w:val="24"/>
        </w:rPr>
        <w:t>test attempts</w:t>
      </w:r>
      <w:r w:rsidRPr="261640DB">
        <w:rPr>
          <w:spacing w:val="-1"/>
          <w:sz w:val="24"/>
          <w:szCs w:val="24"/>
        </w:rPr>
        <w:t xml:space="preserve"> </w:t>
      </w:r>
      <w:r w:rsidRPr="261640DB">
        <w:rPr>
          <w:sz w:val="24"/>
          <w:szCs w:val="24"/>
        </w:rPr>
        <w:t>to</w:t>
      </w:r>
      <w:r w:rsidRPr="261640DB">
        <w:rPr>
          <w:spacing w:val="-1"/>
          <w:sz w:val="24"/>
          <w:szCs w:val="24"/>
        </w:rPr>
        <w:t xml:space="preserve"> </w:t>
      </w:r>
      <w:r w:rsidRPr="261640DB">
        <w:rPr>
          <w:sz w:val="24"/>
          <w:szCs w:val="24"/>
        </w:rPr>
        <w:t>cover</w:t>
      </w:r>
    </w:p>
    <w:p w14:paraId="4EEDEB34" w14:textId="77777777" w:rsidR="005E563A" w:rsidRDefault="005E563A">
      <w:pPr>
        <w:pStyle w:val="BodyText"/>
        <w:spacing w:before="11"/>
        <w:rPr>
          <w:sz w:val="21"/>
        </w:rPr>
      </w:pPr>
    </w:p>
    <w:p w14:paraId="18650E13" w14:textId="159DFC72" w:rsidR="005E563A" w:rsidRDefault="00892739" w:rsidP="261640DB">
      <w:pPr>
        <w:pStyle w:val="ListParagraph"/>
        <w:numPr>
          <w:ilvl w:val="2"/>
          <w:numId w:val="12"/>
        </w:numPr>
        <w:tabs>
          <w:tab w:val="left" w:pos="1680"/>
          <w:tab w:val="left" w:pos="1681"/>
        </w:tabs>
        <w:ind w:hanging="361"/>
        <w:rPr>
          <w:rFonts w:ascii="Arial MT" w:hAnsi="Arial MT"/>
          <w:sz w:val="20"/>
          <w:szCs w:val="20"/>
        </w:rPr>
      </w:pPr>
      <w:r w:rsidRPr="261640DB">
        <w:rPr>
          <w:sz w:val="24"/>
          <w:szCs w:val="24"/>
        </w:rPr>
        <w:t>If</w:t>
      </w:r>
      <w:r w:rsidRPr="261640DB">
        <w:rPr>
          <w:spacing w:val="-3"/>
          <w:sz w:val="24"/>
          <w:szCs w:val="24"/>
        </w:rPr>
        <w:t xml:space="preserve"> </w:t>
      </w:r>
      <w:r w:rsidRPr="261640DB">
        <w:rPr>
          <w:sz w:val="24"/>
          <w:szCs w:val="24"/>
        </w:rPr>
        <w:t>the test case</w:t>
      </w:r>
      <w:r w:rsidRPr="261640DB">
        <w:rPr>
          <w:spacing w:val="-1"/>
          <w:sz w:val="24"/>
          <w:szCs w:val="24"/>
        </w:rPr>
        <w:t xml:space="preserve"> </w:t>
      </w:r>
      <w:r w:rsidRPr="261640DB">
        <w:rPr>
          <w:sz w:val="24"/>
          <w:szCs w:val="24"/>
        </w:rPr>
        <w:t>is based on a</w:t>
      </w:r>
      <w:r w:rsidRPr="261640DB">
        <w:rPr>
          <w:spacing w:val="-1"/>
          <w:sz w:val="24"/>
          <w:szCs w:val="24"/>
        </w:rPr>
        <w:t xml:space="preserve"> </w:t>
      </w:r>
      <w:r w:rsidRPr="261640DB">
        <w:rPr>
          <w:sz w:val="24"/>
          <w:szCs w:val="24"/>
        </w:rPr>
        <w:t>use</w:t>
      </w:r>
      <w:r w:rsidRPr="261640DB">
        <w:rPr>
          <w:spacing w:val="-1"/>
          <w:sz w:val="24"/>
          <w:szCs w:val="24"/>
        </w:rPr>
        <w:t xml:space="preserve"> </w:t>
      </w:r>
      <w:r w:rsidRPr="261640DB">
        <w:rPr>
          <w:sz w:val="24"/>
          <w:szCs w:val="24"/>
        </w:rPr>
        <w:t>case,</w:t>
      </w:r>
      <w:r w:rsidRPr="261640DB">
        <w:rPr>
          <w:spacing w:val="-2"/>
          <w:sz w:val="24"/>
          <w:szCs w:val="24"/>
        </w:rPr>
        <w:t xml:space="preserve"> </w:t>
      </w:r>
      <w:r w:rsidRPr="261640DB">
        <w:rPr>
          <w:sz w:val="24"/>
          <w:szCs w:val="24"/>
        </w:rPr>
        <w:t>it is a good idea</w:t>
      </w:r>
      <w:r w:rsidRPr="261640DB">
        <w:rPr>
          <w:spacing w:val="-1"/>
          <w:sz w:val="24"/>
          <w:szCs w:val="24"/>
        </w:rPr>
        <w:t xml:space="preserve"> </w:t>
      </w:r>
      <w:r w:rsidRPr="261640DB">
        <w:rPr>
          <w:sz w:val="24"/>
          <w:szCs w:val="24"/>
        </w:rPr>
        <w:t>to refer to the</w:t>
      </w:r>
      <w:r w:rsidRPr="261640DB">
        <w:rPr>
          <w:spacing w:val="-1"/>
          <w:sz w:val="24"/>
          <w:szCs w:val="24"/>
        </w:rPr>
        <w:t xml:space="preserve"> </w:t>
      </w:r>
      <w:r w:rsidRPr="261640DB">
        <w:rPr>
          <w:sz w:val="24"/>
          <w:szCs w:val="24"/>
        </w:rPr>
        <w:t>use case</w:t>
      </w:r>
      <w:r w:rsidRPr="261640DB">
        <w:rPr>
          <w:spacing w:val="-1"/>
          <w:sz w:val="24"/>
          <w:szCs w:val="24"/>
        </w:rPr>
        <w:t xml:space="preserve"> </w:t>
      </w:r>
      <w:r w:rsidRPr="261640DB">
        <w:rPr>
          <w:sz w:val="24"/>
          <w:szCs w:val="24"/>
        </w:rPr>
        <w:t>name.</w:t>
      </w:r>
    </w:p>
    <w:p w14:paraId="77D99CC1" w14:textId="77777777" w:rsidR="005E563A" w:rsidRDefault="005E563A">
      <w:pPr>
        <w:pStyle w:val="BodyText"/>
        <w:spacing w:before="10"/>
        <w:rPr>
          <w:sz w:val="21"/>
        </w:rPr>
      </w:pPr>
    </w:p>
    <w:p w14:paraId="725F9E9B" w14:textId="77777777" w:rsidR="005E563A" w:rsidRDefault="00892739">
      <w:pPr>
        <w:pStyle w:val="ListParagraph"/>
        <w:numPr>
          <w:ilvl w:val="2"/>
          <w:numId w:val="12"/>
        </w:numPr>
        <w:tabs>
          <w:tab w:val="left" w:pos="1680"/>
          <w:tab w:val="left" w:pos="1681"/>
        </w:tabs>
        <w:spacing w:before="1" w:line="360" w:lineRule="auto"/>
        <w:ind w:right="974"/>
        <w:rPr>
          <w:rFonts w:ascii="Arial MT" w:hAnsi="Arial MT"/>
          <w:sz w:val="20"/>
        </w:rPr>
      </w:pPr>
      <w:r w:rsidRPr="261640DB">
        <w:rPr>
          <w:sz w:val="24"/>
          <w:szCs w:val="24"/>
        </w:rPr>
        <w:t>Remember</w:t>
      </w:r>
      <w:r w:rsidRPr="261640DB">
        <w:rPr>
          <w:spacing w:val="28"/>
          <w:sz w:val="24"/>
          <w:szCs w:val="24"/>
        </w:rPr>
        <w:t xml:space="preserve"> </w:t>
      </w:r>
      <w:r w:rsidRPr="261640DB">
        <w:rPr>
          <w:sz w:val="24"/>
          <w:szCs w:val="24"/>
        </w:rPr>
        <w:t>that</w:t>
      </w:r>
      <w:r w:rsidRPr="261640DB">
        <w:rPr>
          <w:spacing w:val="30"/>
          <w:sz w:val="24"/>
          <w:szCs w:val="24"/>
        </w:rPr>
        <w:t xml:space="preserve"> </w:t>
      </w:r>
      <w:r w:rsidRPr="261640DB">
        <w:rPr>
          <w:sz w:val="24"/>
          <w:szCs w:val="24"/>
        </w:rPr>
        <w:t>the</w:t>
      </w:r>
      <w:r w:rsidRPr="261640DB">
        <w:rPr>
          <w:spacing w:val="29"/>
          <w:sz w:val="24"/>
          <w:szCs w:val="24"/>
        </w:rPr>
        <w:t xml:space="preserve"> </w:t>
      </w:r>
      <w:r w:rsidRPr="261640DB">
        <w:rPr>
          <w:sz w:val="24"/>
          <w:szCs w:val="24"/>
        </w:rPr>
        <w:t>use</w:t>
      </w:r>
      <w:r w:rsidRPr="261640DB">
        <w:rPr>
          <w:spacing w:val="29"/>
          <w:sz w:val="24"/>
          <w:szCs w:val="24"/>
        </w:rPr>
        <w:t xml:space="preserve"> </w:t>
      </w:r>
      <w:r w:rsidRPr="261640DB">
        <w:rPr>
          <w:sz w:val="24"/>
          <w:szCs w:val="24"/>
        </w:rPr>
        <w:t>cases</w:t>
      </w:r>
      <w:r w:rsidRPr="261640DB">
        <w:rPr>
          <w:spacing w:val="29"/>
          <w:sz w:val="24"/>
          <w:szCs w:val="24"/>
        </w:rPr>
        <w:t xml:space="preserve"> </w:t>
      </w:r>
      <w:r w:rsidRPr="261640DB">
        <w:rPr>
          <w:sz w:val="24"/>
          <w:szCs w:val="24"/>
        </w:rPr>
        <w:t>are</w:t>
      </w:r>
      <w:r w:rsidRPr="261640DB">
        <w:rPr>
          <w:spacing w:val="29"/>
          <w:sz w:val="24"/>
          <w:szCs w:val="24"/>
        </w:rPr>
        <w:t xml:space="preserve"> </w:t>
      </w:r>
      <w:r w:rsidRPr="261640DB">
        <w:rPr>
          <w:sz w:val="24"/>
          <w:szCs w:val="24"/>
        </w:rPr>
        <w:t>the</w:t>
      </w:r>
      <w:r w:rsidRPr="261640DB">
        <w:rPr>
          <w:spacing w:val="29"/>
          <w:sz w:val="24"/>
          <w:szCs w:val="24"/>
        </w:rPr>
        <w:t xml:space="preserve"> </w:t>
      </w:r>
      <w:r w:rsidRPr="261640DB">
        <w:rPr>
          <w:sz w:val="24"/>
          <w:szCs w:val="24"/>
        </w:rPr>
        <w:t>source</w:t>
      </w:r>
      <w:r w:rsidRPr="261640DB">
        <w:rPr>
          <w:spacing w:val="29"/>
          <w:sz w:val="24"/>
          <w:szCs w:val="24"/>
        </w:rPr>
        <w:t xml:space="preserve"> </w:t>
      </w:r>
      <w:r w:rsidRPr="261640DB">
        <w:rPr>
          <w:sz w:val="24"/>
          <w:szCs w:val="24"/>
        </w:rPr>
        <w:t>of</w:t>
      </w:r>
      <w:r w:rsidRPr="261640DB">
        <w:rPr>
          <w:spacing w:val="29"/>
          <w:sz w:val="24"/>
          <w:szCs w:val="24"/>
        </w:rPr>
        <w:t xml:space="preserve"> </w:t>
      </w:r>
      <w:r w:rsidRPr="261640DB">
        <w:rPr>
          <w:sz w:val="24"/>
          <w:szCs w:val="24"/>
        </w:rPr>
        <w:t>test</w:t>
      </w:r>
      <w:r w:rsidRPr="261640DB">
        <w:rPr>
          <w:spacing w:val="29"/>
          <w:sz w:val="24"/>
          <w:szCs w:val="24"/>
        </w:rPr>
        <w:t xml:space="preserve"> </w:t>
      </w:r>
      <w:r w:rsidRPr="261640DB">
        <w:rPr>
          <w:sz w:val="24"/>
          <w:szCs w:val="24"/>
        </w:rPr>
        <w:t>cases.</w:t>
      </w:r>
      <w:r w:rsidRPr="261640DB">
        <w:rPr>
          <w:spacing w:val="32"/>
          <w:sz w:val="24"/>
          <w:szCs w:val="24"/>
        </w:rPr>
        <w:t xml:space="preserve"> </w:t>
      </w:r>
      <w:r w:rsidRPr="261640DB">
        <w:rPr>
          <w:sz w:val="24"/>
          <w:szCs w:val="24"/>
        </w:rPr>
        <w:t>In</w:t>
      </w:r>
      <w:r w:rsidRPr="261640DB">
        <w:rPr>
          <w:spacing w:val="29"/>
          <w:sz w:val="24"/>
          <w:szCs w:val="24"/>
        </w:rPr>
        <w:t xml:space="preserve"> </w:t>
      </w:r>
      <w:r w:rsidRPr="261640DB">
        <w:rPr>
          <w:sz w:val="24"/>
          <w:szCs w:val="24"/>
        </w:rPr>
        <w:t>theory</w:t>
      </w:r>
      <w:r w:rsidRPr="261640DB">
        <w:rPr>
          <w:spacing w:val="29"/>
          <w:sz w:val="24"/>
          <w:szCs w:val="24"/>
        </w:rPr>
        <w:t xml:space="preserve"> </w:t>
      </w:r>
      <w:r w:rsidRPr="261640DB">
        <w:rPr>
          <w:sz w:val="24"/>
          <w:szCs w:val="24"/>
        </w:rPr>
        <w:t>the</w:t>
      </w:r>
      <w:r w:rsidRPr="261640DB">
        <w:rPr>
          <w:spacing w:val="29"/>
          <w:sz w:val="24"/>
          <w:szCs w:val="24"/>
        </w:rPr>
        <w:t xml:space="preserve"> </w:t>
      </w:r>
      <w:r w:rsidRPr="261640DB">
        <w:rPr>
          <w:sz w:val="24"/>
          <w:szCs w:val="24"/>
        </w:rPr>
        <w:t>software</w:t>
      </w:r>
      <w:r w:rsidRPr="261640DB">
        <w:rPr>
          <w:spacing w:val="27"/>
          <w:sz w:val="24"/>
          <w:szCs w:val="24"/>
        </w:rPr>
        <w:t xml:space="preserve"> </w:t>
      </w:r>
      <w:r w:rsidRPr="261640DB">
        <w:rPr>
          <w:sz w:val="24"/>
          <w:szCs w:val="24"/>
        </w:rPr>
        <w:t>is</w:t>
      </w:r>
      <w:r w:rsidRPr="261640DB">
        <w:rPr>
          <w:spacing w:val="-57"/>
          <w:sz w:val="24"/>
          <w:szCs w:val="24"/>
        </w:rPr>
        <w:t xml:space="preserve"> </w:t>
      </w:r>
      <w:r w:rsidRPr="261640DB">
        <w:rPr>
          <w:sz w:val="24"/>
          <w:szCs w:val="24"/>
        </w:rPr>
        <w:t>supposed</w:t>
      </w:r>
      <w:r w:rsidRPr="261640DB">
        <w:rPr>
          <w:spacing w:val="-7"/>
          <w:sz w:val="24"/>
          <w:szCs w:val="24"/>
        </w:rPr>
        <w:t xml:space="preserve"> </w:t>
      </w:r>
      <w:r w:rsidRPr="261640DB">
        <w:rPr>
          <w:sz w:val="24"/>
          <w:szCs w:val="24"/>
        </w:rPr>
        <w:t>to</w:t>
      </w:r>
      <w:r w:rsidRPr="261640DB">
        <w:rPr>
          <w:spacing w:val="-5"/>
          <w:sz w:val="24"/>
          <w:szCs w:val="24"/>
        </w:rPr>
        <w:t xml:space="preserve"> </w:t>
      </w:r>
      <w:r w:rsidRPr="261640DB">
        <w:rPr>
          <w:sz w:val="24"/>
          <w:szCs w:val="24"/>
        </w:rPr>
        <w:t>match</w:t>
      </w:r>
      <w:r w:rsidRPr="261640DB">
        <w:rPr>
          <w:spacing w:val="-5"/>
          <w:sz w:val="24"/>
          <w:szCs w:val="24"/>
        </w:rPr>
        <w:t xml:space="preserve"> </w:t>
      </w:r>
      <w:r w:rsidRPr="261640DB">
        <w:rPr>
          <w:sz w:val="24"/>
          <w:szCs w:val="24"/>
        </w:rPr>
        <w:t>the</w:t>
      </w:r>
      <w:r w:rsidRPr="261640DB">
        <w:rPr>
          <w:spacing w:val="-7"/>
          <w:sz w:val="24"/>
          <w:szCs w:val="24"/>
        </w:rPr>
        <w:t xml:space="preserve"> </w:t>
      </w:r>
      <w:r w:rsidRPr="261640DB">
        <w:rPr>
          <w:sz w:val="24"/>
          <w:szCs w:val="24"/>
        </w:rPr>
        <w:t>use</w:t>
      </w:r>
      <w:r w:rsidRPr="261640DB">
        <w:rPr>
          <w:spacing w:val="-6"/>
          <w:sz w:val="24"/>
          <w:szCs w:val="24"/>
        </w:rPr>
        <w:t xml:space="preserve"> </w:t>
      </w:r>
      <w:r w:rsidRPr="261640DB">
        <w:rPr>
          <w:sz w:val="24"/>
          <w:szCs w:val="24"/>
        </w:rPr>
        <w:t>cases</w:t>
      </w:r>
      <w:r w:rsidRPr="261640DB">
        <w:rPr>
          <w:spacing w:val="-5"/>
          <w:sz w:val="24"/>
          <w:szCs w:val="24"/>
        </w:rPr>
        <w:t xml:space="preserve"> </w:t>
      </w:r>
      <w:r w:rsidRPr="261640DB">
        <w:rPr>
          <w:sz w:val="24"/>
          <w:szCs w:val="24"/>
        </w:rPr>
        <w:t>not</w:t>
      </w:r>
      <w:r w:rsidRPr="261640DB">
        <w:rPr>
          <w:spacing w:val="-5"/>
          <w:sz w:val="24"/>
          <w:szCs w:val="24"/>
        </w:rPr>
        <w:t xml:space="preserve"> </w:t>
      </w:r>
      <w:r w:rsidRPr="261640DB">
        <w:rPr>
          <w:sz w:val="24"/>
          <w:szCs w:val="24"/>
        </w:rPr>
        <w:t>the</w:t>
      </w:r>
      <w:r w:rsidRPr="261640DB">
        <w:rPr>
          <w:spacing w:val="-7"/>
          <w:sz w:val="24"/>
          <w:szCs w:val="24"/>
        </w:rPr>
        <w:t xml:space="preserve"> </w:t>
      </w:r>
      <w:r w:rsidRPr="261640DB">
        <w:rPr>
          <w:sz w:val="24"/>
          <w:szCs w:val="24"/>
        </w:rPr>
        <w:t>reverse.</w:t>
      </w:r>
      <w:r w:rsidRPr="261640DB">
        <w:rPr>
          <w:spacing w:val="-3"/>
          <w:sz w:val="24"/>
          <w:szCs w:val="24"/>
        </w:rPr>
        <w:t xml:space="preserve"> </w:t>
      </w:r>
      <w:r w:rsidRPr="261640DB">
        <w:rPr>
          <w:sz w:val="24"/>
          <w:szCs w:val="24"/>
        </w:rPr>
        <w:t>As</w:t>
      </w:r>
      <w:r w:rsidRPr="261640DB">
        <w:rPr>
          <w:spacing w:val="-5"/>
          <w:sz w:val="24"/>
          <w:szCs w:val="24"/>
        </w:rPr>
        <w:t xml:space="preserve"> </w:t>
      </w:r>
      <w:r w:rsidRPr="261640DB">
        <w:rPr>
          <w:sz w:val="24"/>
          <w:szCs w:val="24"/>
        </w:rPr>
        <w:t>soon</w:t>
      </w:r>
      <w:r w:rsidRPr="261640DB">
        <w:rPr>
          <w:spacing w:val="-6"/>
          <w:sz w:val="24"/>
          <w:szCs w:val="24"/>
        </w:rPr>
        <w:t xml:space="preserve"> </w:t>
      </w:r>
      <w:r w:rsidRPr="261640DB">
        <w:rPr>
          <w:sz w:val="24"/>
          <w:szCs w:val="24"/>
        </w:rPr>
        <w:t>as</w:t>
      </w:r>
      <w:r w:rsidRPr="261640DB">
        <w:rPr>
          <w:spacing w:val="-5"/>
          <w:sz w:val="24"/>
          <w:szCs w:val="24"/>
        </w:rPr>
        <w:t xml:space="preserve"> </w:t>
      </w:r>
      <w:r w:rsidRPr="261640DB">
        <w:rPr>
          <w:sz w:val="24"/>
          <w:szCs w:val="24"/>
        </w:rPr>
        <w:t>you</w:t>
      </w:r>
      <w:r w:rsidRPr="261640DB">
        <w:rPr>
          <w:spacing w:val="-5"/>
          <w:sz w:val="24"/>
          <w:szCs w:val="24"/>
        </w:rPr>
        <w:t xml:space="preserve"> </w:t>
      </w:r>
      <w:r w:rsidRPr="261640DB">
        <w:rPr>
          <w:sz w:val="24"/>
          <w:szCs w:val="24"/>
        </w:rPr>
        <w:t>have</w:t>
      </w:r>
      <w:r w:rsidRPr="261640DB">
        <w:rPr>
          <w:spacing w:val="-4"/>
          <w:sz w:val="24"/>
          <w:szCs w:val="24"/>
        </w:rPr>
        <w:t xml:space="preserve"> </w:t>
      </w:r>
      <w:r w:rsidRPr="261640DB">
        <w:rPr>
          <w:sz w:val="24"/>
          <w:szCs w:val="24"/>
        </w:rPr>
        <w:t>enough</w:t>
      </w:r>
      <w:r w:rsidRPr="261640DB">
        <w:rPr>
          <w:spacing w:val="-6"/>
          <w:sz w:val="24"/>
          <w:szCs w:val="24"/>
        </w:rPr>
        <w:t xml:space="preserve"> </w:t>
      </w:r>
      <w:r w:rsidRPr="261640DB">
        <w:rPr>
          <w:sz w:val="24"/>
          <w:szCs w:val="24"/>
        </w:rPr>
        <w:t>use</w:t>
      </w:r>
      <w:r w:rsidRPr="261640DB">
        <w:rPr>
          <w:spacing w:val="-6"/>
          <w:sz w:val="24"/>
          <w:szCs w:val="24"/>
        </w:rPr>
        <w:t xml:space="preserve"> </w:t>
      </w:r>
      <w:r w:rsidRPr="261640DB">
        <w:rPr>
          <w:sz w:val="24"/>
          <w:szCs w:val="24"/>
        </w:rPr>
        <w:t>cases</w:t>
      </w:r>
    </w:p>
    <w:p w14:paraId="5954A24F" w14:textId="77777777" w:rsidR="005E563A" w:rsidRDefault="00892739">
      <w:pPr>
        <w:pStyle w:val="BodyText"/>
        <w:ind w:left="1680"/>
      </w:pPr>
      <w:r>
        <w:t>,</w:t>
      </w:r>
      <w:r>
        <w:rPr>
          <w:spacing w:val="-1"/>
        </w:rPr>
        <w:t xml:space="preserve"> </w:t>
      </w:r>
      <w:r>
        <w:t>go</w:t>
      </w:r>
      <w:r>
        <w:rPr>
          <w:spacing w:val="-1"/>
        </w:rPr>
        <w:t xml:space="preserve"> </w:t>
      </w:r>
      <w:r>
        <w:t>ahead</w:t>
      </w:r>
      <w:r>
        <w:rPr>
          <w:spacing w:val="2"/>
        </w:rPr>
        <w:t xml:space="preserve"> </w:t>
      </w:r>
      <w:r>
        <w:t>and</w:t>
      </w:r>
      <w:r>
        <w:rPr>
          <w:spacing w:val="-1"/>
        </w:rPr>
        <w:t xml:space="preserve"> </w:t>
      </w:r>
      <w:r>
        <w:t>write</w:t>
      </w:r>
      <w:r>
        <w:rPr>
          <w:spacing w:val="-1"/>
        </w:rPr>
        <w:t xml:space="preserve"> </w:t>
      </w:r>
      <w:r>
        <w:t>the</w:t>
      </w:r>
      <w:r>
        <w:rPr>
          <w:spacing w:val="-1"/>
        </w:rPr>
        <w:t xml:space="preserve"> </w:t>
      </w:r>
      <w:r>
        <w:t>test plan</w:t>
      </w:r>
      <w:r>
        <w:rPr>
          <w:spacing w:val="-1"/>
        </w:rPr>
        <w:t xml:space="preserve"> </w:t>
      </w:r>
      <w:r>
        <w:t>for</w:t>
      </w:r>
      <w:r>
        <w:rPr>
          <w:spacing w:val="-2"/>
        </w:rPr>
        <w:t xml:space="preserve"> </w:t>
      </w:r>
      <w:r>
        <w:t>that</w:t>
      </w:r>
      <w:r>
        <w:rPr>
          <w:spacing w:val="-1"/>
        </w:rPr>
        <w:t xml:space="preserve"> </w:t>
      </w:r>
      <w:r>
        <w:t>piece</w:t>
      </w:r>
    </w:p>
    <w:p w14:paraId="1EE3903C" w14:textId="77777777" w:rsidR="005E563A" w:rsidRDefault="00892739">
      <w:pPr>
        <w:pStyle w:val="ListParagraph"/>
        <w:numPr>
          <w:ilvl w:val="2"/>
          <w:numId w:val="12"/>
        </w:numPr>
        <w:tabs>
          <w:tab w:val="left" w:pos="1680"/>
          <w:tab w:val="left" w:pos="1681"/>
        </w:tabs>
        <w:spacing w:before="141" w:line="360" w:lineRule="auto"/>
        <w:ind w:right="979"/>
        <w:rPr>
          <w:rFonts w:ascii="Arial MT" w:hAnsi="Arial MT"/>
          <w:sz w:val="20"/>
        </w:rPr>
      </w:pPr>
      <w:r w:rsidRPr="261640DB">
        <w:rPr>
          <w:sz w:val="24"/>
          <w:szCs w:val="24"/>
        </w:rPr>
        <w:t>Specify</w:t>
      </w:r>
      <w:r w:rsidRPr="261640DB">
        <w:rPr>
          <w:spacing w:val="8"/>
          <w:sz w:val="24"/>
          <w:szCs w:val="24"/>
        </w:rPr>
        <w:t xml:space="preserve"> </w:t>
      </w:r>
      <w:r w:rsidRPr="261640DB">
        <w:rPr>
          <w:sz w:val="24"/>
          <w:szCs w:val="24"/>
        </w:rPr>
        <w:t>what</w:t>
      </w:r>
      <w:r w:rsidRPr="261640DB">
        <w:rPr>
          <w:spacing w:val="9"/>
          <w:sz w:val="24"/>
          <w:szCs w:val="24"/>
        </w:rPr>
        <w:t xml:space="preserve"> </w:t>
      </w:r>
      <w:r w:rsidRPr="261640DB">
        <w:rPr>
          <w:sz w:val="24"/>
          <w:szCs w:val="24"/>
        </w:rPr>
        <w:t>you</w:t>
      </w:r>
      <w:r w:rsidRPr="261640DB">
        <w:rPr>
          <w:spacing w:val="10"/>
          <w:sz w:val="24"/>
          <w:szCs w:val="24"/>
        </w:rPr>
        <w:t xml:space="preserve"> </w:t>
      </w:r>
      <w:r w:rsidRPr="261640DB">
        <w:rPr>
          <w:sz w:val="24"/>
          <w:szCs w:val="24"/>
        </w:rPr>
        <w:t>are</w:t>
      </w:r>
      <w:r w:rsidRPr="261640DB">
        <w:rPr>
          <w:spacing w:val="8"/>
          <w:sz w:val="24"/>
          <w:szCs w:val="24"/>
        </w:rPr>
        <w:t xml:space="preserve"> </w:t>
      </w:r>
      <w:r w:rsidRPr="261640DB">
        <w:rPr>
          <w:sz w:val="24"/>
          <w:szCs w:val="24"/>
        </w:rPr>
        <w:t>testing</w:t>
      </w:r>
      <w:r w:rsidRPr="261640DB">
        <w:rPr>
          <w:spacing w:val="8"/>
          <w:sz w:val="24"/>
          <w:szCs w:val="24"/>
        </w:rPr>
        <w:t xml:space="preserve"> </w:t>
      </w:r>
      <w:r w:rsidRPr="261640DB">
        <w:rPr>
          <w:sz w:val="24"/>
          <w:szCs w:val="24"/>
        </w:rPr>
        <w:t>and</w:t>
      </w:r>
      <w:r w:rsidRPr="261640DB">
        <w:rPr>
          <w:spacing w:val="9"/>
          <w:sz w:val="24"/>
          <w:szCs w:val="24"/>
        </w:rPr>
        <w:t xml:space="preserve"> </w:t>
      </w:r>
      <w:r w:rsidRPr="261640DB">
        <w:rPr>
          <w:sz w:val="24"/>
          <w:szCs w:val="24"/>
        </w:rPr>
        <w:t>which</w:t>
      </w:r>
      <w:r w:rsidRPr="261640DB">
        <w:rPr>
          <w:spacing w:val="8"/>
          <w:sz w:val="24"/>
          <w:szCs w:val="24"/>
        </w:rPr>
        <w:t xml:space="preserve"> </w:t>
      </w:r>
      <w:r w:rsidRPr="261640DB">
        <w:rPr>
          <w:sz w:val="24"/>
          <w:szCs w:val="24"/>
        </w:rPr>
        <w:t>particular</w:t>
      </w:r>
      <w:r w:rsidRPr="261640DB">
        <w:rPr>
          <w:spacing w:val="10"/>
          <w:sz w:val="24"/>
          <w:szCs w:val="24"/>
        </w:rPr>
        <w:t xml:space="preserve"> </w:t>
      </w:r>
      <w:r w:rsidRPr="261640DB">
        <w:rPr>
          <w:sz w:val="24"/>
          <w:szCs w:val="24"/>
        </w:rPr>
        <w:t>feature.</w:t>
      </w:r>
      <w:r w:rsidRPr="261640DB">
        <w:rPr>
          <w:spacing w:val="8"/>
          <w:sz w:val="24"/>
          <w:szCs w:val="24"/>
        </w:rPr>
        <w:t xml:space="preserve"> </w:t>
      </w:r>
      <w:r w:rsidRPr="261640DB">
        <w:rPr>
          <w:sz w:val="24"/>
          <w:szCs w:val="24"/>
        </w:rPr>
        <w:t>Then</w:t>
      </w:r>
      <w:r w:rsidRPr="261640DB">
        <w:rPr>
          <w:spacing w:val="9"/>
          <w:sz w:val="24"/>
          <w:szCs w:val="24"/>
        </w:rPr>
        <w:t xml:space="preserve"> </w:t>
      </w:r>
      <w:r w:rsidRPr="261640DB">
        <w:rPr>
          <w:sz w:val="24"/>
          <w:szCs w:val="24"/>
        </w:rPr>
        <w:t>specify</w:t>
      </w:r>
      <w:r w:rsidRPr="261640DB">
        <w:rPr>
          <w:spacing w:val="8"/>
          <w:sz w:val="24"/>
          <w:szCs w:val="24"/>
        </w:rPr>
        <w:t xml:space="preserve"> </w:t>
      </w:r>
      <w:r w:rsidRPr="261640DB">
        <w:rPr>
          <w:sz w:val="24"/>
          <w:szCs w:val="24"/>
        </w:rPr>
        <w:t>what</w:t>
      </w:r>
      <w:r w:rsidRPr="261640DB">
        <w:rPr>
          <w:spacing w:val="9"/>
          <w:sz w:val="24"/>
          <w:szCs w:val="24"/>
        </w:rPr>
        <w:t xml:space="preserve"> </w:t>
      </w:r>
      <w:r w:rsidRPr="261640DB">
        <w:rPr>
          <w:sz w:val="24"/>
          <w:szCs w:val="24"/>
        </w:rPr>
        <w:t>you</w:t>
      </w:r>
      <w:r w:rsidRPr="261640DB">
        <w:rPr>
          <w:spacing w:val="8"/>
          <w:sz w:val="24"/>
          <w:szCs w:val="24"/>
        </w:rPr>
        <w:t xml:space="preserve"> </w:t>
      </w:r>
      <w:r w:rsidRPr="261640DB">
        <w:rPr>
          <w:sz w:val="24"/>
          <w:szCs w:val="24"/>
        </w:rPr>
        <w:t>are</w:t>
      </w:r>
      <w:r w:rsidRPr="261640DB">
        <w:rPr>
          <w:spacing w:val="-57"/>
          <w:sz w:val="24"/>
          <w:szCs w:val="24"/>
        </w:rPr>
        <w:t xml:space="preserve"> </w:t>
      </w:r>
      <w:r w:rsidRPr="261640DB">
        <w:rPr>
          <w:sz w:val="24"/>
          <w:szCs w:val="24"/>
        </w:rPr>
        <w:t>going</w:t>
      </w:r>
      <w:r w:rsidRPr="261640DB">
        <w:rPr>
          <w:spacing w:val="-1"/>
          <w:sz w:val="24"/>
          <w:szCs w:val="24"/>
        </w:rPr>
        <w:t xml:space="preserve"> </w:t>
      </w:r>
      <w:r w:rsidRPr="261640DB">
        <w:rPr>
          <w:sz w:val="24"/>
          <w:szCs w:val="24"/>
        </w:rPr>
        <w:t>to do to test the</w:t>
      </w:r>
      <w:r w:rsidRPr="261640DB">
        <w:rPr>
          <w:spacing w:val="-2"/>
          <w:sz w:val="24"/>
          <w:szCs w:val="24"/>
        </w:rPr>
        <w:t xml:space="preserve"> </w:t>
      </w:r>
      <w:r w:rsidRPr="261640DB">
        <w:rPr>
          <w:sz w:val="24"/>
          <w:szCs w:val="24"/>
        </w:rPr>
        <w:t>feature</w:t>
      </w:r>
      <w:r w:rsidRPr="261640DB">
        <w:rPr>
          <w:spacing w:val="-2"/>
          <w:sz w:val="24"/>
          <w:szCs w:val="24"/>
        </w:rPr>
        <w:t xml:space="preserve"> </w:t>
      </w:r>
      <w:r w:rsidRPr="261640DB">
        <w:rPr>
          <w:sz w:val="24"/>
          <w:szCs w:val="24"/>
        </w:rPr>
        <w:t>and what you</w:t>
      </w:r>
      <w:r w:rsidRPr="261640DB">
        <w:rPr>
          <w:spacing w:val="2"/>
          <w:sz w:val="24"/>
          <w:szCs w:val="24"/>
        </w:rPr>
        <w:t xml:space="preserve"> </w:t>
      </w:r>
      <w:r w:rsidRPr="261640DB">
        <w:rPr>
          <w:sz w:val="24"/>
          <w:szCs w:val="24"/>
        </w:rPr>
        <w:t>expect</w:t>
      </w:r>
      <w:r w:rsidRPr="261640DB">
        <w:rPr>
          <w:spacing w:val="1"/>
          <w:sz w:val="24"/>
          <w:szCs w:val="24"/>
        </w:rPr>
        <w:t xml:space="preserve"> </w:t>
      </w:r>
      <w:r w:rsidRPr="261640DB">
        <w:rPr>
          <w:sz w:val="24"/>
          <w:szCs w:val="24"/>
        </w:rPr>
        <w:t>to happen.</w:t>
      </w:r>
    </w:p>
    <w:p w14:paraId="1B2117FA" w14:textId="77777777" w:rsidR="005E563A" w:rsidRDefault="00892739">
      <w:pPr>
        <w:pStyle w:val="ListParagraph"/>
        <w:numPr>
          <w:ilvl w:val="2"/>
          <w:numId w:val="12"/>
        </w:numPr>
        <w:tabs>
          <w:tab w:val="left" w:pos="1680"/>
          <w:tab w:val="left" w:pos="1681"/>
        </w:tabs>
        <w:spacing w:before="3" w:line="360" w:lineRule="auto"/>
        <w:ind w:right="974"/>
        <w:rPr>
          <w:rFonts w:ascii="Arial MT" w:hAnsi="Arial MT"/>
          <w:sz w:val="20"/>
        </w:rPr>
      </w:pPr>
      <w:r w:rsidRPr="261640DB">
        <w:rPr>
          <w:sz w:val="24"/>
          <w:szCs w:val="24"/>
        </w:rPr>
        <w:t>Test</w:t>
      </w:r>
      <w:r w:rsidRPr="261640DB">
        <w:rPr>
          <w:spacing w:val="10"/>
          <w:sz w:val="24"/>
          <w:szCs w:val="24"/>
        </w:rPr>
        <w:t xml:space="preserve"> </w:t>
      </w:r>
      <w:r w:rsidRPr="261640DB">
        <w:rPr>
          <w:sz w:val="24"/>
          <w:szCs w:val="24"/>
        </w:rPr>
        <w:t>the</w:t>
      </w:r>
      <w:r w:rsidRPr="261640DB">
        <w:rPr>
          <w:spacing w:val="10"/>
          <w:sz w:val="24"/>
          <w:szCs w:val="24"/>
        </w:rPr>
        <w:t xml:space="preserve"> </w:t>
      </w:r>
      <w:r w:rsidRPr="261640DB">
        <w:rPr>
          <w:sz w:val="24"/>
          <w:szCs w:val="24"/>
        </w:rPr>
        <w:t>normal</w:t>
      </w:r>
      <w:r w:rsidRPr="261640DB">
        <w:rPr>
          <w:spacing w:val="10"/>
          <w:sz w:val="24"/>
          <w:szCs w:val="24"/>
        </w:rPr>
        <w:t xml:space="preserve"> </w:t>
      </w:r>
      <w:r w:rsidRPr="261640DB">
        <w:rPr>
          <w:sz w:val="24"/>
          <w:szCs w:val="24"/>
        </w:rPr>
        <w:t>use</w:t>
      </w:r>
      <w:r w:rsidRPr="261640DB">
        <w:rPr>
          <w:spacing w:val="10"/>
          <w:sz w:val="24"/>
          <w:szCs w:val="24"/>
        </w:rPr>
        <w:t xml:space="preserve"> </w:t>
      </w:r>
      <w:r w:rsidRPr="261640DB">
        <w:rPr>
          <w:sz w:val="24"/>
          <w:szCs w:val="24"/>
        </w:rPr>
        <w:t>of</w:t>
      </w:r>
      <w:r w:rsidRPr="261640DB">
        <w:rPr>
          <w:spacing w:val="9"/>
          <w:sz w:val="24"/>
          <w:szCs w:val="24"/>
        </w:rPr>
        <w:t xml:space="preserve"> </w:t>
      </w:r>
      <w:r w:rsidRPr="261640DB">
        <w:rPr>
          <w:sz w:val="24"/>
          <w:szCs w:val="24"/>
        </w:rPr>
        <w:t>the</w:t>
      </w:r>
      <w:r w:rsidRPr="261640DB">
        <w:rPr>
          <w:spacing w:val="9"/>
          <w:sz w:val="24"/>
          <w:szCs w:val="24"/>
        </w:rPr>
        <w:t xml:space="preserve"> </w:t>
      </w:r>
      <w:r w:rsidRPr="261640DB">
        <w:rPr>
          <w:sz w:val="24"/>
          <w:szCs w:val="24"/>
        </w:rPr>
        <w:t>object’s</w:t>
      </w:r>
      <w:r w:rsidRPr="261640DB">
        <w:rPr>
          <w:spacing w:val="10"/>
          <w:sz w:val="24"/>
          <w:szCs w:val="24"/>
        </w:rPr>
        <w:t xml:space="preserve"> </w:t>
      </w:r>
      <w:r w:rsidRPr="261640DB">
        <w:rPr>
          <w:sz w:val="24"/>
          <w:szCs w:val="24"/>
        </w:rPr>
        <w:t>methods.</w:t>
      </w:r>
      <w:r w:rsidRPr="261640DB">
        <w:rPr>
          <w:spacing w:val="10"/>
          <w:sz w:val="24"/>
          <w:szCs w:val="24"/>
        </w:rPr>
        <w:t xml:space="preserve"> </w:t>
      </w:r>
      <w:r w:rsidRPr="261640DB">
        <w:rPr>
          <w:sz w:val="24"/>
          <w:szCs w:val="24"/>
        </w:rPr>
        <w:t>Test</w:t>
      </w:r>
      <w:r w:rsidRPr="261640DB">
        <w:rPr>
          <w:spacing w:val="9"/>
          <w:sz w:val="24"/>
          <w:szCs w:val="24"/>
        </w:rPr>
        <w:t xml:space="preserve"> </w:t>
      </w:r>
      <w:r w:rsidRPr="261640DB">
        <w:rPr>
          <w:sz w:val="24"/>
          <w:szCs w:val="24"/>
        </w:rPr>
        <w:t>the</w:t>
      </w:r>
      <w:r w:rsidRPr="261640DB">
        <w:rPr>
          <w:spacing w:val="10"/>
          <w:sz w:val="24"/>
          <w:szCs w:val="24"/>
        </w:rPr>
        <w:t xml:space="preserve"> </w:t>
      </w:r>
      <w:r w:rsidRPr="261640DB">
        <w:rPr>
          <w:sz w:val="24"/>
          <w:szCs w:val="24"/>
        </w:rPr>
        <w:t>abnormal</w:t>
      </w:r>
      <w:r w:rsidRPr="261640DB">
        <w:rPr>
          <w:spacing w:val="10"/>
          <w:sz w:val="24"/>
          <w:szCs w:val="24"/>
        </w:rPr>
        <w:t xml:space="preserve"> </w:t>
      </w:r>
      <w:r w:rsidRPr="261640DB">
        <w:rPr>
          <w:sz w:val="24"/>
          <w:szCs w:val="24"/>
        </w:rPr>
        <w:t>but</w:t>
      </w:r>
      <w:r w:rsidRPr="261640DB">
        <w:rPr>
          <w:spacing w:val="11"/>
          <w:sz w:val="24"/>
          <w:szCs w:val="24"/>
        </w:rPr>
        <w:t xml:space="preserve"> </w:t>
      </w:r>
      <w:r w:rsidRPr="261640DB">
        <w:rPr>
          <w:sz w:val="24"/>
          <w:szCs w:val="24"/>
        </w:rPr>
        <w:t>reasonable</w:t>
      </w:r>
      <w:r w:rsidRPr="261640DB">
        <w:rPr>
          <w:spacing w:val="9"/>
          <w:sz w:val="24"/>
          <w:szCs w:val="24"/>
        </w:rPr>
        <w:t xml:space="preserve"> </w:t>
      </w:r>
      <w:r w:rsidRPr="261640DB">
        <w:rPr>
          <w:sz w:val="24"/>
          <w:szCs w:val="24"/>
        </w:rPr>
        <w:t>use</w:t>
      </w:r>
      <w:r w:rsidRPr="261640DB">
        <w:rPr>
          <w:spacing w:val="10"/>
          <w:sz w:val="24"/>
          <w:szCs w:val="24"/>
        </w:rPr>
        <w:t xml:space="preserve"> </w:t>
      </w:r>
      <w:r w:rsidRPr="261640DB">
        <w:rPr>
          <w:sz w:val="24"/>
          <w:szCs w:val="24"/>
        </w:rPr>
        <w:t>of</w:t>
      </w:r>
      <w:r w:rsidRPr="261640DB">
        <w:rPr>
          <w:spacing w:val="-57"/>
          <w:sz w:val="24"/>
          <w:szCs w:val="24"/>
        </w:rPr>
        <w:t xml:space="preserve"> </w:t>
      </w:r>
      <w:r w:rsidRPr="261640DB">
        <w:rPr>
          <w:sz w:val="24"/>
          <w:szCs w:val="24"/>
        </w:rPr>
        <w:t>the</w:t>
      </w:r>
      <w:r w:rsidRPr="261640DB">
        <w:rPr>
          <w:spacing w:val="-1"/>
          <w:sz w:val="24"/>
          <w:szCs w:val="24"/>
        </w:rPr>
        <w:t xml:space="preserve"> </w:t>
      </w:r>
      <w:r w:rsidRPr="261640DB">
        <w:rPr>
          <w:sz w:val="24"/>
          <w:szCs w:val="24"/>
        </w:rPr>
        <w:t>object’s methods.</w:t>
      </w:r>
    </w:p>
    <w:p w14:paraId="5FA1A4EA" w14:textId="77777777" w:rsidR="005E563A" w:rsidRDefault="00892739">
      <w:pPr>
        <w:pStyle w:val="ListParagraph"/>
        <w:numPr>
          <w:ilvl w:val="2"/>
          <w:numId w:val="12"/>
        </w:numPr>
        <w:tabs>
          <w:tab w:val="left" w:pos="1680"/>
          <w:tab w:val="left" w:pos="1681"/>
        </w:tabs>
        <w:spacing w:before="44"/>
        <w:ind w:hanging="361"/>
        <w:rPr>
          <w:rFonts w:ascii="Arial MT" w:hAnsi="Arial MT"/>
          <w:sz w:val="20"/>
        </w:rPr>
      </w:pPr>
      <w:r w:rsidRPr="261640DB">
        <w:rPr>
          <w:sz w:val="24"/>
          <w:szCs w:val="24"/>
        </w:rPr>
        <w:t>Test</w:t>
      </w:r>
      <w:r w:rsidRPr="261640DB">
        <w:rPr>
          <w:spacing w:val="-2"/>
          <w:sz w:val="24"/>
          <w:szCs w:val="24"/>
        </w:rPr>
        <w:t xml:space="preserve"> </w:t>
      </w:r>
      <w:r w:rsidRPr="261640DB">
        <w:rPr>
          <w:sz w:val="24"/>
          <w:szCs w:val="24"/>
        </w:rPr>
        <w:t>the</w:t>
      </w:r>
      <w:r w:rsidRPr="261640DB">
        <w:rPr>
          <w:spacing w:val="-2"/>
          <w:sz w:val="24"/>
          <w:szCs w:val="24"/>
        </w:rPr>
        <w:t xml:space="preserve"> </w:t>
      </w:r>
      <w:r w:rsidRPr="261640DB">
        <w:rPr>
          <w:sz w:val="24"/>
          <w:szCs w:val="24"/>
        </w:rPr>
        <w:t>abnormal</w:t>
      </w:r>
      <w:r w:rsidRPr="261640DB">
        <w:rPr>
          <w:spacing w:val="-1"/>
          <w:sz w:val="24"/>
          <w:szCs w:val="24"/>
        </w:rPr>
        <w:t xml:space="preserve"> </w:t>
      </w:r>
      <w:r w:rsidRPr="261640DB">
        <w:rPr>
          <w:sz w:val="24"/>
          <w:szCs w:val="24"/>
        </w:rPr>
        <w:t>but</w:t>
      </w:r>
      <w:r w:rsidRPr="261640DB">
        <w:rPr>
          <w:spacing w:val="-1"/>
          <w:sz w:val="24"/>
          <w:szCs w:val="24"/>
        </w:rPr>
        <w:t xml:space="preserve"> </w:t>
      </w:r>
      <w:r w:rsidRPr="261640DB">
        <w:rPr>
          <w:sz w:val="24"/>
          <w:szCs w:val="24"/>
        </w:rPr>
        <w:t>unreasonable</w:t>
      </w:r>
      <w:r w:rsidRPr="261640DB">
        <w:rPr>
          <w:spacing w:val="-1"/>
          <w:sz w:val="24"/>
          <w:szCs w:val="24"/>
        </w:rPr>
        <w:t xml:space="preserve"> </w:t>
      </w:r>
      <w:r w:rsidRPr="261640DB">
        <w:rPr>
          <w:sz w:val="24"/>
          <w:szCs w:val="24"/>
        </w:rPr>
        <w:t>use</w:t>
      </w:r>
      <w:r w:rsidRPr="261640DB">
        <w:rPr>
          <w:spacing w:val="-2"/>
          <w:sz w:val="24"/>
          <w:szCs w:val="24"/>
        </w:rPr>
        <w:t xml:space="preserve"> </w:t>
      </w:r>
      <w:r w:rsidRPr="261640DB">
        <w:rPr>
          <w:sz w:val="24"/>
          <w:szCs w:val="24"/>
        </w:rPr>
        <w:t>of</w:t>
      </w:r>
      <w:r w:rsidRPr="261640DB">
        <w:rPr>
          <w:spacing w:val="-1"/>
          <w:sz w:val="24"/>
          <w:szCs w:val="24"/>
        </w:rPr>
        <w:t xml:space="preserve"> </w:t>
      </w:r>
      <w:r w:rsidRPr="261640DB">
        <w:rPr>
          <w:sz w:val="24"/>
          <w:szCs w:val="24"/>
        </w:rPr>
        <w:t>the</w:t>
      </w:r>
      <w:r w:rsidRPr="261640DB">
        <w:rPr>
          <w:spacing w:val="-3"/>
          <w:sz w:val="24"/>
          <w:szCs w:val="24"/>
        </w:rPr>
        <w:t xml:space="preserve"> </w:t>
      </w:r>
      <w:r w:rsidRPr="261640DB">
        <w:rPr>
          <w:sz w:val="24"/>
          <w:szCs w:val="24"/>
        </w:rPr>
        <w:t>object’s methods.</w:t>
      </w:r>
    </w:p>
    <w:p w14:paraId="57408FB4" w14:textId="77777777" w:rsidR="005E563A" w:rsidRDefault="005E563A">
      <w:pPr>
        <w:pStyle w:val="BodyText"/>
        <w:spacing w:before="3"/>
        <w:rPr>
          <w:sz w:val="22"/>
        </w:rPr>
      </w:pPr>
    </w:p>
    <w:p w14:paraId="62D5DF67" w14:textId="77777777" w:rsidR="005E563A" w:rsidRDefault="00892739">
      <w:pPr>
        <w:pStyle w:val="ListParagraph"/>
        <w:numPr>
          <w:ilvl w:val="2"/>
          <w:numId w:val="12"/>
        </w:numPr>
        <w:tabs>
          <w:tab w:val="left" w:pos="1680"/>
          <w:tab w:val="left" w:pos="1681"/>
        </w:tabs>
        <w:spacing w:line="360" w:lineRule="auto"/>
        <w:ind w:right="979"/>
        <w:rPr>
          <w:rFonts w:ascii="Arial MT" w:hAnsi="Arial MT"/>
          <w:sz w:val="20"/>
        </w:rPr>
      </w:pPr>
      <w:r w:rsidRPr="261640DB">
        <w:rPr>
          <w:sz w:val="24"/>
          <w:szCs w:val="24"/>
        </w:rPr>
        <w:t>Test</w:t>
      </w:r>
      <w:r w:rsidRPr="261640DB">
        <w:rPr>
          <w:spacing w:val="1"/>
          <w:sz w:val="24"/>
          <w:szCs w:val="24"/>
        </w:rPr>
        <w:t xml:space="preserve"> </w:t>
      </w:r>
      <w:r w:rsidRPr="261640DB">
        <w:rPr>
          <w:sz w:val="24"/>
          <w:szCs w:val="24"/>
        </w:rPr>
        <w:t>the</w:t>
      </w:r>
      <w:r w:rsidRPr="261640DB">
        <w:rPr>
          <w:spacing w:val="1"/>
          <w:sz w:val="24"/>
          <w:szCs w:val="24"/>
        </w:rPr>
        <w:t xml:space="preserve"> </w:t>
      </w:r>
      <w:r w:rsidRPr="261640DB">
        <w:rPr>
          <w:sz w:val="24"/>
          <w:szCs w:val="24"/>
        </w:rPr>
        <w:t>boundary</w:t>
      </w:r>
      <w:r w:rsidRPr="261640DB">
        <w:rPr>
          <w:spacing w:val="2"/>
          <w:sz w:val="24"/>
          <w:szCs w:val="24"/>
        </w:rPr>
        <w:t xml:space="preserve"> </w:t>
      </w:r>
      <w:r w:rsidRPr="261640DB">
        <w:rPr>
          <w:sz w:val="24"/>
          <w:szCs w:val="24"/>
        </w:rPr>
        <w:t>conditions.</w:t>
      </w:r>
      <w:r w:rsidRPr="261640DB">
        <w:rPr>
          <w:spacing w:val="1"/>
          <w:sz w:val="24"/>
          <w:szCs w:val="24"/>
        </w:rPr>
        <w:t xml:space="preserve"> </w:t>
      </w:r>
      <w:r w:rsidRPr="261640DB">
        <w:rPr>
          <w:sz w:val="24"/>
          <w:szCs w:val="24"/>
        </w:rPr>
        <w:t>Also</w:t>
      </w:r>
      <w:r w:rsidRPr="261640DB">
        <w:rPr>
          <w:spacing w:val="2"/>
          <w:sz w:val="24"/>
          <w:szCs w:val="24"/>
        </w:rPr>
        <w:t xml:space="preserve"> </w:t>
      </w:r>
      <w:r w:rsidRPr="261640DB">
        <w:rPr>
          <w:sz w:val="24"/>
          <w:szCs w:val="24"/>
        </w:rPr>
        <w:t>specify</w:t>
      </w:r>
      <w:r w:rsidRPr="261640DB">
        <w:rPr>
          <w:spacing w:val="3"/>
          <w:sz w:val="24"/>
          <w:szCs w:val="24"/>
        </w:rPr>
        <w:t xml:space="preserve"> </w:t>
      </w:r>
      <w:r w:rsidRPr="261640DB">
        <w:rPr>
          <w:sz w:val="24"/>
          <w:szCs w:val="24"/>
        </w:rPr>
        <w:t>when</w:t>
      </w:r>
      <w:r w:rsidRPr="261640DB">
        <w:rPr>
          <w:spacing w:val="4"/>
          <w:sz w:val="24"/>
          <w:szCs w:val="24"/>
        </w:rPr>
        <w:t xml:space="preserve"> </w:t>
      </w:r>
      <w:r w:rsidRPr="261640DB">
        <w:rPr>
          <w:sz w:val="24"/>
          <w:szCs w:val="24"/>
        </w:rPr>
        <w:t>you</w:t>
      </w:r>
      <w:r w:rsidRPr="261640DB">
        <w:rPr>
          <w:spacing w:val="1"/>
          <w:sz w:val="24"/>
          <w:szCs w:val="24"/>
        </w:rPr>
        <w:t xml:space="preserve"> </w:t>
      </w:r>
      <w:r w:rsidRPr="261640DB">
        <w:rPr>
          <w:sz w:val="24"/>
          <w:szCs w:val="24"/>
        </w:rPr>
        <w:t>expect</w:t>
      </w:r>
      <w:r w:rsidRPr="261640DB">
        <w:rPr>
          <w:spacing w:val="2"/>
          <w:sz w:val="24"/>
          <w:szCs w:val="24"/>
        </w:rPr>
        <w:t xml:space="preserve"> </w:t>
      </w:r>
      <w:r w:rsidRPr="261640DB">
        <w:rPr>
          <w:sz w:val="24"/>
          <w:szCs w:val="24"/>
        </w:rPr>
        <w:t>error</w:t>
      </w:r>
      <w:r w:rsidRPr="261640DB">
        <w:rPr>
          <w:spacing w:val="-1"/>
          <w:sz w:val="24"/>
          <w:szCs w:val="24"/>
        </w:rPr>
        <w:t xml:space="preserve"> </w:t>
      </w:r>
      <w:r w:rsidRPr="261640DB">
        <w:rPr>
          <w:sz w:val="24"/>
          <w:szCs w:val="24"/>
        </w:rPr>
        <w:t>dialog</w:t>
      </w:r>
      <w:r w:rsidRPr="261640DB">
        <w:rPr>
          <w:spacing w:val="4"/>
          <w:sz w:val="24"/>
          <w:szCs w:val="24"/>
        </w:rPr>
        <w:t xml:space="preserve"> </w:t>
      </w:r>
      <w:r w:rsidRPr="261640DB">
        <w:rPr>
          <w:sz w:val="24"/>
          <w:szCs w:val="24"/>
        </w:rPr>
        <w:t>boxes,</w:t>
      </w:r>
      <w:r w:rsidRPr="261640DB">
        <w:rPr>
          <w:spacing w:val="1"/>
          <w:sz w:val="24"/>
          <w:szCs w:val="24"/>
        </w:rPr>
        <w:t xml:space="preserve"> </w:t>
      </w:r>
      <w:r w:rsidRPr="261640DB">
        <w:rPr>
          <w:sz w:val="24"/>
          <w:szCs w:val="24"/>
        </w:rPr>
        <w:t>when</w:t>
      </w:r>
      <w:r w:rsidRPr="261640DB">
        <w:rPr>
          <w:spacing w:val="-57"/>
          <w:sz w:val="24"/>
          <w:szCs w:val="24"/>
        </w:rPr>
        <w:t xml:space="preserve"> </w:t>
      </w:r>
      <w:r w:rsidRPr="261640DB">
        <w:rPr>
          <w:sz w:val="24"/>
          <w:szCs w:val="24"/>
        </w:rPr>
        <w:t>you</w:t>
      </w:r>
      <w:r w:rsidRPr="261640DB">
        <w:rPr>
          <w:spacing w:val="-1"/>
          <w:sz w:val="24"/>
          <w:szCs w:val="24"/>
        </w:rPr>
        <w:t xml:space="preserve"> </w:t>
      </w:r>
      <w:r w:rsidRPr="261640DB">
        <w:rPr>
          <w:sz w:val="24"/>
          <w:szCs w:val="24"/>
        </w:rPr>
        <w:t>expect some</w:t>
      </w:r>
      <w:r w:rsidRPr="261640DB">
        <w:rPr>
          <w:spacing w:val="-2"/>
          <w:sz w:val="24"/>
          <w:szCs w:val="24"/>
        </w:rPr>
        <w:t xml:space="preserve"> </w:t>
      </w:r>
      <w:r w:rsidRPr="261640DB">
        <w:rPr>
          <w:sz w:val="24"/>
          <w:szCs w:val="24"/>
        </w:rPr>
        <w:t>default</w:t>
      </w:r>
      <w:r w:rsidRPr="261640DB">
        <w:rPr>
          <w:spacing w:val="2"/>
          <w:sz w:val="24"/>
          <w:szCs w:val="24"/>
        </w:rPr>
        <w:t xml:space="preserve"> </w:t>
      </w:r>
      <w:r w:rsidRPr="261640DB">
        <w:rPr>
          <w:sz w:val="24"/>
          <w:szCs w:val="24"/>
        </w:rPr>
        <w:t>event, and</w:t>
      </w:r>
      <w:r w:rsidRPr="261640DB">
        <w:rPr>
          <w:spacing w:val="-1"/>
          <w:sz w:val="24"/>
          <w:szCs w:val="24"/>
        </w:rPr>
        <w:t xml:space="preserve"> </w:t>
      </w:r>
      <w:r w:rsidRPr="261640DB">
        <w:rPr>
          <w:sz w:val="24"/>
          <w:szCs w:val="24"/>
        </w:rPr>
        <w:t>when functionality till</w:t>
      </w:r>
      <w:r w:rsidRPr="261640DB">
        <w:rPr>
          <w:spacing w:val="-1"/>
          <w:sz w:val="24"/>
          <w:szCs w:val="24"/>
        </w:rPr>
        <w:t xml:space="preserve"> </w:t>
      </w:r>
      <w:r w:rsidRPr="261640DB">
        <w:rPr>
          <w:sz w:val="24"/>
          <w:szCs w:val="24"/>
        </w:rPr>
        <w:t>is being defined.</w:t>
      </w:r>
    </w:p>
    <w:p w14:paraId="41E86BA7" w14:textId="77777777" w:rsidR="005E563A" w:rsidRDefault="00892739">
      <w:pPr>
        <w:pStyle w:val="ListParagraph"/>
        <w:numPr>
          <w:ilvl w:val="2"/>
          <w:numId w:val="12"/>
        </w:numPr>
        <w:tabs>
          <w:tab w:val="left" w:pos="1680"/>
          <w:tab w:val="left" w:pos="1681"/>
        </w:tabs>
        <w:spacing w:before="5" w:line="360" w:lineRule="auto"/>
        <w:ind w:right="975"/>
        <w:rPr>
          <w:rFonts w:ascii="Arial MT" w:hAnsi="Arial MT"/>
          <w:sz w:val="20"/>
        </w:rPr>
      </w:pPr>
      <w:r w:rsidRPr="261640DB">
        <w:rPr>
          <w:sz w:val="24"/>
          <w:szCs w:val="24"/>
        </w:rPr>
        <w:t>Test</w:t>
      </w:r>
      <w:r w:rsidRPr="261640DB">
        <w:rPr>
          <w:spacing w:val="15"/>
          <w:sz w:val="24"/>
          <w:szCs w:val="24"/>
        </w:rPr>
        <w:t xml:space="preserve"> </w:t>
      </w:r>
      <w:r w:rsidRPr="261640DB">
        <w:rPr>
          <w:sz w:val="24"/>
          <w:szCs w:val="24"/>
        </w:rPr>
        <w:t>object’s</w:t>
      </w:r>
      <w:r w:rsidRPr="261640DB">
        <w:rPr>
          <w:spacing w:val="14"/>
          <w:sz w:val="24"/>
          <w:szCs w:val="24"/>
        </w:rPr>
        <w:t xml:space="preserve"> </w:t>
      </w:r>
      <w:r w:rsidRPr="261640DB">
        <w:rPr>
          <w:sz w:val="24"/>
          <w:szCs w:val="24"/>
        </w:rPr>
        <w:t>interactions</w:t>
      </w:r>
      <w:r w:rsidRPr="261640DB">
        <w:rPr>
          <w:spacing w:val="18"/>
          <w:sz w:val="24"/>
          <w:szCs w:val="24"/>
        </w:rPr>
        <w:t xml:space="preserve"> </w:t>
      </w:r>
      <w:r w:rsidRPr="261640DB">
        <w:rPr>
          <w:sz w:val="24"/>
          <w:szCs w:val="24"/>
        </w:rPr>
        <w:t>and</w:t>
      </w:r>
      <w:r w:rsidRPr="261640DB">
        <w:rPr>
          <w:spacing w:val="15"/>
          <w:sz w:val="24"/>
          <w:szCs w:val="24"/>
        </w:rPr>
        <w:t xml:space="preserve"> </w:t>
      </w:r>
      <w:r w:rsidRPr="261640DB">
        <w:rPr>
          <w:sz w:val="24"/>
          <w:szCs w:val="24"/>
        </w:rPr>
        <w:t>the</w:t>
      </w:r>
      <w:r w:rsidRPr="261640DB">
        <w:rPr>
          <w:spacing w:val="14"/>
          <w:sz w:val="24"/>
          <w:szCs w:val="24"/>
        </w:rPr>
        <w:t xml:space="preserve"> </w:t>
      </w:r>
      <w:r w:rsidRPr="261640DB">
        <w:rPr>
          <w:sz w:val="24"/>
          <w:szCs w:val="24"/>
        </w:rPr>
        <w:t>messages</w:t>
      </w:r>
      <w:r w:rsidRPr="261640DB">
        <w:rPr>
          <w:spacing w:val="14"/>
          <w:sz w:val="24"/>
          <w:szCs w:val="24"/>
        </w:rPr>
        <w:t xml:space="preserve"> </w:t>
      </w:r>
      <w:r w:rsidRPr="261640DB">
        <w:rPr>
          <w:sz w:val="24"/>
          <w:szCs w:val="24"/>
        </w:rPr>
        <w:t>sent</w:t>
      </w:r>
      <w:r w:rsidRPr="261640DB">
        <w:rPr>
          <w:spacing w:val="15"/>
          <w:sz w:val="24"/>
          <w:szCs w:val="24"/>
        </w:rPr>
        <w:t xml:space="preserve"> </w:t>
      </w:r>
      <w:r w:rsidRPr="261640DB">
        <w:rPr>
          <w:sz w:val="24"/>
          <w:szCs w:val="24"/>
        </w:rPr>
        <w:t>among</w:t>
      </w:r>
      <w:r w:rsidRPr="261640DB">
        <w:rPr>
          <w:spacing w:val="16"/>
          <w:sz w:val="24"/>
          <w:szCs w:val="24"/>
        </w:rPr>
        <w:t xml:space="preserve"> </w:t>
      </w:r>
      <w:r w:rsidRPr="261640DB">
        <w:rPr>
          <w:sz w:val="24"/>
          <w:szCs w:val="24"/>
        </w:rPr>
        <w:t>them.</w:t>
      </w:r>
      <w:r w:rsidRPr="261640DB">
        <w:rPr>
          <w:spacing w:val="14"/>
          <w:sz w:val="24"/>
          <w:szCs w:val="24"/>
        </w:rPr>
        <w:t xml:space="preserve"> </w:t>
      </w:r>
      <w:r w:rsidRPr="261640DB">
        <w:rPr>
          <w:sz w:val="24"/>
          <w:szCs w:val="24"/>
        </w:rPr>
        <w:t>If</w:t>
      </w:r>
      <w:r w:rsidRPr="261640DB">
        <w:rPr>
          <w:spacing w:val="13"/>
          <w:sz w:val="24"/>
          <w:szCs w:val="24"/>
        </w:rPr>
        <w:t xml:space="preserve"> </w:t>
      </w:r>
      <w:r w:rsidRPr="261640DB">
        <w:rPr>
          <w:sz w:val="24"/>
          <w:szCs w:val="24"/>
        </w:rPr>
        <w:t>you</w:t>
      </w:r>
      <w:r w:rsidRPr="261640DB">
        <w:rPr>
          <w:spacing w:val="15"/>
          <w:sz w:val="24"/>
          <w:szCs w:val="24"/>
        </w:rPr>
        <w:t xml:space="preserve"> </w:t>
      </w:r>
      <w:r w:rsidRPr="261640DB">
        <w:rPr>
          <w:sz w:val="24"/>
          <w:szCs w:val="24"/>
        </w:rPr>
        <w:t>have</w:t>
      </w:r>
      <w:r w:rsidRPr="261640DB">
        <w:rPr>
          <w:spacing w:val="16"/>
          <w:sz w:val="24"/>
          <w:szCs w:val="24"/>
        </w:rPr>
        <w:t xml:space="preserve"> </w:t>
      </w:r>
      <w:r w:rsidRPr="261640DB">
        <w:rPr>
          <w:sz w:val="24"/>
          <w:szCs w:val="24"/>
        </w:rPr>
        <w:t>developed</w:t>
      </w:r>
      <w:r w:rsidRPr="261640DB">
        <w:rPr>
          <w:spacing w:val="-57"/>
          <w:sz w:val="24"/>
          <w:szCs w:val="24"/>
        </w:rPr>
        <w:t xml:space="preserve"> </w:t>
      </w:r>
      <w:r w:rsidRPr="261640DB">
        <w:rPr>
          <w:sz w:val="24"/>
          <w:szCs w:val="24"/>
        </w:rPr>
        <w:t>sequence</w:t>
      </w:r>
      <w:r w:rsidRPr="261640DB">
        <w:rPr>
          <w:spacing w:val="-2"/>
          <w:sz w:val="24"/>
          <w:szCs w:val="24"/>
        </w:rPr>
        <w:t xml:space="preserve"> </w:t>
      </w:r>
      <w:r w:rsidRPr="261640DB">
        <w:rPr>
          <w:sz w:val="24"/>
          <w:szCs w:val="24"/>
        </w:rPr>
        <w:t>diagrams, they</w:t>
      </w:r>
      <w:r w:rsidRPr="261640DB">
        <w:rPr>
          <w:spacing w:val="2"/>
          <w:sz w:val="24"/>
          <w:szCs w:val="24"/>
        </w:rPr>
        <w:t xml:space="preserve"> </w:t>
      </w:r>
      <w:r w:rsidRPr="261640DB">
        <w:rPr>
          <w:sz w:val="24"/>
          <w:szCs w:val="24"/>
        </w:rPr>
        <w:t>can assist you</w:t>
      </w:r>
      <w:r w:rsidRPr="261640DB">
        <w:rPr>
          <w:spacing w:val="-1"/>
          <w:sz w:val="24"/>
          <w:szCs w:val="24"/>
        </w:rPr>
        <w:t xml:space="preserve"> </w:t>
      </w:r>
      <w:r w:rsidRPr="261640DB">
        <w:rPr>
          <w:sz w:val="24"/>
          <w:szCs w:val="24"/>
        </w:rPr>
        <w:t>in this process</w:t>
      </w:r>
    </w:p>
    <w:p w14:paraId="0C76BB77" w14:textId="77777777" w:rsidR="005E563A" w:rsidRDefault="00892739">
      <w:pPr>
        <w:pStyle w:val="ListParagraph"/>
        <w:numPr>
          <w:ilvl w:val="2"/>
          <w:numId w:val="12"/>
        </w:numPr>
        <w:tabs>
          <w:tab w:val="left" w:pos="1680"/>
          <w:tab w:val="left" w:pos="1681"/>
        </w:tabs>
        <w:spacing w:before="3" w:line="360" w:lineRule="auto"/>
        <w:ind w:right="979"/>
        <w:rPr>
          <w:rFonts w:ascii="Arial MT" w:hAnsi="Arial MT"/>
          <w:sz w:val="20"/>
        </w:rPr>
      </w:pPr>
      <w:r w:rsidRPr="261640DB">
        <w:rPr>
          <w:sz w:val="24"/>
          <w:szCs w:val="24"/>
        </w:rPr>
        <w:t>when</w:t>
      </w:r>
      <w:r w:rsidRPr="261640DB">
        <w:rPr>
          <w:spacing w:val="15"/>
          <w:sz w:val="24"/>
          <w:szCs w:val="24"/>
        </w:rPr>
        <w:t xml:space="preserve"> </w:t>
      </w:r>
      <w:r w:rsidRPr="261640DB">
        <w:rPr>
          <w:sz w:val="24"/>
          <w:szCs w:val="24"/>
        </w:rPr>
        <w:t>the</w:t>
      </w:r>
      <w:r w:rsidRPr="261640DB">
        <w:rPr>
          <w:spacing w:val="15"/>
          <w:sz w:val="24"/>
          <w:szCs w:val="24"/>
        </w:rPr>
        <w:t xml:space="preserve"> </w:t>
      </w:r>
      <w:r w:rsidRPr="261640DB">
        <w:rPr>
          <w:sz w:val="24"/>
          <w:szCs w:val="24"/>
        </w:rPr>
        <w:t>revisions</w:t>
      </w:r>
      <w:r w:rsidRPr="261640DB">
        <w:rPr>
          <w:spacing w:val="15"/>
          <w:sz w:val="24"/>
          <w:szCs w:val="24"/>
        </w:rPr>
        <w:t xml:space="preserve"> </w:t>
      </w:r>
      <w:r w:rsidRPr="261640DB">
        <w:rPr>
          <w:sz w:val="24"/>
          <w:szCs w:val="24"/>
        </w:rPr>
        <w:t>have</w:t>
      </w:r>
      <w:r w:rsidRPr="261640DB">
        <w:rPr>
          <w:spacing w:val="16"/>
          <w:sz w:val="24"/>
          <w:szCs w:val="24"/>
        </w:rPr>
        <w:t xml:space="preserve"> </w:t>
      </w:r>
      <w:r w:rsidRPr="261640DB">
        <w:rPr>
          <w:sz w:val="24"/>
          <w:szCs w:val="24"/>
        </w:rPr>
        <w:t>been</w:t>
      </w:r>
      <w:r w:rsidRPr="261640DB">
        <w:rPr>
          <w:spacing w:val="15"/>
          <w:sz w:val="24"/>
          <w:szCs w:val="24"/>
        </w:rPr>
        <w:t xml:space="preserve"> </w:t>
      </w:r>
      <w:r w:rsidRPr="261640DB">
        <w:rPr>
          <w:sz w:val="24"/>
          <w:szCs w:val="24"/>
        </w:rPr>
        <w:t>made,</w:t>
      </w:r>
      <w:r w:rsidRPr="261640DB">
        <w:rPr>
          <w:spacing w:val="15"/>
          <w:sz w:val="24"/>
          <w:szCs w:val="24"/>
        </w:rPr>
        <w:t xml:space="preserve"> </w:t>
      </w:r>
      <w:r w:rsidRPr="261640DB">
        <w:rPr>
          <w:sz w:val="24"/>
          <w:szCs w:val="24"/>
        </w:rPr>
        <w:t>document</w:t>
      </w:r>
      <w:r w:rsidRPr="261640DB">
        <w:rPr>
          <w:spacing w:val="16"/>
          <w:sz w:val="24"/>
          <w:szCs w:val="24"/>
        </w:rPr>
        <w:t xml:space="preserve"> </w:t>
      </w:r>
      <w:r w:rsidRPr="261640DB">
        <w:rPr>
          <w:sz w:val="24"/>
          <w:szCs w:val="24"/>
        </w:rPr>
        <w:t>the</w:t>
      </w:r>
      <w:r w:rsidRPr="261640DB">
        <w:rPr>
          <w:spacing w:val="15"/>
          <w:sz w:val="24"/>
          <w:szCs w:val="24"/>
        </w:rPr>
        <w:t xml:space="preserve"> </w:t>
      </w:r>
      <w:r w:rsidRPr="261640DB">
        <w:rPr>
          <w:sz w:val="24"/>
          <w:szCs w:val="24"/>
        </w:rPr>
        <w:t>cases</w:t>
      </w:r>
      <w:r w:rsidRPr="261640DB">
        <w:rPr>
          <w:spacing w:val="15"/>
          <w:sz w:val="24"/>
          <w:szCs w:val="24"/>
        </w:rPr>
        <w:t xml:space="preserve"> </w:t>
      </w:r>
      <w:r w:rsidRPr="261640DB">
        <w:rPr>
          <w:sz w:val="24"/>
          <w:szCs w:val="24"/>
        </w:rPr>
        <w:t>so</w:t>
      </w:r>
      <w:r w:rsidRPr="261640DB">
        <w:rPr>
          <w:spacing w:val="15"/>
          <w:sz w:val="24"/>
          <w:szCs w:val="24"/>
        </w:rPr>
        <w:t xml:space="preserve"> </w:t>
      </w:r>
      <w:r w:rsidRPr="261640DB">
        <w:rPr>
          <w:sz w:val="24"/>
          <w:szCs w:val="24"/>
        </w:rPr>
        <w:t>they</w:t>
      </w:r>
      <w:r w:rsidRPr="261640DB">
        <w:rPr>
          <w:spacing w:val="15"/>
          <w:sz w:val="24"/>
          <w:szCs w:val="24"/>
        </w:rPr>
        <w:t xml:space="preserve"> </w:t>
      </w:r>
      <w:r w:rsidRPr="261640DB">
        <w:rPr>
          <w:sz w:val="24"/>
          <w:szCs w:val="24"/>
        </w:rPr>
        <w:t>become</w:t>
      </w:r>
      <w:r w:rsidRPr="261640DB">
        <w:rPr>
          <w:spacing w:val="15"/>
          <w:sz w:val="24"/>
          <w:szCs w:val="24"/>
        </w:rPr>
        <w:t xml:space="preserve"> </w:t>
      </w:r>
      <w:r w:rsidRPr="261640DB">
        <w:rPr>
          <w:sz w:val="24"/>
          <w:szCs w:val="24"/>
        </w:rPr>
        <w:t>the</w:t>
      </w:r>
      <w:r w:rsidRPr="261640DB">
        <w:rPr>
          <w:spacing w:val="15"/>
          <w:sz w:val="24"/>
          <w:szCs w:val="24"/>
        </w:rPr>
        <w:t xml:space="preserve"> </w:t>
      </w:r>
      <w:r w:rsidRPr="261640DB">
        <w:rPr>
          <w:sz w:val="24"/>
          <w:szCs w:val="24"/>
        </w:rPr>
        <w:t>starting</w:t>
      </w:r>
      <w:r w:rsidRPr="261640DB">
        <w:rPr>
          <w:spacing w:val="-57"/>
          <w:sz w:val="24"/>
          <w:szCs w:val="24"/>
        </w:rPr>
        <w:t xml:space="preserve"> </w:t>
      </w:r>
      <w:r w:rsidRPr="261640DB">
        <w:rPr>
          <w:sz w:val="24"/>
          <w:szCs w:val="24"/>
        </w:rPr>
        <w:t>bases</w:t>
      </w:r>
      <w:r w:rsidRPr="261640DB">
        <w:rPr>
          <w:spacing w:val="-1"/>
          <w:sz w:val="24"/>
          <w:szCs w:val="24"/>
        </w:rPr>
        <w:t xml:space="preserve"> </w:t>
      </w:r>
      <w:r w:rsidRPr="261640DB">
        <w:rPr>
          <w:sz w:val="24"/>
          <w:szCs w:val="24"/>
        </w:rPr>
        <w:t>for</w:t>
      </w:r>
      <w:r w:rsidRPr="261640DB">
        <w:rPr>
          <w:spacing w:val="-2"/>
          <w:sz w:val="24"/>
          <w:szCs w:val="24"/>
        </w:rPr>
        <w:t xml:space="preserve"> </w:t>
      </w:r>
      <w:r w:rsidRPr="261640DB">
        <w:rPr>
          <w:sz w:val="24"/>
          <w:szCs w:val="24"/>
        </w:rPr>
        <w:t>the</w:t>
      </w:r>
      <w:r w:rsidRPr="261640DB">
        <w:rPr>
          <w:spacing w:val="1"/>
          <w:sz w:val="24"/>
          <w:szCs w:val="24"/>
        </w:rPr>
        <w:t xml:space="preserve"> </w:t>
      </w:r>
      <w:r w:rsidRPr="261640DB">
        <w:rPr>
          <w:sz w:val="24"/>
          <w:szCs w:val="24"/>
        </w:rPr>
        <w:t>follow-</w:t>
      </w:r>
      <w:r w:rsidRPr="261640DB">
        <w:rPr>
          <w:spacing w:val="-1"/>
          <w:sz w:val="24"/>
          <w:szCs w:val="24"/>
        </w:rPr>
        <w:t xml:space="preserve"> </w:t>
      </w:r>
      <w:r w:rsidRPr="261640DB">
        <w:rPr>
          <w:sz w:val="24"/>
          <w:szCs w:val="24"/>
        </w:rPr>
        <w:t>up test</w:t>
      </w:r>
    </w:p>
    <w:p w14:paraId="420276E2" w14:textId="77777777" w:rsidR="005E563A" w:rsidRDefault="005E563A">
      <w:pPr>
        <w:pStyle w:val="BodyText"/>
        <w:rPr>
          <w:sz w:val="26"/>
        </w:rPr>
      </w:pPr>
    </w:p>
    <w:p w14:paraId="73978DD8" w14:textId="77777777" w:rsidR="005E563A" w:rsidRDefault="00892739">
      <w:pPr>
        <w:pStyle w:val="BodyText"/>
        <w:spacing w:before="232" w:line="360" w:lineRule="auto"/>
        <w:ind w:left="946" w:right="970" w:firstLine="719"/>
        <w:jc w:val="both"/>
      </w:pPr>
      <w:r>
        <w:t>Attempting</w:t>
      </w:r>
      <w:r>
        <w:rPr>
          <w:spacing w:val="-5"/>
        </w:rPr>
        <w:t xml:space="preserve"> </w:t>
      </w:r>
      <w:r>
        <w:t>to</w:t>
      </w:r>
      <w:r>
        <w:rPr>
          <w:spacing w:val="-6"/>
        </w:rPr>
        <w:t xml:space="preserve"> </w:t>
      </w:r>
      <w:r>
        <w:t>reach</w:t>
      </w:r>
      <w:r>
        <w:rPr>
          <w:spacing w:val="-4"/>
        </w:rPr>
        <w:t xml:space="preserve"> </w:t>
      </w:r>
      <w:r>
        <w:t>agreement</w:t>
      </w:r>
      <w:r>
        <w:rPr>
          <w:spacing w:val="-3"/>
        </w:rPr>
        <w:t xml:space="preserve"> </w:t>
      </w:r>
      <w:r>
        <w:t>on</w:t>
      </w:r>
      <w:r>
        <w:rPr>
          <w:spacing w:val="-4"/>
        </w:rPr>
        <w:t xml:space="preserve"> </w:t>
      </w:r>
      <w:r>
        <w:t>answers</w:t>
      </w:r>
      <w:r>
        <w:rPr>
          <w:spacing w:val="-4"/>
        </w:rPr>
        <w:t xml:space="preserve"> </w:t>
      </w:r>
      <w:r>
        <w:t>generally</w:t>
      </w:r>
      <w:r>
        <w:rPr>
          <w:spacing w:val="-4"/>
        </w:rPr>
        <w:t xml:space="preserve"> </w:t>
      </w:r>
      <w:r>
        <w:t>will</w:t>
      </w:r>
      <w:r>
        <w:rPr>
          <w:spacing w:val="-5"/>
        </w:rPr>
        <w:t xml:space="preserve"> </w:t>
      </w:r>
      <w:r>
        <w:t>raise</w:t>
      </w:r>
      <w:r>
        <w:rPr>
          <w:spacing w:val="-4"/>
        </w:rPr>
        <w:t xml:space="preserve"> </w:t>
      </w:r>
      <w:r>
        <w:t>other</w:t>
      </w:r>
      <w:r>
        <w:rPr>
          <w:spacing w:val="-6"/>
        </w:rPr>
        <w:t xml:space="preserve"> </w:t>
      </w:r>
      <w:r>
        <w:t>what-if</w:t>
      </w:r>
      <w:r>
        <w:rPr>
          <w:spacing w:val="-4"/>
        </w:rPr>
        <w:t xml:space="preserve"> </w:t>
      </w:r>
      <w:r>
        <w:t>questions.</w:t>
      </w:r>
      <w:r>
        <w:rPr>
          <w:spacing w:val="-57"/>
        </w:rPr>
        <w:t xml:space="preserve"> </w:t>
      </w:r>
      <w:r>
        <w:t>Add these to the list and answer them, repeat the process until the list is stabilized, then you</w:t>
      </w:r>
      <w:r>
        <w:rPr>
          <w:spacing w:val="1"/>
        </w:rPr>
        <w:t xml:space="preserve"> </w:t>
      </w:r>
      <w:r>
        <w:t>need</w:t>
      </w:r>
      <w:r>
        <w:rPr>
          <w:spacing w:val="-1"/>
        </w:rPr>
        <w:t xml:space="preserve"> </w:t>
      </w:r>
      <w:r>
        <w:t>not add any more</w:t>
      </w:r>
      <w:r>
        <w:rPr>
          <w:spacing w:val="-1"/>
        </w:rPr>
        <w:t xml:space="preserve"> </w:t>
      </w:r>
      <w:r>
        <w:t>questions.</w:t>
      </w:r>
    </w:p>
    <w:p w14:paraId="18299E31" w14:textId="77777777" w:rsidR="005E563A" w:rsidRDefault="005E563A">
      <w:pPr>
        <w:spacing w:line="360" w:lineRule="auto"/>
        <w:jc w:val="both"/>
        <w:sectPr w:rsidR="005E563A" w:rsidSect="00C65A78">
          <w:headerReference w:type="default" r:id="rId123"/>
          <w:pgSz w:w="11910" w:h="16840"/>
          <w:pgMar w:top="1360" w:right="480" w:bottom="1200" w:left="480" w:header="0" w:footer="0" w:gutter="0"/>
          <w:cols w:space="720"/>
        </w:sectPr>
      </w:pPr>
    </w:p>
    <w:p w14:paraId="0FA6880F" w14:textId="77777777" w:rsidR="005E563A" w:rsidRDefault="00892739" w:rsidP="261640DB">
      <w:pPr>
        <w:pStyle w:val="Heading4"/>
        <w:tabs>
          <w:tab w:val="left" w:pos="1441"/>
        </w:tabs>
        <w:spacing w:before="60"/>
        <w:ind w:left="599"/>
        <w:rPr>
          <w:highlight w:val="yellow"/>
        </w:rPr>
      </w:pPr>
      <w:r w:rsidRPr="261640DB">
        <w:rPr>
          <w:highlight w:val="yellow"/>
        </w:rPr>
        <w:lastRenderedPageBreak/>
        <w:t>7.2 Test</w:t>
      </w:r>
      <w:r w:rsidRPr="261640DB">
        <w:rPr>
          <w:spacing w:val="-4"/>
          <w:highlight w:val="yellow"/>
        </w:rPr>
        <w:t xml:space="preserve"> </w:t>
      </w:r>
      <w:r w:rsidRPr="261640DB">
        <w:rPr>
          <w:highlight w:val="yellow"/>
        </w:rPr>
        <w:t>Cases</w:t>
      </w:r>
    </w:p>
    <w:p w14:paraId="02BE5B27" w14:textId="77777777" w:rsidR="005E563A" w:rsidRDefault="005E563A">
      <w:pPr>
        <w:pStyle w:val="BodyText"/>
        <w:spacing w:before="6"/>
        <w:rPr>
          <w:b/>
          <w:sz w:val="27"/>
        </w:rPr>
      </w:pPr>
    </w:p>
    <w:p w14:paraId="5BBBA761" w14:textId="77777777" w:rsidR="005E563A" w:rsidRDefault="00892739">
      <w:pPr>
        <w:pStyle w:val="Heading8"/>
        <w:ind w:left="946"/>
      </w:pPr>
      <w:r>
        <w:t>Table:</w:t>
      </w:r>
      <w:r>
        <w:rPr>
          <w:spacing w:val="-4"/>
        </w:rPr>
        <w:t xml:space="preserve"> </w:t>
      </w:r>
      <w:r>
        <w:t>7.2</w:t>
      </w:r>
      <w:r>
        <w:rPr>
          <w:spacing w:val="-1"/>
        </w:rPr>
        <w:t xml:space="preserve"> </w:t>
      </w:r>
      <w:r>
        <w:t>Representation</w:t>
      </w:r>
      <w:r>
        <w:rPr>
          <w:spacing w:val="-2"/>
        </w:rPr>
        <w:t xml:space="preserve"> </w:t>
      </w:r>
      <w:r>
        <w:t>of</w:t>
      </w:r>
      <w:r>
        <w:rPr>
          <w:spacing w:val="-1"/>
        </w:rPr>
        <w:t xml:space="preserve"> </w:t>
      </w:r>
      <w:r>
        <w:t>Test</w:t>
      </w:r>
      <w:r>
        <w:rPr>
          <w:spacing w:val="-1"/>
        </w:rPr>
        <w:t xml:space="preserve"> </w:t>
      </w:r>
      <w:r>
        <w:t>cases</w:t>
      </w:r>
      <w:r>
        <w:rPr>
          <w:spacing w:val="-2"/>
        </w:rPr>
        <w:t xml:space="preserve"> </w:t>
      </w:r>
      <w:r>
        <w:t>and</w:t>
      </w:r>
      <w:r>
        <w:rPr>
          <w:spacing w:val="-1"/>
        </w:rPr>
        <w:t xml:space="preserve"> </w:t>
      </w:r>
      <w:r>
        <w:t>status</w:t>
      </w:r>
    </w:p>
    <w:p w14:paraId="491127A1" w14:textId="77777777" w:rsidR="005E563A" w:rsidRDefault="005E563A">
      <w:pPr>
        <w:pStyle w:val="BodyText"/>
        <w:rPr>
          <w:b/>
          <w:sz w:val="26"/>
        </w:rPr>
      </w:pPr>
    </w:p>
    <w:p w14:paraId="4415F391" w14:textId="22CB3F2E" w:rsidR="005E563A" w:rsidRDefault="07FB729A" w:rsidP="07FB729A">
      <w:pPr>
        <w:pStyle w:val="BodyText"/>
        <w:spacing w:before="2"/>
        <w:rPr>
          <w:b/>
          <w:bCs/>
          <w:sz w:val="26"/>
          <w:szCs w:val="26"/>
        </w:rPr>
      </w:pPr>
      <w:r w:rsidRPr="07FB729A">
        <w:rPr>
          <w:b/>
          <w:bCs/>
          <w:sz w:val="26"/>
          <w:szCs w:val="26"/>
        </w:rPr>
        <w:t xml:space="preserve">                TEST CASE</w:t>
      </w:r>
      <w:proofErr w:type="gramStart"/>
      <w:r w:rsidRPr="07FB729A">
        <w:rPr>
          <w:b/>
          <w:bCs/>
          <w:sz w:val="26"/>
          <w:szCs w:val="26"/>
        </w:rPr>
        <w:t>1 :</w:t>
      </w:r>
      <w:proofErr w:type="gramEnd"/>
    </w:p>
    <w:p w14:paraId="192DE81B" w14:textId="77777777" w:rsidR="005E563A" w:rsidRDefault="005E563A">
      <w:pPr>
        <w:pStyle w:val="BodyText"/>
        <w:rPr>
          <w:b/>
          <w:sz w:val="26"/>
        </w:rPr>
      </w:pPr>
    </w:p>
    <w:p w14:paraId="112E12E7" w14:textId="1A11D6C2" w:rsidR="005E563A" w:rsidRDefault="07FB729A">
      <w:pPr>
        <w:pStyle w:val="BodyText"/>
      </w:pPr>
      <w:r>
        <w:t xml:space="preserve">                   </w:t>
      </w:r>
      <w:r w:rsidR="005E563A">
        <w:rPr>
          <w:noProof/>
        </w:rPr>
        <w:drawing>
          <wp:inline distT="0" distB="0" distL="0" distR="0" wp14:anchorId="034D7C53" wp14:editId="41F3C43D">
            <wp:extent cx="5882274" cy="2331823"/>
            <wp:effectExtent l="0" t="0" r="0" b="0"/>
            <wp:docPr id="1952518545" name="Picture 195251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5882274" cy="2331823"/>
                    </a:xfrm>
                    <a:prstGeom prst="rect">
                      <a:avLst/>
                    </a:prstGeom>
                  </pic:spPr>
                </pic:pic>
              </a:graphicData>
            </a:graphic>
          </wp:inline>
        </w:drawing>
      </w:r>
    </w:p>
    <w:p w14:paraId="2F97D926" w14:textId="77777777" w:rsidR="005E563A" w:rsidRDefault="005E563A">
      <w:pPr>
        <w:pStyle w:val="BodyText"/>
        <w:rPr>
          <w:b/>
          <w:sz w:val="26"/>
        </w:rPr>
      </w:pPr>
    </w:p>
    <w:p w14:paraId="6F72473E" w14:textId="77777777" w:rsidR="005E563A" w:rsidRDefault="005E563A">
      <w:pPr>
        <w:pStyle w:val="BodyText"/>
        <w:spacing w:before="5"/>
        <w:rPr>
          <w:b/>
          <w:sz w:val="26"/>
        </w:rPr>
      </w:pPr>
    </w:p>
    <w:p w14:paraId="0E23F775" w14:textId="77777777" w:rsidR="005E563A" w:rsidRDefault="00892739">
      <w:pPr>
        <w:pStyle w:val="Heading8"/>
      </w:pPr>
      <w:r>
        <w:t>Test</w:t>
      </w:r>
      <w:r>
        <w:rPr>
          <w:spacing w:val="-2"/>
        </w:rPr>
        <w:t xml:space="preserve"> </w:t>
      </w:r>
      <w:r>
        <w:t>Case</w:t>
      </w:r>
      <w:r>
        <w:rPr>
          <w:spacing w:val="-2"/>
        </w:rPr>
        <w:t xml:space="preserve"> </w:t>
      </w:r>
      <w:r>
        <w:t>2:</w:t>
      </w:r>
    </w:p>
    <w:p w14:paraId="173F8426" w14:textId="24CB1DAE" w:rsidR="07FB729A" w:rsidRDefault="07FB729A" w:rsidP="07FB729A">
      <w:pPr>
        <w:pStyle w:val="Heading8"/>
      </w:pPr>
    </w:p>
    <w:p w14:paraId="249F0909" w14:textId="5C62EC4E" w:rsidR="07FB729A" w:rsidRDefault="07FB729A" w:rsidP="07FB729A">
      <w:pPr>
        <w:pStyle w:val="Heading8"/>
      </w:pPr>
      <w:r>
        <w:rPr>
          <w:noProof/>
        </w:rPr>
        <w:drawing>
          <wp:inline distT="0" distB="0" distL="0" distR="0" wp14:anchorId="61C98B8F" wp14:editId="1E190E7D">
            <wp:extent cx="6155532" cy="2940844"/>
            <wp:effectExtent l="0" t="0" r="0" b="0"/>
            <wp:docPr id="1007570609" name="Picture 100757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6155532" cy="2940844"/>
                    </a:xfrm>
                    <a:prstGeom prst="rect">
                      <a:avLst/>
                    </a:prstGeom>
                  </pic:spPr>
                </pic:pic>
              </a:graphicData>
            </a:graphic>
          </wp:inline>
        </w:drawing>
      </w:r>
    </w:p>
    <w:p w14:paraId="14D90691" w14:textId="77777777" w:rsidR="005E563A" w:rsidRDefault="005E563A" w:rsidP="07FB729A">
      <w:pPr>
        <w:pStyle w:val="BodyText"/>
        <w:spacing w:before="10"/>
        <w:rPr>
          <w:b/>
          <w:bCs/>
          <w:sz w:val="27"/>
          <w:szCs w:val="27"/>
        </w:rPr>
      </w:pPr>
    </w:p>
    <w:p w14:paraId="64DDB1F4" w14:textId="77777777" w:rsidR="005E563A" w:rsidRDefault="005E563A">
      <w:pPr>
        <w:rPr>
          <w:sz w:val="27"/>
        </w:rPr>
        <w:sectPr w:rsidR="005E563A" w:rsidSect="00C65A78">
          <w:headerReference w:type="default" r:id="rId126"/>
          <w:pgSz w:w="11910" w:h="16840"/>
          <w:pgMar w:top="1360" w:right="480" w:bottom="1200" w:left="480" w:header="0" w:footer="0" w:gutter="0"/>
          <w:cols w:space="720"/>
        </w:sectPr>
      </w:pPr>
    </w:p>
    <w:p w14:paraId="3863EB5E" w14:textId="77777777" w:rsidR="005E563A" w:rsidRDefault="00892739" w:rsidP="07FB729A">
      <w:pPr>
        <w:spacing w:before="209"/>
        <w:rPr>
          <w:b/>
          <w:bCs/>
          <w:sz w:val="24"/>
          <w:szCs w:val="24"/>
        </w:rPr>
      </w:pPr>
      <w:r w:rsidRPr="07FB729A">
        <w:rPr>
          <w:b/>
          <w:bCs/>
          <w:sz w:val="24"/>
          <w:szCs w:val="24"/>
        </w:rPr>
        <w:lastRenderedPageBreak/>
        <w:t>Test</w:t>
      </w:r>
      <w:r w:rsidRPr="07FB729A">
        <w:rPr>
          <w:b/>
          <w:bCs/>
          <w:spacing w:val="-1"/>
          <w:sz w:val="24"/>
          <w:szCs w:val="24"/>
        </w:rPr>
        <w:t xml:space="preserve"> </w:t>
      </w:r>
      <w:r w:rsidRPr="07FB729A">
        <w:rPr>
          <w:b/>
          <w:bCs/>
          <w:sz w:val="24"/>
          <w:szCs w:val="24"/>
        </w:rPr>
        <w:t>Case</w:t>
      </w:r>
      <w:r w:rsidRPr="07FB729A">
        <w:rPr>
          <w:b/>
          <w:bCs/>
          <w:spacing w:val="-2"/>
          <w:sz w:val="24"/>
          <w:szCs w:val="24"/>
        </w:rPr>
        <w:t xml:space="preserve"> </w:t>
      </w:r>
      <w:r w:rsidRPr="07FB729A">
        <w:rPr>
          <w:b/>
          <w:bCs/>
          <w:sz w:val="24"/>
          <w:szCs w:val="24"/>
        </w:rPr>
        <w:t>3:</w:t>
      </w:r>
    </w:p>
    <w:p w14:paraId="6C494BEA" w14:textId="7A423633" w:rsidR="005E563A" w:rsidRDefault="07FB729A" w:rsidP="07FB729A">
      <w:pPr>
        <w:pStyle w:val="BodyText"/>
        <w:spacing w:before="209"/>
      </w:pPr>
      <w:r>
        <w:t xml:space="preserve">           </w:t>
      </w:r>
      <w:r w:rsidR="00892739">
        <w:rPr>
          <w:noProof/>
        </w:rPr>
        <w:drawing>
          <wp:inline distT="0" distB="0" distL="0" distR="0" wp14:anchorId="49207B1E" wp14:editId="3CFC343B">
            <wp:extent cx="5908244" cy="2609850"/>
            <wp:effectExtent l="0" t="0" r="0" b="0"/>
            <wp:docPr id="949508000" name="Picture 94950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5908244" cy="2609850"/>
                    </a:xfrm>
                    <a:prstGeom prst="rect">
                      <a:avLst/>
                    </a:prstGeom>
                  </pic:spPr>
                </pic:pic>
              </a:graphicData>
            </a:graphic>
          </wp:inline>
        </w:drawing>
      </w:r>
    </w:p>
    <w:p w14:paraId="52F236E2" w14:textId="77777777" w:rsidR="005E563A" w:rsidRDefault="005E563A">
      <w:pPr>
        <w:pStyle w:val="BodyText"/>
        <w:rPr>
          <w:b/>
          <w:sz w:val="26"/>
        </w:rPr>
      </w:pPr>
    </w:p>
    <w:p w14:paraId="31306514" w14:textId="77777777" w:rsidR="005E563A" w:rsidRDefault="005E563A">
      <w:pPr>
        <w:pStyle w:val="BodyText"/>
        <w:rPr>
          <w:b/>
          <w:sz w:val="26"/>
        </w:rPr>
      </w:pPr>
    </w:p>
    <w:p w14:paraId="28A2761A" w14:textId="77777777" w:rsidR="005E563A" w:rsidRDefault="005E563A">
      <w:pPr>
        <w:pStyle w:val="BodyText"/>
        <w:rPr>
          <w:b/>
          <w:sz w:val="26"/>
        </w:rPr>
      </w:pPr>
    </w:p>
    <w:p w14:paraId="7B998202" w14:textId="77777777" w:rsidR="005E563A" w:rsidRDefault="005E563A">
      <w:pPr>
        <w:pStyle w:val="BodyText"/>
        <w:spacing w:before="10"/>
        <w:rPr>
          <w:b/>
          <w:sz w:val="37"/>
        </w:rPr>
      </w:pPr>
    </w:p>
    <w:p w14:paraId="4B1D7A44" w14:textId="77777777" w:rsidR="005E563A" w:rsidRDefault="00892739">
      <w:pPr>
        <w:ind w:left="960"/>
        <w:rPr>
          <w:b/>
          <w:sz w:val="28"/>
        </w:rPr>
      </w:pPr>
      <w:r>
        <w:rPr>
          <w:b/>
          <w:sz w:val="28"/>
        </w:rPr>
        <w:t>Results:</w:t>
      </w:r>
    </w:p>
    <w:p w14:paraId="44E86024" w14:textId="77777777" w:rsidR="005E563A" w:rsidRDefault="005E563A">
      <w:pPr>
        <w:pStyle w:val="BodyText"/>
        <w:rPr>
          <w:b/>
          <w:sz w:val="20"/>
        </w:rPr>
      </w:pPr>
    </w:p>
    <w:p w14:paraId="21BD0BF6" w14:textId="77777777" w:rsidR="005E563A" w:rsidRDefault="005E563A">
      <w:pPr>
        <w:pStyle w:val="BodyText"/>
        <w:rPr>
          <w:b/>
          <w:sz w:val="20"/>
        </w:rPr>
      </w:pPr>
    </w:p>
    <w:p w14:paraId="6C80AFC3" w14:textId="13108033" w:rsidR="005E563A" w:rsidRDefault="07FB729A">
      <w:pPr>
        <w:pStyle w:val="BodyText"/>
        <w:spacing w:before="6"/>
      </w:pPr>
      <w:r>
        <w:t xml:space="preserve">         </w:t>
      </w:r>
      <w:r w:rsidR="00892739">
        <w:rPr>
          <w:noProof/>
        </w:rPr>
        <w:drawing>
          <wp:inline distT="0" distB="0" distL="0" distR="0" wp14:anchorId="6CDDABD9" wp14:editId="79599531">
            <wp:extent cx="6210300" cy="2781300"/>
            <wp:effectExtent l="0" t="0" r="0" b="0"/>
            <wp:docPr id="1653069106" name="Picture 165306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6210300" cy="2781300"/>
                    </a:xfrm>
                    <a:prstGeom prst="rect">
                      <a:avLst/>
                    </a:prstGeom>
                  </pic:spPr>
                </pic:pic>
              </a:graphicData>
            </a:graphic>
          </wp:inline>
        </w:drawing>
      </w:r>
    </w:p>
    <w:p w14:paraId="1FE3AC0D" w14:textId="77777777" w:rsidR="005E563A" w:rsidRDefault="005E563A">
      <w:pPr>
        <w:rPr>
          <w:sz w:val="23"/>
        </w:rPr>
        <w:sectPr w:rsidR="005E563A" w:rsidSect="00C65A78">
          <w:headerReference w:type="default" r:id="rId129"/>
          <w:footerReference w:type="default" r:id="rId130"/>
          <w:pgSz w:w="11910" w:h="16840"/>
          <w:pgMar w:top="1580" w:right="480" w:bottom="1200" w:left="480" w:header="0" w:footer="0" w:gutter="0"/>
          <w:cols w:space="720"/>
        </w:sectPr>
      </w:pPr>
    </w:p>
    <w:p w14:paraId="7C4C2AE3" w14:textId="77777777" w:rsidR="005E563A" w:rsidRDefault="005E563A">
      <w:pPr>
        <w:pStyle w:val="BodyText"/>
        <w:rPr>
          <w:b/>
          <w:sz w:val="20"/>
        </w:rPr>
      </w:pPr>
    </w:p>
    <w:p w14:paraId="11164133" w14:textId="77777777" w:rsidR="005E563A" w:rsidRDefault="005E563A">
      <w:pPr>
        <w:pStyle w:val="BodyText"/>
        <w:rPr>
          <w:b/>
          <w:sz w:val="20"/>
        </w:rPr>
      </w:pPr>
    </w:p>
    <w:p w14:paraId="1DD00963" w14:textId="77777777" w:rsidR="005E563A" w:rsidRDefault="005E563A">
      <w:pPr>
        <w:pStyle w:val="BodyText"/>
        <w:rPr>
          <w:b/>
          <w:sz w:val="20"/>
        </w:rPr>
      </w:pPr>
    </w:p>
    <w:p w14:paraId="5104D5DC" w14:textId="77777777" w:rsidR="005E563A" w:rsidRDefault="005E563A">
      <w:pPr>
        <w:pStyle w:val="BodyText"/>
        <w:rPr>
          <w:b/>
          <w:sz w:val="20"/>
        </w:rPr>
      </w:pPr>
    </w:p>
    <w:p w14:paraId="418D29EB" w14:textId="77777777" w:rsidR="005E563A" w:rsidRDefault="005E563A">
      <w:pPr>
        <w:pStyle w:val="BodyText"/>
        <w:rPr>
          <w:b/>
          <w:sz w:val="20"/>
        </w:rPr>
      </w:pPr>
    </w:p>
    <w:p w14:paraId="5F8E03C5" w14:textId="77777777" w:rsidR="005E563A" w:rsidRDefault="005E563A">
      <w:pPr>
        <w:pStyle w:val="BodyText"/>
        <w:rPr>
          <w:b/>
          <w:sz w:val="20"/>
        </w:rPr>
      </w:pPr>
    </w:p>
    <w:p w14:paraId="66338FE1" w14:textId="77777777" w:rsidR="005E563A" w:rsidRDefault="005E563A">
      <w:pPr>
        <w:pStyle w:val="BodyText"/>
        <w:rPr>
          <w:b/>
          <w:sz w:val="20"/>
        </w:rPr>
      </w:pPr>
    </w:p>
    <w:p w14:paraId="6323997B" w14:textId="77777777" w:rsidR="005E563A" w:rsidRDefault="005E563A">
      <w:pPr>
        <w:pStyle w:val="BodyText"/>
        <w:rPr>
          <w:b/>
          <w:sz w:val="20"/>
        </w:rPr>
      </w:pPr>
    </w:p>
    <w:p w14:paraId="67C3EF5A" w14:textId="77777777" w:rsidR="005E563A" w:rsidRDefault="005E563A">
      <w:pPr>
        <w:pStyle w:val="BodyText"/>
        <w:rPr>
          <w:b/>
          <w:sz w:val="20"/>
        </w:rPr>
      </w:pPr>
    </w:p>
    <w:p w14:paraId="62C25092" w14:textId="77777777" w:rsidR="005E563A" w:rsidRDefault="005E563A">
      <w:pPr>
        <w:pStyle w:val="BodyText"/>
        <w:rPr>
          <w:b/>
          <w:sz w:val="20"/>
        </w:rPr>
      </w:pPr>
    </w:p>
    <w:p w14:paraId="5399DB10" w14:textId="77777777" w:rsidR="005E563A" w:rsidRDefault="005E563A">
      <w:pPr>
        <w:pStyle w:val="BodyText"/>
        <w:rPr>
          <w:b/>
          <w:sz w:val="20"/>
        </w:rPr>
      </w:pPr>
    </w:p>
    <w:p w14:paraId="5075CF7A" w14:textId="77777777" w:rsidR="005E563A" w:rsidRDefault="005E563A">
      <w:pPr>
        <w:pStyle w:val="BodyText"/>
        <w:rPr>
          <w:b/>
          <w:sz w:val="20"/>
        </w:rPr>
      </w:pPr>
    </w:p>
    <w:p w14:paraId="52A54CEB" w14:textId="77777777" w:rsidR="005E563A" w:rsidRDefault="005E563A">
      <w:pPr>
        <w:pStyle w:val="BodyText"/>
        <w:rPr>
          <w:b/>
          <w:sz w:val="20"/>
        </w:rPr>
      </w:pPr>
    </w:p>
    <w:p w14:paraId="2A84A5CB" w14:textId="77777777" w:rsidR="005E563A" w:rsidRDefault="005E563A">
      <w:pPr>
        <w:pStyle w:val="BodyText"/>
        <w:rPr>
          <w:b/>
          <w:sz w:val="20"/>
        </w:rPr>
      </w:pPr>
    </w:p>
    <w:p w14:paraId="3DD92F18" w14:textId="77777777" w:rsidR="005E563A" w:rsidRDefault="005E563A">
      <w:pPr>
        <w:pStyle w:val="BodyText"/>
        <w:rPr>
          <w:b/>
          <w:sz w:val="20"/>
        </w:rPr>
      </w:pPr>
    </w:p>
    <w:p w14:paraId="4FF07719" w14:textId="77777777" w:rsidR="005E563A" w:rsidRDefault="005E563A">
      <w:pPr>
        <w:pStyle w:val="BodyText"/>
        <w:rPr>
          <w:b/>
          <w:sz w:val="20"/>
        </w:rPr>
      </w:pPr>
    </w:p>
    <w:p w14:paraId="5715C994" w14:textId="77777777" w:rsidR="005E563A" w:rsidRDefault="005E563A">
      <w:pPr>
        <w:pStyle w:val="BodyText"/>
        <w:rPr>
          <w:b/>
          <w:sz w:val="20"/>
        </w:rPr>
      </w:pPr>
    </w:p>
    <w:p w14:paraId="79E32840" w14:textId="77777777" w:rsidR="005E563A" w:rsidRDefault="005E563A">
      <w:pPr>
        <w:pStyle w:val="BodyText"/>
        <w:rPr>
          <w:b/>
          <w:sz w:val="20"/>
        </w:rPr>
      </w:pPr>
    </w:p>
    <w:p w14:paraId="1A8C1843" w14:textId="77777777" w:rsidR="005E563A" w:rsidRDefault="005E563A">
      <w:pPr>
        <w:pStyle w:val="BodyText"/>
        <w:rPr>
          <w:b/>
          <w:sz w:val="20"/>
        </w:rPr>
      </w:pPr>
    </w:p>
    <w:p w14:paraId="0B8B834E" w14:textId="77777777" w:rsidR="005E563A" w:rsidRDefault="005E563A">
      <w:pPr>
        <w:pStyle w:val="BodyText"/>
        <w:rPr>
          <w:b/>
          <w:sz w:val="20"/>
        </w:rPr>
      </w:pPr>
    </w:p>
    <w:p w14:paraId="02390D53" w14:textId="77777777" w:rsidR="005E563A" w:rsidRDefault="005E563A">
      <w:pPr>
        <w:pStyle w:val="BodyText"/>
        <w:rPr>
          <w:b/>
          <w:sz w:val="20"/>
        </w:rPr>
      </w:pPr>
    </w:p>
    <w:p w14:paraId="61C0CF4A" w14:textId="77777777" w:rsidR="005E563A" w:rsidRDefault="005E563A">
      <w:pPr>
        <w:pStyle w:val="BodyText"/>
        <w:rPr>
          <w:b/>
          <w:sz w:val="20"/>
        </w:rPr>
      </w:pPr>
    </w:p>
    <w:p w14:paraId="3CDD352F" w14:textId="77777777" w:rsidR="005E563A" w:rsidRDefault="005E563A">
      <w:pPr>
        <w:pStyle w:val="BodyText"/>
        <w:rPr>
          <w:b/>
          <w:sz w:val="20"/>
        </w:rPr>
      </w:pPr>
    </w:p>
    <w:p w14:paraId="0D4E1AC1" w14:textId="77777777" w:rsidR="005E563A" w:rsidRDefault="005E563A">
      <w:pPr>
        <w:pStyle w:val="BodyText"/>
        <w:rPr>
          <w:b/>
          <w:sz w:val="28"/>
        </w:rPr>
      </w:pPr>
    </w:p>
    <w:p w14:paraId="56171A8F" w14:textId="0EAEE403" w:rsidR="004A6770" w:rsidRPr="004A6770" w:rsidRDefault="004A6770" w:rsidP="004A6770">
      <w:pPr>
        <w:pStyle w:val="BodyText"/>
        <w:rPr>
          <w:spacing w:val="-78"/>
          <w:sz w:val="48"/>
          <w:szCs w:val="48"/>
        </w:rPr>
      </w:pPr>
      <w:r>
        <w:rPr>
          <w:sz w:val="48"/>
          <w:szCs w:val="48"/>
        </w:rPr>
        <w:t xml:space="preserve">                                 </w:t>
      </w:r>
      <w:r w:rsidR="00892739" w:rsidRPr="004A6770">
        <w:rPr>
          <w:sz w:val="48"/>
          <w:szCs w:val="48"/>
        </w:rPr>
        <w:t>CHAPTER 8</w:t>
      </w:r>
      <w:r w:rsidR="00892739" w:rsidRPr="004A6770">
        <w:rPr>
          <w:spacing w:val="-78"/>
          <w:sz w:val="48"/>
          <w:szCs w:val="48"/>
        </w:rPr>
        <w:t xml:space="preserve"> </w:t>
      </w:r>
    </w:p>
    <w:p w14:paraId="086506F4" w14:textId="2727CC46" w:rsidR="005E563A" w:rsidRPr="004A6770" w:rsidRDefault="004A6770" w:rsidP="004A6770">
      <w:pPr>
        <w:pStyle w:val="BodyText"/>
        <w:rPr>
          <w:b/>
          <w:bCs/>
          <w:sz w:val="56"/>
          <w:szCs w:val="56"/>
        </w:rPr>
      </w:pPr>
      <w:r>
        <w:rPr>
          <w:b/>
          <w:bCs/>
          <w:sz w:val="56"/>
          <w:szCs w:val="56"/>
        </w:rPr>
        <w:t xml:space="preserve">                            </w:t>
      </w:r>
      <w:r w:rsidR="00892739" w:rsidRPr="004A6770">
        <w:rPr>
          <w:b/>
          <w:bCs/>
          <w:sz w:val="56"/>
          <w:szCs w:val="56"/>
        </w:rPr>
        <w:t>RESULTS</w:t>
      </w:r>
    </w:p>
    <w:p w14:paraId="26C871E5" w14:textId="77777777" w:rsidR="005E563A" w:rsidRDefault="005E563A">
      <w:pPr>
        <w:spacing w:line="345" w:lineRule="auto"/>
        <w:sectPr w:rsidR="005E563A" w:rsidSect="00C65A78">
          <w:headerReference w:type="default" r:id="rId131"/>
          <w:footerReference w:type="default" r:id="rId132"/>
          <w:pgSz w:w="11910" w:h="16840"/>
          <w:pgMar w:top="1580" w:right="480" w:bottom="280" w:left="480" w:header="0" w:footer="0" w:gutter="0"/>
          <w:cols w:space="720"/>
        </w:sectPr>
      </w:pPr>
    </w:p>
    <w:p w14:paraId="72C61AF5" w14:textId="77777777" w:rsidR="005E563A" w:rsidRPr="003A0F24" w:rsidRDefault="07FB729A" w:rsidP="261640DB">
      <w:pPr>
        <w:pStyle w:val="ListParagraph"/>
        <w:numPr>
          <w:ilvl w:val="1"/>
          <w:numId w:val="14"/>
        </w:numPr>
        <w:tabs>
          <w:tab w:val="left" w:pos="4549"/>
        </w:tabs>
        <w:spacing w:before="63"/>
        <w:ind w:left="4549" w:right="633" w:hanging="4549"/>
        <w:jc w:val="left"/>
        <w:rPr>
          <w:b/>
          <w:bCs/>
          <w:sz w:val="30"/>
          <w:szCs w:val="30"/>
        </w:rPr>
      </w:pPr>
      <w:r w:rsidRPr="003A0F24">
        <w:rPr>
          <w:b/>
          <w:bCs/>
          <w:sz w:val="32"/>
          <w:szCs w:val="32"/>
        </w:rPr>
        <w:lastRenderedPageBreak/>
        <w:t>RESULTS</w:t>
      </w:r>
    </w:p>
    <w:p w14:paraId="02AEA431" w14:textId="0E8E3BE0" w:rsidR="07FB729A" w:rsidRDefault="07FB729A" w:rsidP="07FB729A">
      <w:pPr>
        <w:tabs>
          <w:tab w:val="left" w:pos="4549"/>
        </w:tabs>
        <w:spacing w:before="63"/>
        <w:ind w:right="633"/>
        <w:rPr>
          <w:b/>
          <w:bCs/>
          <w:sz w:val="30"/>
          <w:szCs w:val="30"/>
          <w:highlight w:val="yellow"/>
        </w:rPr>
      </w:pPr>
    </w:p>
    <w:p w14:paraId="32189964" w14:textId="29B00C5B" w:rsidR="07FB729A" w:rsidRDefault="07FB729A" w:rsidP="07FB729A">
      <w:pPr>
        <w:tabs>
          <w:tab w:val="left" w:pos="4549"/>
        </w:tabs>
        <w:spacing w:before="63"/>
        <w:ind w:right="633"/>
        <w:rPr>
          <w:b/>
          <w:bCs/>
          <w:sz w:val="30"/>
          <w:szCs w:val="30"/>
          <w:highlight w:val="yellow"/>
        </w:rPr>
      </w:pPr>
      <w:r>
        <w:t xml:space="preserve">                                   </w:t>
      </w:r>
      <w:r>
        <w:rPr>
          <w:noProof/>
        </w:rPr>
        <w:drawing>
          <wp:inline distT="0" distB="0" distL="0" distR="0" wp14:anchorId="65184910" wp14:editId="5C4EF843">
            <wp:extent cx="4183101" cy="4670767"/>
            <wp:effectExtent l="0" t="0" r="0" b="0"/>
            <wp:docPr id="909556124" name="Picture 90955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4183101" cy="4670767"/>
                    </a:xfrm>
                    <a:prstGeom prst="rect">
                      <a:avLst/>
                    </a:prstGeom>
                  </pic:spPr>
                </pic:pic>
              </a:graphicData>
            </a:graphic>
          </wp:inline>
        </w:drawing>
      </w:r>
    </w:p>
    <w:p w14:paraId="75E514EC" w14:textId="476D32E4" w:rsidR="07FB729A" w:rsidRDefault="07FB729A" w:rsidP="07FB729A">
      <w:pPr>
        <w:tabs>
          <w:tab w:val="left" w:pos="4549"/>
        </w:tabs>
        <w:spacing w:before="63"/>
        <w:ind w:right="633"/>
        <w:rPr>
          <w:b/>
          <w:bCs/>
          <w:sz w:val="30"/>
          <w:szCs w:val="30"/>
          <w:highlight w:val="yellow"/>
        </w:rPr>
      </w:pPr>
    </w:p>
    <w:p w14:paraId="02238825" w14:textId="0E9C1602" w:rsidR="07FB729A" w:rsidRDefault="07FB729A" w:rsidP="07FB729A">
      <w:pPr>
        <w:tabs>
          <w:tab w:val="left" w:pos="4549"/>
        </w:tabs>
        <w:spacing w:before="63"/>
        <w:ind w:right="633"/>
        <w:rPr>
          <w:b/>
          <w:bCs/>
          <w:sz w:val="30"/>
          <w:szCs w:val="30"/>
          <w:highlight w:val="yellow"/>
        </w:rPr>
      </w:pPr>
    </w:p>
    <w:p w14:paraId="3F4D276B" w14:textId="231F9261" w:rsidR="07FB729A" w:rsidRDefault="07FB729A" w:rsidP="07FB729A">
      <w:pPr>
        <w:tabs>
          <w:tab w:val="left" w:pos="4549"/>
        </w:tabs>
        <w:spacing w:before="63"/>
        <w:ind w:right="633"/>
        <w:rPr>
          <w:b/>
          <w:bCs/>
          <w:sz w:val="30"/>
          <w:szCs w:val="30"/>
          <w:highlight w:val="yellow"/>
        </w:rPr>
      </w:pPr>
    </w:p>
    <w:p w14:paraId="1C528FAD" w14:textId="513A7B8B" w:rsidR="07FB729A" w:rsidRDefault="07FB729A" w:rsidP="07FB729A">
      <w:pPr>
        <w:tabs>
          <w:tab w:val="left" w:pos="4549"/>
        </w:tabs>
        <w:spacing w:before="63"/>
        <w:ind w:right="633"/>
        <w:rPr>
          <w:b/>
          <w:bCs/>
          <w:sz w:val="30"/>
          <w:szCs w:val="30"/>
          <w:highlight w:val="yellow"/>
        </w:rPr>
      </w:pPr>
    </w:p>
    <w:p w14:paraId="2770A89F" w14:textId="1FF82224" w:rsidR="07FB729A" w:rsidRDefault="07FB729A" w:rsidP="07FB729A">
      <w:pPr>
        <w:tabs>
          <w:tab w:val="left" w:pos="4549"/>
        </w:tabs>
        <w:spacing w:before="63"/>
        <w:ind w:right="633"/>
        <w:rPr>
          <w:b/>
          <w:bCs/>
          <w:sz w:val="30"/>
          <w:szCs w:val="30"/>
          <w:highlight w:val="yellow"/>
        </w:rPr>
      </w:pPr>
    </w:p>
    <w:p w14:paraId="5537B317" w14:textId="3B43557E" w:rsidR="07FB729A" w:rsidRDefault="07FB729A" w:rsidP="07FB729A">
      <w:pPr>
        <w:tabs>
          <w:tab w:val="left" w:pos="4549"/>
        </w:tabs>
        <w:spacing w:before="63"/>
        <w:ind w:right="633"/>
      </w:pPr>
      <w:r>
        <w:lastRenderedPageBreak/>
        <w:t xml:space="preserve">                          </w:t>
      </w:r>
      <w:r>
        <w:rPr>
          <w:noProof/>
        </w:rPr>
        <w:drawing>
          <wp:inline distT="0" distB="0" distL="0" distR="0" wp14:anchorId="24B9927C" wp14:editId="57281EBE">
            <wp:extent cx="5011510" cy="6721928"/>
            <wp:effectExtent l="0" t="0" r="0" b="0"/>
            <wp:docPr id="166597648" name="Picture 16659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5011510" cy="6721928"/>
                    </a:xfrm>
                    <a:prstGeom prst="rect">
                      <a:avLst/>
                    </a:prstGeom>
                  </pic:spPr>
                </pic:pic>
              </a:graphicData>
            </a:graphic>
          </wp:inline>
        </w:drawing>
      </w:r>
    </w:p>
    <w:p w14:paraId="053F55B4" w14:textId="23C3404C" w:rsidR="07FB729A" w:rsidRDefault="07FB729A" w:rsidP="07FB729A">
      <w:pPr>
        <w:tabs>
          <w:tab w:val="left" w:pos="4549"/>
        </w:tabs>
        <w:spacing w:before="63"/>
        <w:ind w:right="633"/>
        <w:rPr>
          <w:b/>
          <w:bCs/>
          <w:sz w:val="30"/>
          <w:szCs w:val="30"/>
          <w:highlight w:val="yellow"/>
        </w:rPr>
      </w:pPr>
    </w:p>
    <w:p w14:paraId="1E95CB91" w14:textId="417E598C" w:rsidR="07FB729A" w:rsidRDefault="07FB729A" w:rsidP="07FB729A">
      <w:pPr>
        <w:tabs>
          <w:tab w:val="left" w:pos="4549"/>
        </w:tabs>
        <w:spacing w:before="63"/>
        <w:ind w:right="633"/>
        <w:rPr>
          <w:b/>
          <w:bCs/>
          <w:sz w:val="30"/>
          <w:szCs w:val="30"/>
          <w:highlight w:val="yellow"/>
        </w:rPr>
      </w:pPr>
    </w:p>
    <w:p w14:paraId="52E0BC3C" w14:textId="1D2FA1A4" w:rsidR="07FB729A" w:rsidRDefault="07FB729A" w:rsidP="07FB729A">
      <w:pPr>
        <w:tabs>
          <w:tab w:val="left" w:pos="4549"/>
        </w:tabs>
        <w:spacing w:before="63"/>
        <w:ind w:right="633"/>
        <w:rPr>
          <w:b/>
          <w:bCs/>
          <w:sz w:val="30"/>
          <w:szCs w:val="30"/>
          <w:highlight w:val="yellow"/>
        </w:rPr>
      </w:pPr>
    </w:p>
    <w:p w14:paraId="35050EC2" w14:textId="77777777" w:rsidR="005E563A" w:rsidRDefault="005E563A" w:rsidP="261640DB">
      <w:pPr>
        <w:pStyle w:val="BodyText"/>
        <w:rPr>
          <w:b/>
          <w:bCs/>
          <w:sz w:val="20"/>
          <w:szCs w:val="20"/>
          <w:highlight w:val="yellow"/>
        </w:rPr>
      </w:pPr>
    </w:p>
    <w:p w14:paraId="1E13F5BB" w14:textId="77777777" w:rsidR="005E563A" w:rsidRDefault="005E563A">
      <w:pPr>
        <w:pStyle w:val="BodyText"/>
        <w:rPr>
          <w:b/>
          <w:sz w:val="20"/>
        </w:rPr>
      </w:pPr>
    </w:p>
    <w:p w14:paraId="7EC6C4D2" w14:textId="77777777" w:rsidR="005E563A" w:rsidRDefault="005E563A">
      <w:pPr>
        <w:pStyle w:val="BodyText"/>
        <w:rPr>
          <w:b/>
          <w:sz w:val="20"/>
        </w:rPr>
      </w:pPr>
    </w:p>
    <w:p w14:paraId="2A79ADD7" w14:textId="77777777" w:rsidR="005E563A" w:rsidRDefault="005E563A">
      <w:pPr>
        <w:pStyle w:val="BodyText"/>
        <w:rPr>
          <w:b/>
          <w:sz w:val="20"/>
        </w:rPr>
      </w:pPr>
    </w:p>
    <w:p w14:paraId="190EED32" w14:textId="77777777" w:rsidR="005E563A" w:rsidRDefault="005E563A" w:rsidP="07FB729A">
      <w:pPr>
        <w:pStyle w:val="BodyText"/>
        <w:spacing w:before="2"/>
        <w:rPr>
          <w:b/>
          <w:bCs/>
          <w:sz w:val="13"/>
          <w:szCs w:val="13"/>
        </w:rPr>
      </w:pPr>
    </w:p>
    <w:p w14:paraId="6CAE53B4" w14:textId="77777777" w:rsidR="005E563A" w:rsidRDefault="005E563A">
      <w:pPr>
        <w:pStyle w:val="BodyText"/>
        <w:rPr>
          <w:b/>
          <w:sz w:val="20"/>
        </w:rPr>
      </w:pPr>
    </w:p>
    <w:p w14:paraId="76CE1799" w14:textId="77777777" w:rsidR="005E563A" w:rsidRDefault="005E563A">
      <w:pPr>
        <w:pStyle w:val="BodyText"/>
        <w:rPr>
          <w:b/>
          <w:sz w:val="20"/>
        </w:rPr>
      </w:pPr>
    </w:p>
    <w:p w14:paraId="5B6C487C" w14:textId="77777777" w:rsidR="005E563A" w:rsidRDefault="005E563A">
      <w:pPr>
        <w:pStyle w:val="BodyText"/>
        <w:rPr>
          <w:b/>
          <w:sz w:val="20"/>
        </w:rPr>
      </w:pPr>
    </w:p>
    <w:p w14:paraId="64259948" w14:textId="77777777" w:rsidR="005E563A" w:rsidRDefault="005E563A">
      <w:pPr>
        <w:pStyle w:val="BodyText"/>
        <w:rPr>
          <w:b/>
          <w:sz w:val="20"/>
        </w:rPr>
      </w:pPr>
    </w:p>
    <w:p w14:paraId="11765000" w14:textId="77777777" w:rsidR="005E563A" w:rsidRDefault="005E563A" w:rsidP="07FB729A">
      <w:pPr>
        <w:pStyle w:val="BodyText"/>
        <w:rPr>
          <w:b/>
          <w:bCs/>
          <w:sz w:val="20"/>
          <w:szCs w:val="20"/>
        </w:rPr>
      </w:pPr>
    </w:p>
    <w:p w14:paraId="2917ED3F" w14:textId="621CDD7B" w:rsidR="07FB729A" w:rsidRDefault="07FB729A" w:rsidP="07FB729A">
      <w:pPr>
        <w:pStyle w:val="BodyText"/>
        <w:rPr>
          <w:b/>
          <w:bCs/>
          <w:sz w:val="20"/>
          <w:szCs w:val="20"/>
        </w:rPr>
      </w:pPr>
    </w:p>
    <w:p w14:paraId="39B89443" w14:textId="5CFF2690" w:rsidR="07FB729A" w:rsidRDefault="07FB729A" w:rsidP="07FB729A">
      <w:pPr>
        <w:pStyle w:val="BodyText"/>
        <w:rPr>
          <w:b/>
          <w:bCs/>
          <w:sz w:val="20"/>
          <w:szCs w:val="20"/>
        </w:rPr>
      </w:pPr>
      <w:r>
        <w:lastRenderedPageBreak/>
        <w:t xml:space="preserve">                                  </w:t>
      </w:r>
      <w:r>
        <w:rPr>
          <w:noProof/>
        </w:rPr>
        <w:drawing>
          <wp:inline distT="0" distB="0" distL="0" distR="0" wp14:anchorId="496874BF" wp14:editId="260ECCCD">
            <wp:extent cx="4857690" cy="5486400"/>
            <wp:effectExtent l="0" t="0" r="0" b="0"/>
            <wp:docPr id="324492777" name="Picture 32449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4857690" cy="5486400"/>
                    </a:xfrm>
                    <a:prstGeom prst="rect">
                      <a:avLst/>
                    </a:prstGeom>
                  </pic:spPr>
                </pic:pic>
              </a:graphicData>
            </a:graphic>
          </wp:inline>
        </w:drawing>
      </w:r>
    </w:p>
    <w:p w14:paraId="1DF1484E" w14:textId="70B20416" w:rsidR="07FB729A" w:rsidRDefault="07FB729A" w:rsidP="07FB729A">
      <w:pPr>
        <w:pStyle w:val="BodyText"/>
        <w:rPr>
          <w:b/>
          <w:bCs/>
          <w:sz w:val="20"/>
          <w:szCs w:val="20"/>
        </w:rPr>
      </w:pPr>
    </w:p>
    <w:p w14:paraId="12CE6171" w14:textId="7B0B62D2" w:rsidR="07FB729A" w:rsidRDefault="07FB729A" w:rsidP="07FB729A">
      <w:pPr>
        <w:pStyle w:val="BodyText"/>
        <w:rPr>
          <w:b/>
          <w:bCs/>
          <w:sz w:val="20"/>
          <w:szCs w:val="20"/>
        </w:rPr>
      </w:pPr>
    </w:p>
    <w:p w14:paraId="366FB3F4" w14:textId="2840663A" w:rsidR="07FB729A" w:rsidRDefault="07FB729A" w:rsidP="07FB729A">
      <w:pPr>
        <w:pStyle w:val="BodyText"/>
        <w:rPr>
          <w:b/>
          <w:bCs/>
          <w:sz w:val="20"/>
          <w:szCs w:val="20"/>
        </w:rPr>
      </w:pPr>
    </w:p>
    <w:p w14:paraId="7F1B12DE" w14:textId="1E5C3C03" w:rsidR="07FB729A" w:rsidRDefault="07FB729A" w:rsidP="07FB729A">
      <w:pPr>
        <w:pStyle w:val="BodyText"/>
        <w:rPr>
          <w:b/>
          <w:bCs/>
          <w:sz w:val="20"/>
          <w:szCs w:val="20"/>
        </w:rPr>
      </w:pPr>
      <w:r>
        <w:t xml:space="preserve">                                                   </w:t>
      </w:r>
    </w:p>
    <w:p w14:paraId="33D202CB" w14:textId="3EE9A1E5" w:rsidR="07FB729A" w:rsidRDefault="07FB729A" w:rsidP="07FB729A">
      <w:pPr>
        <w:pStyle w:val="BodyText"/>
        <w:rPr>
          <w:b/>
          <w:bCs/>
          <w:sz w:val="20"/>
          <w:szCs w:val="20"/>
        </w:rPr>
      </w:pPr>
    </w:p>
    <w:p w14:paraId="7ABFC9FD" w14:textId="1680F362" w:rsidR="07FB729A" w:rsidRDefault="07FB729A" w:rsidP="07FB729A">
      <w:pPr>
        <w:pStyle w:val="BodyText"/>
        <w:rPr>
          <w:b/>
          <w:bCs/>
          <w:sz w:val="20"/>
          <w:szCs w:val="20"/>
        </w:rPr>
      </w:pPr>
    </w:p>
    <w:p w14:paraId="4FD05735" w14:textId="5BD6C1AB" w:rsidR="07FB729A" w:rsidRDefault="07FB729A" w:rsidP="07FB729A">
      <w:pPr>
        <w:pStyle w:val="BodyText"/>
        <w:rPr>
          <w:b/>
          <w:bCs/>
          <w:sz w:val="20"/>
          <w:szCs w:val="20"/>
        </w:rPr>
      </w:pPr>
    </w:p>
    <w:p w14:paraId="02E7D89C" w14:textId="77777777" w:rsidR="005E563A" w:rsidRDefault="005E563A">
      <w:pPr>
        <w:pStyle w:val="BodyText"/>
        <w:rPr>
          <w:b/>
          <w:sz w:val="20"/>
        </w:rPr>
      </w:pPr>
    </w:p>
    <w:p w14:paraId="136D8C86" w14:textId="77777777" w:rsidR="005E563A" w:rsidRDefault="005E563A" w:rsidP="07FB729A">
      <w:pPr>
        <w:pStyle w:val="BodyText"/>
        <w:spacing w:before="10"/>
        <w:rPr>
          <w:b/>
          <w:bCs/>
          <w:sz w:val="14"/>
          <w:szCs w:val="14"/>
        </w:rPr>
      </w:pPr>
    </w:p>
    <w:p w14:paraId="6CB4BED4" w14:textId="77777777" w:rsidR="005E563A" w:rsidRDefault="005E563A">
      <w:pPr>
        <w:rPr>
          <w:sz w:val="14"/>
        </w:rPr>
        <w:sectPr w:rsidR="005E563A" w:rsidSect="00C65A78">
          <w:headerReference w:type="default" r:id="rId136"/>
          <w:pgSz w:w="11910" w:h="16840"/>
          <w:pgMar w:top="1360" w:right="480" w:bottom="1200" w:left="480" w:header="0" w:footer="0" w:gutter="0"/>
          <w:cols w:space="720"/>
        </w:sectPr>
      </w:pPr>
    </w:p>
    <w:p w14:paraId="6D09CD2A" w14:textId="04159A70" w:rsidR="005E563A" w:rsidRDefault="005E563A">
      <w:pPr>
        <w:pStyle w:val="BodyText"/>
        <w:ind w:left="100"/>
      </w:pPr>
    </w:p>
    <w:p w14:paraId="2C10B1BB" w14:textId="77777777" w:rsidR="005E563A" w:rsidRDefault="005E563A">
      <w:pPr>
        <w:pStyle w:val="BodyText"/>
        <w:rPr>
          <w:b/>
          <w:sz w:val="20"/>
        </w:rPr>
      </w:pPr>
    </w:p>
    <w:p w14:paraId="177F14F3" w14:textId="004E0909" w:rsidR="005E563A" w:rsidRDefault="07FB729A">
      <w:pPr>
        <w:pStyle w:val="BodyText"/>
      </w:pPr>
      <w:r>
        <w:t xml:space="preserve">                         </w:t>
      </w:r>
      <w:r w:rsidR="005E563A">
        <w:rPr>
          <w:noProof/>
        </w:rPr>
        <w:drawing>
          <wp:inline distT="0" distB="0" distL="0" distR="0" wp14:anchorId="7CF612D9" wp14:editId="1D9BE7F2">
            <wp:extent cx="4819650" cy="5591175"/>
            <wp:effectExtent l="0" t="0" r="0" b="0"/>
            <wp:docPr id="235917237" name="Picture 23591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4819650" cy="5591175"/>
                    </a:xfrm>
                    <a:prstGeom prst="rect">
                      <a:avLst/>
                    </a:prstGeom>
                  </pic:spPr>
                </pic:pic>
              </a:graphicData>
            </a:graphic>
          </wp:inline>
        </w:drawing>
      </w:r>
    </w:p>
    <w:p w14:paraId="015362BB" w14:textId="77777777" w:rsidR="005E563A" w:rsidRDefault="005E563A">
      <w:pPr>
        <w:pStyle w:val="BodyText"/>
        <w:rPr>
          <w:b/>
          <w:sz w:val="20"/>
        </w:rPr>
      </w:pPr>
    </w:p>
    <w:p w14:paraId="76FF591A" w14:textId="77777777" w:rsidR="005E563A" w:rsidRDefault="005E563A">
      <w:pPr>
        <w:pStyle w:val="BodyText"/>
        <w:rPr>
          <w:b/>
          <w:sz w:val="20"/>
        </w:rPr>
      </w:pPr>
    </w:p>
    <w:p w14:paraId="3D0A2AFD" w14:textId="1F0EB7D6" w:rsidR="005E563A" w:rsidRDefault="07FB729A" w:rsidP="07FB729A">
      <w:pPr>
        <w:pStyle w:val="BodyText"/>
        <w:rPr>
          <w:b/>
          <w:bCs/>
          <w:sz w:val="20"/>
          <w:szCs w:val="20"/>
        </w:rPr>
      </w:pPr>
      <w:r>
        <w:t xml:space="preserve">                                                    </w:t>
      </w:r>
    </w:p>
    <w:p w14:paraId="4A200A8B" w14:textId="77777777" w:rsidR="005E563A" w:rsidRDefault="005E563A" w:rsidP="07FB729A">
      <w:pPr>
        <w:pStyle w:val="BodyText"/>
        <w:spacing w:before="9"/>
        <w:rPr>
          <w:b/>
          <w:bCs/>
          <w:sz w:val="14"/>
          <w:szCs w:val="14"/>
        </w:rPr>
      </w:pPr>
    </w:p>
    <w:p w14:paraId="4A416025" w14:textId="77777777" w:rsidR="005E563A" w:rsidRDefault="005E563A">
      <w:pPr>
        <w:rPr>
          <w:sz w:val="14"/>
        </w:rPr>
        <w:sectPr w:rsidR="005E563A" w:rsidSect="00C65A78">
          <w:headerReference w:type="default" r:id="rId138"/>
          <w:pgSz w:w="11910" w:h="16840"/>
          <w:pgMar w:top="1480" w:right="480" w:bottom="1120" w:left="480" w:header="0" w:footer="0" w:gutter="0"/>
          <w:cols w:space="720"/>
        </w:sectPr>
      </w:pPr>
    </w:p>
    <w:p w14:paraId="491249A0" w14:textId="7B4D5E6A" w:rsidR="005E563A" w:rsidRDefault="005E563A">
      <w:pPr>
        <w:pStyle w:val="BodyText"/>
        <w:ind w:left="180"/>
      </w:pPr>
    </w:p>
    <w:p w14:paraId="5D9F6553" w14:textId="77777777" w:rsidR="005E563A" w:rsidRDefault="005E563A">
      <w:pPr>
        <w:pStyle w:val="BodyText"/>
        <w:rPr>
          <w:b/>
          <w:sz w:val="20"/>
        </w:rPr>
      </w:pPr>
    </w:p>
    <w:p w14:paraId="46FF1810" w14:textId="77777777" w:rsidR="005E563A" w:rsidRDefault="005E563A">
      <w:pPr>
        <w:pStyle w:val="BodyText"/>
        <w:rPr>
          <w:b/>
          <w:sz w:val="20"/>
        </w:rPr>
      </w:pPr>
    </w:p>
    <w:p w14:paraId="434B01C4" w14:textId="77777777" w:rsidR="005E563A" w:rsidRDefault="005E563A">
      <w:pPr>
        <w:pStyle w:val="BodyText"/>
        <w:rPr>
          <w:b/>
          <w:sz w:val="20"/>
        </w:rPr>
      </w:pPr>
    </w:p>
    <w:p w14:paraId="2F8FA1E2" w14:textId="77777777" w:rsidR="005E563A" w:rsidRDefault="005E563A">
      <w:pPr>
        <w:pStyle w:val="BodyText"/>
        <w:rPr>
          <w:b/>
          <w:sz w:val="20"/>
        </w:rPr>
      </w:pPr>
    </w:p>
    <w:p w14:paraId="3442213C" w14:textId="77777777" w:rsidR="005E563A" w:rsidRDefault="005E563A">
      <w:pPr>
        <w:pStyle w:val="BodyText"/>
        <w:rPr>
          <w:b/>
          <w:sz w:val="20"/>
        </w:rPr>
      </w:pPr>
    </w:p>
    <w:p w14:paraId="6801D53C" w14:textId="77777777" w:rsidR="005E563A" w:rsidRDefault="005E563A">
      <w:pPr>
        <w:pStyle w:val="BodyText"/>
        <w:rPr>
          <w:b/>
          <w:sz w:val="20"/>
        </w:rPr>
      </w:pPr>
    </w:p>
    <w:p w14:paraId="295E41DB" w14:textId="77777777" w:rsidR="005E563A" w:rsidRDefault="005E563A">
      <w:pPr>
        <w:pStyle w:val="BodyText"/>
        <w:rPr>
          <w:b/>
          <w:sz w:val="20"/>
        </w:rPr>
      </w:pPr>
    </w:p>
    <w:p w14:paraId="201126FB" w14:textId="77777777" w:rsidR="005E563A" w:rsidRDefault="005E563A">
      <w:pPr>
        <w:pStyle w:val="BodyText"/>
        <w:rPr>
          <w:b/>
          <w:sz w:val="20"/>
        </w:rPr>
      </w:pPr>
    </w:p>
    <w:p w14:paraId="4D113C68" w14:textId="77777777" w:rsidR="005E563A" w:rsidRDefault="005E563A">
      <w:pPr>
        <w:pStyle w:val="BodyText"/>
        <w:rPr>
          <w:b/>
          <w:sz w:val="20"/>
        </w:rPr>
      </w:pPr>
    </w:p>
    <w:p w14:paraId="294737BA" w14:textId="77777777" w:rsidR="005E563A" w:rsidRDefault="005E563A" w:rsidP="07FB729A">
      <w:pPr>
        <w:pStyle w:val="BodyText"/>
        <w:spacing w:before="8"/>
        <w:rPr>
          <w:b/>
          <w:bCs/>
          <w:sz w:val="23"/>
          <w:szCs w:val="23"/>
        </w:rPr>
      </w:pPr>
    </w:p>
    <w:p w14:paraId="061A3D67" w14:textId="77777777" w:rsidR="005E563A" w:rsidRDefault="005E563A">
      <w:pPr>
        <w:pStyle w:val="BodyText"/>
        <w:rPr>
          <w:b/>
          <w:sz w:val="20"/>
        </w:rPr>
      </w:pPr>
    </w:p>
    <w:p w14:paraId="37B2532A" w14:textId="77777777" w:rsidR="005E563A" w:rsidRDefault="005E563A">
      <w:pPr>
        <w:pStyle w:val="BodyText"/>
        <w:rPr>
          <w:b/>
          <w:sz w:val="20"/>
        </w:rPr>
      </w:pPr>
    </w:p>
    <w:p w14:paraId="4F2D3551" w14:textId="77777777" w:rsidR="005E563A" w:rsidRDefault="005E563A">
      <w:pPr>
        <w:pStyle w:val="BodyText"/>
        <w:rPr>
          <w:b/>
          <w:sz w:val="20"/>
        </w:rPr>
      </w:pPr>
    </w:p>
    <w:p w14:paraId="14635412" w14:textId="77777777" w:rsidR="005E563A" w:rsidRDefault="005E563A">
      <w:pPr>
        <w:pStyle w:val="BodyText"/>
        <w:rPr>
          <w:b/>
          <w:sz w:val="20"/>
        </w:rPr>
      </w:pPr>
    </w:p>
    <w:p w14:paraId="419D02BE" w14:textId="77777777" w:rsidR="005E563A" w:rsidRDefault="005E563A">
      <w:pPr>
        <w:pStyle w:val="BodyText"/>
        <w:rPr>
          <w:b/>
          <w:sz w:val="20"/>
        </w:rPr>
      </w:pPr>
    </w:p>
    <w:p w14:paraId="3F7F0273" w14:textId="77777777" w:rsidR="005E563A" w:rsidRDefault="005E563A">
      <w:pPr>
        <w:pStyle w:val="BodyText"/>
        <w:rPr>
          <w:b/>
          <w:sz w:val="20"/>
        </w:rPr>
      </w:pPr>
    </w:p>
    <w:p w14:paraId="068DBDF0" w14:textId="77777777" w:rsidR="005E563A" w:rsidRDefault="005E563A">
      <w:pPr>
        <w:pStyle w:val="BodyText"/>
        <w:rPr>
          <w:b/>
          <w:sz w:val="20"/>
        </w:rPr>
      </w:pPr>
    </w:p>
    <w:p w14:paraId="06BC5098" w14:textId="77777777" w:rsidR="005E563A" w:rsidRDefault="005E563A">
      <w:pPr>
        <w:pStyle w:val="BodyText"/>
        <w:rPr>
          <w:b/>
          <w:sz w:val="20"/>
        </w:rPr>
      </w:pPr>
    </w:p>
    <w:p w14:paraId="016C97BC" w14:textId="77777777" w:rsidR="005E563A" w:rsidRDefault="005E563A">
      <w:pPr>
        <w:pStyle w:val="BodyText"/>
        <w:rPr>
          <w:b/>
          <w:sz w:val="20"/>
        </w:rPr>
      </w:pPr>
    </w:p>
    <w:p w14:paraId="3E05C9D5" w14:textId="77777777" w:rsidR="005E563A" w:rsidRDefault="005E563A">
      <w:pPr>
        <w:pStyle w:val="BodyText"/>
        <w:rPr>
          <w:b/>
          <w:sz w:val="20"/>
        </w:rPr>
      </w:pPr>
    </w:p>
    <w:p w14:paraId="7F1CD59B" w14:textId="77777777" w:rsidR="005E563A" w:rsidRDefault="005E563A">
      <w:pPr>
        <w:pStyle w:val="BodyText"/>
        <w:rPr>
          <w:b/>
          <w:sz w:val="20"/>
        </w:rPr>
      </w:pPr>
    </w:p>
    <w:p w14:paraId="103B8FD3" w14:textId="77777777" w:rsidR="005E563A" w:rsidRDefault="005E563A">
      <w:pPr>
        <w:pStyle w:val="BodyText"/>
        <w:rPr>
          <w:b/>
          <w:sz w:val="20"/>
        </w:rPr>
      </w:pPr>
    </w:p>
    <w:p w14:paraId="58095683" w14:textId="77777777" w:rsidR="005E563A" w:rsidRDefault="005E563A">
      <w:pPr>
        <w:pStyle w:val="BodyText"/>
        <w:rPr>
          <w:b/>
          <w:sz w:val="20"/>
        </w:rPr>
      </w:pPr>
    </w:p>
    <w:p w14:paraId="7948B6A7" w14:textId="77777777" w:rsidR="005E563A" w:rsidRDefault="005E563A">
      <w:pPr>
        <w:pStyle w:val="BodyText"/>
        <w:rPr>
          <w:b/>
          <w:sz w:val="20"/>
        </w:rPr>
      </w:pPr>
    </w:p>
    <w:p w14:paraId="7594276A" w14:textId="77777777" w:rsidR="005E563A" w:rsidRDefault="005E563A">
      <w:pPr>
        <w:pStyle w:val="BodyText"/>
        <w:rPr>
          <w:b/>
          <w:sz w:val="20"/>
        </w:rPr>
      </w:pPr>
    </w:p>
    <w:p w14:paraId="1CC407CE" w14:textId="5BB3DE3E" w:rsidR="00050B0D" w:rsidRDefault="004A6770" w:rsidP="00050B0D">
      <w:pPr>
        <w:pStyle w:val="BodyText"/>
        <w:rPr>
          <w:spacing w:val="1"/>
          <w:sz w:val="36"/>
        </w:rPr>
      </w:pPr>
      <w:r>
        <w:rPr>
          <w:b/>
          <w:sz w:val="20"/>
        </w:rPr>
        <w:t xml:space="preserve">                                                                               </w:t>
      </w:r>
      <w:r w:rsidR="00892739" w:rsidRPr="00050B0D">
        <w:rPr>
          <w:b/>
          <w:bCs/>
          <w:sz w:val="48"/>
          <w:szCs w:val="48"/>
        </w:rPr>
        <w:t>CHAPTER 9</w:t>
      </w:r>
      <w:r w:rsidR="00892739">
        <w:rPr>
          <w:spacing w:val="1"/>
          <w:sz w:val="36"/>
        </w:rPr>
        <w:t xml:space="preserve"> </w:t>
      </w:r>
    </w:p>
    <w:p w14:paraId="1E6418DB" w14:textId="3EA8BBBF" w:rsidR="005E563A" w:rsidRPr="00050B0D" w:rsidRDefault="00050B0D" w:rsidP="00050B0D">
      <w:pPr>
        <w:pStyle w:val="BodyText"/>
        <w:rPr>
          <w:b/>
          <w:bCs/>
          <w:sz w:val="56"/>
          <w:szCs w:val="56"/>
        </w:rPr>
      </w:pPr>
      <w:r>
        <w:rPr>
          <w:b/>
          <w:bCs/>
          <w:sz w:val="56"/>
          <w:szCs w:val="56"/>
        </w:rPr>
        <w:t xml:space="preserve">                 </w:t>
      </w:r>
      <w:r w:rsidR="004A6770">
        <w:rPr>
          <w:b/>
          <w:bCs/>
          <w:sz w:val="56"/>
          <w:szCs w:val="56"/>
        </w:rPr>
        <w:t xml:space="preserve">      </w:t>
      </w:r>
      <w:r>
        <w:rPr>
          <w:b/>
          <w:bCs/>
          <w:sz w:val="56"/>
          <w:szCs w:val="56"/>
        </w:rPr>
        <w:t xml:space="preserve"> </w:t>
      </w:r>
      <w:r w:rsidR="00892739" w:rsidRPr="00050B0D">
        <w:rPr>
          <w:b/>
          <w:bCs/>
          <w:sz w:val="56"/>
          <w:szCs w:val="56"/>
        </w:rPr>
        <w:t>CONCLUSION</w:t>
      </w:r>
    </w:p>
    <w:p w14:paraId="011A4A87" w14:textId="77777777" w:rsidR="005E563A" w:rsidRDefault="005E563A">
      <w:pPr>
        <w:spacing w:line="381" w:lineRule="auto"/>
        <w:rPr>
          <w:sz w:val="36"/>
        </w:rPr>
        <w:sectPr w:rsidR="005E563A" w:rsidSect="00C65A78">
          <w:headerReference w:type="default" r:id="rId139"/>
          <w:footerReference w:type="default" r:id="rId140"/>
          <w:pgSz w:w="11910" w:h="16840"/>
          <w:pgMar w:top="1580" w:right="480" w:bottom="280" w:left="480" w:header="0" w:footer="0" w:gutter="0"/>
          <w:cols w:space="720"/>
        </w:sectPr>
      </w:pPr>
    </w:p>
    <w:p w14:paraId="68A9BCA9" w14:textId="77777777" w:rsidR="005E563A" w:rsidRPr="00EA34C9" w:rsidRDefault="261640DB" w:rsidP="261640DB">
      <w:pPr>
        <w:pStyle w:val="Heading5"/>
        <w:numPr>
          <w:ilvl w:val="1"/>
          <w:numId w:val="14"/>
        </w:numPr>
        <w:tabs>
          <w:tab w:val="left" w:pos="3952"/>
        </w:tabs>
        <w:spacing w:before="62"/>
        <w:ind w:left="3951" w:right="939" w:hanging="3952"/>
        <w:jc w:val="left"/>
        <w:rPr>
          <w:sz w:val="26"/>
          <w:szCs w:val="26"/>
        </w:rPr>
      </w:pPr>
      <w:r w:rsidRPr="00EA34C9">
        <w:lastRenderedPageBreak/>
        <w:t>CONCLUSION</w:t>
      </w:r>
    </w:p>
    <w:p w14:paraId="00F46004" w14:textId="219180ED" w:rsidR="07FB729A" w:rsidRDefault="07FB729A" w:rsidP="07FB729A">
      <w:pPr>
        <w:pStyle w:val="BodyText"/>
        <w:spacing w:before="3"/>
        <w:jc w:val="both"/>
        <w:rPr>
          <w:b/>
          <w:bCs/>
          <w:color w:val="000000" w:themeColor="text1"/>
        </w:rPr>
      </w:pPr>
    </w:p>
    <w:p w14:paraId="4E715C05" w14:textId="5FD82805" w:rsidR="07FB729A" w:rsidRDefault="07FB729A" w:rsidP="07FB729A">
      <w:pPr>
        <w:spacing w:line="360" w:lineRule="auto"/>
        <w:rPr>
          <w:sz w:val="24"/>
          <w:szCs w:val="24"/>
        </w:rPr>
      </w:pPr>
      <w:r w:rsidRPr="07FB729A">
        <w:rPr>
          <w:sz w:val="24"/>
          <w:szCs w:val="24"/>
        </w:rPr>
        <w:t>These are some of the quick insights from this exercise:</w:t>
      </w:r>
    </w:p>
    <w:p w14:paraId="5349D975" w14:textId="5386D0FB" w:rsidR="07FB729A" w:rsidRDefault="07FB729A" w:rsidP="07FB729A">
      <w:pPr>
        <w:spacing w:line="360" w:lineRule="auto"/>
        <w:ind w:left="720"/>
        <w:rPr>
          <w:sz w:val="24"/>
          <w:szCs w:val="24"/>
        </w:rPr>
      </w:pPr>
      <w:r w:rsidRPr="07FB729A">
        <w:rPr>
          <w:sz w:val="24"/>
          <w:szCs w:val="24"/>
        </w:rPr>
        <w:t>1.Electronic check medium are the highest churners</w:t>
      </w:r>
    </w:p>
    <w:p w14:paraId="086269AD" w14:textId="3A0AE963" w:rsidR="07FB729A" w:rsidRDefault="07FB729A" w:rsidP="07FB729A">
      <w:pPr>
        <w:spacing w:line="360" w:lineRule="auto"/>
        <w:ind w:left="720"/>
        <w:rPr>
          <w:sz w:val="24"/>
          <w:szCs w:val="24"/>
        </w:rPr>
      </w:pPr>
      <w:r w:rsidRPr="07FB729A">
        <w:rPr>
          <w:sz w:val="24"/>
          <w:szCs w:val="24"/>
        </w:rPr>
        <w:t>2.Contract Type - Monthly customers are more likely to churn because of no contract terms, as they are free to go customers.</w:t>
      </w:r>
    </w:p>
    <w:p w14:paraId="790C0043" w14:textId="674959BD" w:rsidR="07FB729A" w:rsidRDefault="07FB729A" w:rsidP="07FB729A">
      <w:pPr>
        <w:spacing w:line="360" w:lineRule="auto"/>
        <w:ind w:left="720"/>
        <w:rPr>
          <w:sz w:val="24"/>
          <w:szCs w:val="24"/>
        </w:rPr>
      </w:pPr>
      <w:r w:rsidRPr="07FB729A">
        <w:rPr>
          <w:sz w:val="24"/>
          <w:szCs w:val="24"/>
        </w:rPr>
        <w:t>3.No Online security, No Tech Support category are high churners</w:t>
      </w:r>
    </w:p>
    <w:p w14:paraId="598412D9" w14:textId="0BBFBA98" w:rsidR="07FB729A" w:rsidRDefault="07FB729A" w:rsidP="07FB729A">
      <w:pPr>
        <w:spacing w:line="360" w:lineRule="auto"/>
        <w:ind w:left="720"/>
        <w:rPr>
          <w:sz w:val="24"/>
          <w:szCs w:val="24"/>
        </w:rPr>
      </w:pPr>
      <w:r w:rsidRPr="07FB729A">
        <w:rPr>
          <w:sz w:val="24"/>
          <w:szCs w:val="24"/>
        </w:rPr>
        <w:t>4.Non senior Citizens are high churners</w:t>
      </w:r>
    </w:p>
    <w:p w14:paraId="30C2C9C8" w14:textId="745F11D4" w:rsidR="07FB729A" w:rsidRDefault="07FB729A" w:rsidP="07FB729A">
      <w:pPr>
        <w:spacing w:line="360" w:lineRule="auto"/>
        <w:rPr>
          <w:sz w:val="24"/>
          <w:szCs w:val="24"/>
        </w:rPr>
      </w:pPr>
      <w:r w:rsidRPr="07FB729A">
        <w:rPr>
          <w:sz w:val="24"/>
          <w:szCs w:val="24"/>
        </w:rPr>
        <w:t>Note: There could be many more such insights, so take this as an assignment and try to get more insights :)</w:t>
      </w:r>
    </w:p>
    <w:p w14:paraId="278406F1" w14:textId="4E6A62DB" w:rsidR="07FB729A" w:rsidRDefault="07FB729A" w:rsidP="07FB729A">
      <w:pPr>
        <w:pStyle w:val="BodyText"/>
        <w:spacing w:before="3" w:line="360" w:lineRule="auto"/>
        <w:jc w:val="both"/>
      </w:pPr>
      <w:r w:rsidRPr="07FB729A">
        <w:rPr>
          <w:color w:val="141414"/>
        </w:rPr>
        <w:t xml:space="preserve">Customer churn analysis allows to minimize acquisition costs and increase marketing efficiency, preparing a solid base for future marketing analysis and campaigns. </w:t>
      </w:r>
    </w:p>
    <w:p w14:paraId="6E383231" w14:textId="5ACF5985" w:rsidR="07FB729A" w:rsidRDefault="07FB729A" w:rsidP="07FB729A">
      <w:pPr>
        <w:spacing w:line="360" w:lineRule="auto"/>
        <w:rPr>
          <w:color w:val="000000" w:themeColor="text1"/>
          <w:sz w:val="24"/>
          <w:szCs w:val="24"/>
        </w:rPr>
      </w:pPr>
      <w:r w:rsidRPr="07FB729A">
        <w:rPr>
          <w:color w:val="000000" w:themeColor="text1"/>
          <w:sz w:val="24"/>
          <w:szCs w:val="24"/>
        </w:rPr>
        <w:t xml:space="preserve">In Telecom Company can have a clear view and can provide them some exiting offers to stay in that service. </w:t>
      </w:r>
    </w:p>
    <w:p w14:paraId="3F404140" w14:textId="625F43D3" w:rsidR="07FB729A" w:rsidRDefault="07FB729A" w:rsidP="07FB729A">
      <w:pPr>
        <w:spacing w:line="360" w:lineRule="auto"/>
        <w:rPr>
          <w:color w:val="000000" w:themeColor="text1"/>
          <w:sz w:val="24"/>
          <w:szCs w:val="24"/>
        </w:rPr>
      </w:pPr>
      <w:r w:rsidRPr="07FB729A">
        <w:rPr>
          <w:color w:val="000000" w:themeColor="text1"/>
          <w:sz w:val="24"/>
          <w:szCs w:val="24"/>
        </w:rPr>
        <w:t xml:space="preserve">The obtained results show that our proposed churn model produced better results and performed better by using machine learning </w:t>
      </w:r>
      <w:proofErr w:type="spellStart"/>
      <w:proofErr w:type="gramStart"/>
      <w:r w:rsidRPr="07FB729A">
        <w:rPr>
          <w:color w:val="000000" w:themeColor="text1"/>
          <w:sz w:val="24"/>
          <w:szCs w:val="24"/>
        </w:rPr>
        <w:t>techniques.In</w:t>
      </w:r>
      <w:proofErr w:type="spellEnd"/>
      <w:proofErr w:type="gramEnd"/>
      <w:r w:rsidRPr="07FB729A">
        <w:rPr>
          <w:color w:val="000000" w:themeColor="text1"/>
          <w:sz w:val="24"/>
          <w:szCs w:val="24"/>
        </w:rPr>
        <w:t xml:space="preserve"> upcoming time it is necessary to reduce further more features in order to obtain better accuracy and introducing some more machine learning models for better performance Many churn prediction models and techniques have been presented to date.. In this paper, a simple model based on DM techniques was introduced to help a CRM department to keep track its customers and their behavior against churn. A data set of 5000 instances with 23 attributes </w:t>
      </w:r>
      <w:proofErr w:type="spellStart"/>
      <w:r w:rsidRPr="07FB729A">
        <w:rPr>
          <w:color w:val="000000" w:themeColor="text1"/>
          <w:sz w:val="24"/>
          <w:szCs w:val="24"/>
        </w:rPr>
        <w:t>isused</w:t>
      </w:r>
      <w:proofErr w:type="spellEnd"/>
      <w:r w:rsidRPr="07FB729A">
        <w:rPr>
          <w:color w:val="000000" w:themeColor="text1"/>
          <w:sz w:val="24"/>
          <w:szCs w:val="24"/>
        </w:rPr>
        <w:t xml:space="preserve"> to train and test the model. Using 3 different techniques which are DT, SVM, and NN for classification and simple K Means techniques for clustering results indicate that the best output for the data set in hand is SVM technique. The next stage of the authors’ research will involve performing a deeper analysis into the customer data to try to establish new churn prediction retention model that will use the predicted and clustered data to assign a suitable retention </w:t>
      </w:r>
    </w:p>
    <w:p w14:paraId="76D62225" w14:textId="3DD24426" w:rsidR="07FB729A" w:rsidRDefault="07FB729A" w:rsidP="07FB729A">
      <w:pPr>
        <w:spacing w:line="360" w:lineRule="auto"/>
        <w:rPr>
          <w:color w:val="000000" w:themeColor="text1"/>
          <w:sz w:val="24"/>
          <w:szCs w:val="24"/>
        </w:rPr>
      </w:pPr>
      <w:r w:rsidRPr="07FB729A">
        <w:rPr>
          <w:color w:val="000000" w:themeColor="text1"/>
          <w:sz w:val="24"/>
          <w:szCs w:val="24"/>
        </w:rPr>
        <w:t>strategies for each churner type.</w:t>
      </w:r>
    </w:p>
    <w:p w14:paraId="3C9343C2" w14:textId="77777777" w:rsidR="005E563A" w:rsidRDefault="00892739" w:rsidP="00EA34C9">
      <w:pPr>
        <w:pStyle w:val="Heading8"/>
        <w:ind w:left="0"/>
      </w:pPr>
      <w:r>
        <w:t>Program</w:t>
      </w:r>
      <w:r>
        <w:rPr>
          <w:spacing w:val="-1"/>
        </w:rPr>
        <w:t xml:space="preserve"> </w:t>
      </w:r>
      <w:r>
        <w:t>Outcomes:</w:t>
      </w:r>
    </w:p>
    <w:p w14:paraId="789B4F73" w14:textId="77777777" w:rsidR="005E563A" w:rsidRDefault="005E563A">
      <w:pPr>
        <w:pStyle w:val="BodyText"/>
        <w:rPr>
          <w:b/>
          <w:sz w:val="20"/>
        </w:rPr>
      </w:pPr>
    </w:p>
    <w:p w14:paraId="7943F725" w14:textId="77777777" w:rsidR="005E563A" w:rsidRDefault="005E563A">
      <w:pPr>
        <w:pStyle w:val="BodyText"/>
        <w:spacing w:after="1"/>
        <w:rPr>
          <w:b/>
          <w:sz w:val="12"/>
        </w:rPr>
      </w:pPr>
    </w:p>
    <w:tbl>
      <w:tblPr>
        <w:tblW w:w="0" w:type="auto"/>
        <w:tblInd w:w="5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
        <w:gridCol w:w="804"/>
        <w:gridCol w:w="802"/>
        <w:gridCol w:w="804"/>
        <w:gridCol w:w="804"/>
        <w:gridCol w:w="802"/>
        <w:gridCol w:w="804"/>
        <w:gridCol w:w="804"/>
        <w:gridCol w:w="802"/>
        <w:gridCol w:w="878"/>
        <w:gridCol w:w="878"/>
        <w:gridCol w:w="878"/>
      </w:tblGrid>
      <w:tr w:rsidR="005E563A" w14:paraId="1D03476A" w14:textId="77777777">
        <w:trPr>
          <w:trHeight w:val="724"/>
        </w:trPr>
        <w:tc>
          <w:tcPr>
            <w:tcW w:w="802" w:type="dxa"/>
          </w:tcPr>
          <w:p w14:paraId="3F6D36C2" w14:textId="77777777" w:rsidR="005E563A" w:rsidRDefault="00892739">
            <w:pPr>
              <w:pStyle w:val="TableParagraph"/>
              <w:spacing w:before="53"/>
              <w:ind w:left="120" w:right="210"/>
              <w:jc w:val="center"/>
              <w:rPr>
                <w:b/>
              </w:rPr>
            </w:pPr>
            <w:r>
              <w:rPr>
                <w:b/>
              </w:rPr>
              <w:t>PO1</w:t>
            </w:r>
          </w:p>
        </w:tc>
        <w:tc>
          <w:tcPr>
            <w:tcW w:w="804" w:type="dxa"/>
          </w:tcPr>
          <w:p w14:paraId="5BDA951B" w14:textId="77777777" w:rsidR="005E563A" w:rsidRDefault="00892739">
            <w:pPr>
              <w:pStyle w:val="TableParagraph"/>
              <w:spacing w:before="53"/>
              <w:ind w:left="119" w:right="212"/>
              <w:jc w:val="center"/>
              <w:rPr>
                <w:b/>
              </w:rPr>
            </w:pPr>
            <w:r>
              <w:rPr>
                <w:b/>
              </w:rPr>
              <w:t>PO2</w:t>
            </w:r>
          </w:p>
        </w:tc>
        <w:tc>
          <w:tcPr>
            <w:tcW w:w="802" w:type="dxa"/>
          </w:tcPr>
          <w:p w14:paraId="6B970479" w14:textId="77777777" w:rsidR="005E563A" w:rsidRDefault="00892739">
            <w:pPr>
              <w:pStyle w:val="TableParagraph"/>
              <w:spacing w:before="53"/>
              <w:ind w:left="120" w:right="211"/>
              <w:jc w:val="center"/>
              <w:rPr>
                <w:b/>
              </w:rPr>
            </w:pPr>
            <w:r>
              <w:rPr>
                <w:b/>
              </w:rPr>
              <w:t>PO3</w:t>
            </w:r>
          </w:p>
        </w:tc>
        <w:tc>
          <w:tcPr>
            <w:tcW w:w="804" w:type="dxa"/>
          </w:tcPr>
          <w:p w14:paraId="1B9383BB" w14:textId="77777777" w:rsidR="005E563A" w:rsidRDefault="00892739">
            <w:pPr>
              <w:pStyle w:val="TableParagraph"/>
              <w:spacing w:before="53"/>
              <w:ind w:left="120" w:right="212"/>
              <w:jc w:val="center"/>
              <w:rPr>
                <w:b/>
              </w:rPr>
            </w:pPr>
            <w:r>
              <w:rPr>
                <w:b/>
              </w:rPr>
              <w:t>PO4</w:t>
            </w:r>
          </w:p>
        </w:tc>
        <w:tc>
          <w:tcPr>
            <w:tcW w:w="804" w:type="dxa"/>
          </w:tcPr>
          <w:p w14:paraId="05315476" w14:textId="77777777" w:rsidR="005E563A" w:rsidRDefault="00892739">
            <w:pPr>
              <w:pStyle w:val="TableParagraph"/>
              <w:spacing w:before="53"/>
              <w:ind w:left="120" w:right="212"/>
              <w:jc w:val="center"/>
              <w:rPr>
                <w:b/>
              </w:rPr>
            </w:pPr>
            <w:r>
              <w:rPr>
                <w:b/>
              </w:rPr>
              <w:t>PO5</w:t>
            </w:r>
          </w:p>
        </w:tc>
        <w:tc>
          <w:tcPr>
            <w:tcW w:w="802" w:type="dxa"/>
          </w:tcPr>
          <w:p w14:paraId="5081D6D5" w14:textId="77777777" w:rsidR="005E563A" w:rsidRDefault="00892739">
            <w:pPr>
              <w:pStyle w:val="TableParagraph"/>
              <w:spacing w:before="53"/>
              <w:ind w:left="120" w:right="210"/>
              <w:jc w:val="center"/>
              <w:rPr>
                <w:b/>
              </w:rPr>
            </w:pPr>
            <w:r>
              <w:rPr>
                <w:b/>
              </w:rPr>
              <w:t>PO6</w:t>
            </w:r>
          </w:p>
        </w:tc>
        <w:tc>
          <w:tcPr>
            <w:tcW w:w="804" w:type="dxa"/>
          </w:tcPr>
          <w:p w14:paraId="201B8A6A" w14:textId="77777777" w:rsidR="005E563A" w:rsidRDefault="00892739">
            <w:pPr>
              <w:pStyle w:val="TableParagraph"/>
              <w:spacing w:before="53"/>
              <w:ind w:left="120" w:right="212"/>
              <w:jc w:val="center"/>
              <w:rPr>
                <w:b/>
              </w:rPr>
            </w:pPr>
            <w:r>
              <w:rPr>
                <w:b/>
              </w:rPr>
              <w:t>PO7</w:t>
            </w:r>
          </w:p>
        </w:tc>
        <w:tc>
          <w:tcPr>
            <w:tcW w:w="804" w:type="dxa"/>
          </w:tcPr>
          <w:p w14:paraId="5B99C099" w14:textId="77777777" w:rsidR="005E563A" w:rsidRDefault="00892739">
            <w:pPr>
              <w:pStyle w:val="TableParagraph"/>
              <w:spacing w:before="53"/>
              <w:ind w:left="122" w:right="209"/>
              <w:jc w:val="center"/>
              <w:rPr>
                <w:b/>
              </w:rPr>
            </w:pPr>
            <w:r>
              <w:rPr>
                <w:b/>
              </w:rPr>
              <w:t>PO8</w:t>
            </w:r>
          </w:p>
        </w:tc>
        <w:tc>
          <w:tcPr>
            <w:tcW w:w="802" w:type="dxa"/>
          </w:tcPr>
          <w:p w14:paraId="347EA159" w14:textId="77777777" w:rsidR="005E563A" w:rsidRDefault="00892739">
            <w:pPr>
              <w:pStyle w:val="TableParagraph"/>
              <w:spacing w:before="53"/>
              <w:ind w:left="118" w:right="213"/>
              <w:jc w:val="center"/>
              <w:rPr>
                <w:b/>
              </w:rPr>
            </w:pPr>
            <w:r>
              <w:rPr>
                <w:b/>
              </w:rPr>
              <w:t>PO9</w:t>
            </w:r>
          </w:p>
        </w:tc>
        <w:tc>
          <w:tcPr>
            <w:tcW w:w="878" w:type="dxa"/>
          </w:tcPr>
          <w:p w14:paraId="79009F28" w14:textId="77777777" w:rsidR="005E563A" w:rsidRDefault="00892739">
            <w:pPr>
              <w:pStyle w:val="TableParagraph"/>
              <w:spacing w:before="53"/>
              <w:ind w:left="84" w:right="211"/>
              <w:jc w:val="center"/>
              <w:rPr>
                <w:b/>
              </w:rPr>
            </w:pPr>
            <w:r>
              <w:rPr>
                <w:b/>
              </w:rPr>
              <w:t>PO10</w:t>
            </w:r>
          </w:p>
        </w:tc>
        <w:tc>
          <w:tcPr>
            <w:tcW w:w="878" w:type="dxa"/>
          </w:tcPr>
          <w:p w14:paraId="27E6BAD8" w14:textId="77777777" w:rsidR="005E563A" w:rsidRDefault="00892739">
            <w:pPr>
              <w:pStyle w:val="TableParagraph"/>
              <w:spacing w:before="53"/>
              <w:ind w:left="87" w:right="209"/>
              <w:jc w:val="center"/>
              <w:rPr>
                <w:b/>
              </w:rPr>
            </w:pPr>
            <w:r>
              <w:rPr>
                <w:b/>
              </w:rPr>
              <w:t>PO11</w:t>
            </w:r>
          </w:p>
        </w:tc>
        <w:tc>
          <w:tcPr>
            <w:tcW w:w="878" w:type="dxa"/>
          </w:tcPr>
          <w:p w14:paraId="599AA6F1" w14:textId="77777777" w:rsidR="005E563A" w:rsidRDefault="00892739">
            <w:pPr>
              <w:pStyle w:val="TableParagraph"/>
              <w:spacing w:before="53"/>
              <w:ind w:left="87" w:right="208"/>
              <w:jc w:val="center"/>
              <w:rPr>
                <w:b/>
              </w:rPr>
            </w:pPr>
            <w:r>
              <w:rPr>
                <w:b/>
              </w:rPr>
              <w:t>PO12</w:t>
            </w:r>
          </w:p>
        </w:tc>
      </w:tr>
      <w:tr w:rsidR="005E563A" w14:paraId="2CDE2816" w14:textId="77777777">
        <w:trPr>
          <w:trHeight w:val="729"/>
        </w:trPr>
        <w:tc>
          <w:tcPr>
            <w:tcW w:w="802" w:type="dxa"/>
          </w:tcPr>
          <w:p w14:paraId="21D77B83" w14:textId="77777777" w:rsidR="005E563A" w:rsidRDefault="00892739">
            <w:pPr>
              <w:pStyle w:val="TableParagraph"/>
              <w:spacing w:before="56"/>
              <w:ind w:right="123"/>
              <w:jc w:val="center"/>
            </w:pPr>
            <w:r>
              <w:t>3</w:t>
            </w:r>
          </w:p>
        </w:tc>
        <w:tc>
          <w:tcPr>
            <w:tcW w:w="804" w:type="dxa"/>
          </w:tcPr>
          <w:p w14:paraId="62AA0770" w14:textId="77777777" w:rsidR="005E563A" w:rsidRDefault="00892739">
            <w:pPr>
              <w:pStyle w:val="TableParagraph"/>
              <w:spacing w:before="56"/>
              <w:ind w:right="126"/>
              <w:jc w:val="center"/>
            </w:pPr>
            <w:r>
              <w:t>3</w:t>
            </w:r>
          </w:p>
        </w:tc>
        <w:tc>
          <w:tcPr>
            <w:tcW w:w="802" w:type="dxa"/>
          </w:tcPr>
          <w:p w14:paraId="2FEC2C07" w14:textId="77777777" w:rsidR="005E563A" w:rsidRDefault="00892739">
            <w:pPr>
              <w:pStyle w:val="TableParagraph"/>
              <w:spacing w:before="56"/>
              <w:ind w:right="124"/>
              <w:jc w:val="center"/>
            </w:pPr>
            <w:r>
              <w:t>3</w:t>
            </w:r>
          </w:p>
        </w:tc>
        <w:tc>
          <w:tcPr>
            <w:tcW w:w="804" w:type="dxa"/>
          </w:tcPr>
          <w:p w14:paraId="1261E84E" w14:textId="77777777" w:rsidR="005E563A" w:rsidRDefault="00892739">
            <w:pPr>
              <w:pStyle w:val="TableParagraph"/>
              <w:spacing w:before="56"/>
              <w:ind w:right="125"/>
              <w:jc w:val="center"/>
            </w:pPr>
            <w:r>
              <w:t>2</w:t>
            </w:r>
          </w:p>
        </w:tc>
        <w:tc>
          <w:tcPr>
            <w:tcW w:w="804" w:type="dxa"/>
          </w:tcPr>
          <w:p w14:paraId="5119B10E" w14:textId="77777777" w:rsidR="005E563A" w:rsidRDefault="00892739">
            <w:pPr>
              <w:pStyle w:val="TableParagraph"/>
              <w:spacing w:before="56"/>
              <w:ind w:right="125"/>
              <w:jc w:val="center"/>
            </w:pPr>
            <w:r>
              <w:t>2</w:t>
            </w:r>
          </w:p>
        </w:tc>
        <w:tc>
          <w:tcPr>
            <w:tcW w:w="802" w:type="dxa"/>
          </w:tcPr>
          <w:p w14:paraId="61AA532E" w14:textId="77777777" w:rsidR="005E563A" w:rsidRDefault="00892739">
            <w:pPr>
              <w:pStyle w:val="TableParagraph"/>
              <w:spacing w:before="56"/>
              <w:ind w:right="123"/>
              <w:jc w:val="center"/>
            </w:pPr>
            <w:r>
              <w:t>2</w:t>
            </w:r>
          </w:p>
        </w:tc>
        <w:tc>
          <w:tcPr>
            <w:tcW w:w="804" w:type="dxa"/>
          </w:tcPr>
          <w:p w14:paraId="5E45F788" w14:textId="77777777" w:rsidR="005E563A" w:rsidRDefault="00892739">
            <w:pPr>
              <w:pStyle w:val="TableParagraph"/>
              <w:spacing w:before="56"/>
              <w:ind w:right="125"/>
              <w:jc w:val="center"/>
            </w:pPr>
            <w:r>
              <w:t>2</w:t>
            </w:r>
          </w:p>
        </w:tc>
        <w:tc>
          <w:tcPr>
            <w:tcW w:w="804" w:type="dxa"/>
          </w:tcPr>
          <w:p w14:paraId="3D3604DB" w14:textId="77777777" w:rsidR="005E563A" w:rsidRDefault="00892739">
            <w:pPr>
              <w:pStyle w:val="TableParagraph"/>
              <w:spacing w:before="56"/>
              <w:ind w:right="125"/>
              <w:jc w:val="center"/>
            </w:pPr>
            <w:r>
              <w:t>2</w:t>
            </w:r>
          </w:p>
        </w:tc>
        <w:tc>
          <w:tcPr>
            <w:tcW w:w="802" w:type="dxa"/>
          </w:tcPr>
          <w:p w14:paraId="5C652757" w14:textId="77777777" w:rsidR="005E563A" w:rsidRDefault="00892739">
            <w:pPr>
              <w:pStyle w:val="TableParagraph"/>
              <w:spacing w:before="56"/>
              <w:ind w:right="128"/>
              <w:jc w:val="center"/>
            </w:pPr>
            <w:r>
              <w:t>3</w:t>
            </w:r>
          </w:p>
        </w:tc>
        <w:tc>
          <w:tcPr>
            <w:tcW w:w="878" w:type="dxa"/>
          </w:tcPr>
          <w:p w14:paraId="2FA31005" w14:textId="77777777" w:rsidR="005E563A" w:rsidRDefault="00892739">
            <w:pPr>
              <w:pStyle w:val="TableParagraph"/>
              <w:spacing w:before="56"/>
              <w:ind w:right="132"/>
              <w:jc w:val="center"/>
            </w:pPr>
            <w:r>
              <w:t>1</w:t>
            </w:r>
          </w:p>
        </w:tc>
        <w:tc>
          <w:tcPr>
            <w:tcW w:w="878" w:type="dxa"/>
          </w:tcPr>
          <w:p w14:paraId="1DAA5A5F" w14:textId="77777777" w:rsidR="005E563A" w:rsidRDefault="00892739">
            <w:pPr>
              <w:pStyle w:val="TableParagraph"/>
              <w:spacing w:before="56"/>
              <w:ind w:right="126"/>
              <w:jc w:val="center"/>
            </w:pPr>
            <w:r>
              <w:t>1</w:t>
            </w:r>
          </w:p>
        </w:tc>
        <w:tc>
          <w:tcPr>
            <w:tcW w:w="878" w:type="dxa"/>
          </w:tcPr>
          <w:p w14:paraId="2B59BE16" w14:textId="77777777" w:rsidR="005E563A" w:rsidRDefault="00892739">
            <w:pPr>
              <w:pStyle w:val="TableParagraph"/>
              <w:spacing w:before="56"/>
              <w:ind w:right="124"/>
              <w:jc w:val="center"/>
            </w:pPr>
            <w:r>
              <w:t>2</w:t>
            </w:r>
          </w:p>
        </w:tc>
      </w:tr>
    </w:tbl>
    <w:p w14:paraId="61B4A284" w14:textId="77777777" w:rsidR="005E563A" w:rsidRDefault="005E563A">
      <w:pPr>
        <w:pStyle w:val="BodyText"/>
        <w:rPr>
          <w:b/>
          <w:sz w:val="26"/>
        </w:rPr>
      </w:pPr>
    </w:p>
    <w:p w14:paraId="69CB8994" w14:textId="77777777" w:rsidR="005E563A" w:rsidRDefault="005E563A">
      <w:pPr>
        <w:pStyle w:val="BodyText"/>
        <w:spacing w:before="1"/>
        <w:rPr>
          <w:b/>
          <w:sz w:val="26"/>
        </w:rPr>
      </w:pPr>
    </w:p>
    <w:p w14:paraId="4069D49F" w14:textId="77777777" w:rsidR="005E563A" w:rsidRDefault="00892739">
      <w:pPr>
        <w:ind w:left="292"/>
        <w:rPr>
          <w:b/>
          <w:sz w:val="24"/>
        </w:rPr>
      </w:pPr>
      <w:r>
        <w:rPr>
          <w:b/>
          <w:sz w:val="24"/>
        </w:rPr>
        <w:t>Program</w:t>
      </w:r>
      <w:r>
        <w:rPr>
          <w:b/>
          <w:spacing w:val="-1"/>
          <w:sz w:val="24"/>
        </w:rPr>
        <w:t xml:space="preserve"> </w:t>
      </w:r>
      <w:r>
        <w:rPr>
          <w:b/>
          <w:sz w:val="24"/>
        </w:rPr>
        <w:t>Specific</w:t>
      </w:r>
      <w:r>
        <w:rPr>
          <w:b/>
          <w:spacing w:val="-2"/>
          <w:sz w:val="24"/>
        </w:rPr>
        <w:t xml:space="preserve"> </w:t>
      </w:r>
      <w:r>
        <w:rPr>
          <w:b/>
          <w:sz w:val="24"/>
        </w:rPr>
        <w:t>Outcomes:</w:t>
      </w:r>
    </w:p>
    <w:p w14:paraId="370EBA25" w14:textId="77777777" w:rsidR="005E563A" w:rsidRDefault="005E563A">
      <w:pPr>
        <w:pStyle w:val="BodyText"/>
        <w:rPr>
          <w:b/>
          <w:sz w:val="20"/>
        </w:rPr>
      </w:pPr>
    </w:p>
    <w:p w14:paraId="4B07E3E0" w14:textId="77777777" w:rsidR="005E563A" w:rsidRDefault="005E563A">
      <w:pPr>
        <w:pStyle w:val="BodyText"/>
        <w:rPr>
          <w:b/>
          <w:sz w:val="20"/>
        </w:rPr>
      </w:pPr>
    </w:p>
    <w:p w14:paraId="08BDD854" w14:textId="77777777" w:rsidR="005E563A" w:rsidRDefault="005E563A">
      <w:pPr>
        <w:pStyle w:val="BodyText"/>
        <w:spacing w:before="9" w:after="1"/>
        <w:rPr>
          <w:b/>
          <w:sz w:val="10"/>
        </w:rPr>
      </w:pPr>
    </w:p>
    <w:tbl>
      <w:tblPr>
        <w:tblW w:w="0" w:type="auto"/>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1472"/>
        <w:gridCol w:w="1193"/>
      </w:tblGrid>
      <w:tr w:rsidR="005E563A" w14:paraId="48D1F1C3" w14:textId="77777777">
        <w:trPr>
          <w:trHeight w:val="587"/>
        </w:trPr>
        <w:tc>
          <w:tcPr>
            <w:tcW w:w="1435" w:type="dxa"/>
          </w:tcPr>
          <w:p w14:paraId="7620BAB8" w14:textId="77777777" w:rsidR="005E563A" w:rsidRDefault="00892739">
            <w:pPr>
              <w:pStyle w:val="TableParagraph"/>
              <w:spacing w:before="25"/>
              <w:ind w:left="115"/>
              <w:rPr>
                <w:b/>
              </w:rPr>
            </w:pPr>
            <w:r>
              <w:rPr>
                <w:b/>
              </w:rPr>
              <w:t>PSO1</w:t>
            </w:r>
          </w:p>
        </w:tc>
        <w:tc>
          <w:tcPr>
            <w:tcW w:w="1472" w:type="dxa"/>
          </w:tcPr>
          <w:p w14:paraId="60A82B7D" w14:textId="77777777" w:rsidR="005E563A" w:rsidRDefault="00892739">
            <w:pPr>
              <w:pStyle w:val="TableParagraph"/>
              <w:spacing w:before="25"/>
              <w:ind w:left="110"/>
              <w:rPr>
                <w:b/>
              </w:rPr>
            </w:pPr>
            <w:r>
              <w:rPr>
                <w:b/>
              </w:rPr>
              <w:t>PSO2</w:t>
            </w:r>
          </w:p>
        </w:tc>
        <w:tc>
          <w:tcPr>
            <w:tcW w:w="1193" w:type="dxa"/>
          </w:tcPr>
          <w:p w14:paraId="2E9943FC" w14:textId="77777777" w:rsidR="005E563A" w:rsidRDefault="00892739">
            <w:pPr>
              <w:pStyle w:val="TableParagraph"/>
              <w:spacing w:before="25"/>
              <w:ind w:left="201"/>
              <w:rPr>
                <w:b/>
              </w:rPr>
            </w:pPr>
            <w:r>
              <w:rPr>
                <w:b/>
              </w:rPr>
              <w:t>PSO3</w:t>
            </w:r>
          </w:p>
        </w:tc>
      </w:tr>
      <w:tr w:rsidR="005E563A" w14:paraId="2AF3369C" w14:textId="77777777">
        <w:trPr>
          <w:trHeight w:val="585"/>
        </w:trPr>
        <w:tc>
          <w:tcPr>
            <w:tcW w:w="1435" w:type="dxa"/>
          </w:tcPr>
          <w:p w14:paraId="3934B02A" w14:textId="77777777" w:rsidR="005E563A" w:rsidRDefault="00892739">
            <w:pPr>
              <w:pStyle w:val="TableParagraph"/>
              <w:spacing w:before="25"/>
              <w:ind w:right="122"/>
              <w:jc w:val="center"/>
            </w:pPr>
            <w:r>
              <w:t>3</w:t>
            </w:r>
          </w:p>
        </w:tc>
        <w:tc>
          <w:tcPr>
            <w:tcW w:w="1472" w:type="dxa"/>
          </w:tcPr>
          <w:p w14:paraId="35570B6F" w14:textId="77777777" w:rsidR="005E563A" w:rsidRDefault="00892739">
            <w:pPr>
              <w:pStyle w:val="TableParagraph"/>
              <w:spacing w:before="25"/>
              <w:ind w:right="125"/>
              <w:jc w:val="center"/>
            </w:pPr>
            <w:r>
              <w:t>2</w:t>
            </w:r>
          </w:p>
        </w:tc>
        <w:tc>
          <w:tcPr>
            <w:tcW w:w="1193" w:type="dxa"/>
          </w:tcPr>
          <w:p w14:paraId="675E626F" w14:textId="77777777" w:rsidR="005E563A" w:rsidRDefault="00892739">
            <w:pPr>
              <w:pStyle w:val="TableParagraph"/>
              <w:spacing w:before="25"/>
              <w:ind w:right="125"/>
              <w:jc w:val="center"/>
            </w:pPr>
            <w:r>
              <w:t>1</w:t>
            </w:r>
          </w:p>
        </w:tc>
      </w:tr>
    </w:tbl>
    <w:p w14:paraId="4F82C2EE" w14:textId="77777777" w:rsidR="005E563A" w:rsidRDefault="005E563A">
      <w:pPr>
        <w:jc w:val="center"/>
        <w:sectPr w:rsidR="005E563A" w:rsidSect="00C65A78">
          <w:headerReference w:type="default" r:id="rId141"/>
          <w:footerReference w:type="default" r:id="rId142"/>
          <w:pgSz w:w="11920" w:h="16850"/>
          <w:pgMar w:top="1360" w:right="520" w:bottom="820" w:left="860" w:header="0" w:footer="621" w:gutter="0"/>
          <w:cols w:space="720"/>
        </w:sectPr>
      </w:pPr>
    </w:p>
    <w:p w14:paraId="667D1081" w14:textId="77777777" w:rsidR="005E563A" w:rsidRDefault="005E563A">
      <w:pPr>
        <w:pStyle w:val="BodyText"/>
        <w:rPr>
          <w:b/>
          <w:sz w:val="20"/>
        </w:rPr>
      </w:pPr>
    </w:p>
    <w:p w14:paraId="66EF2237" w14:textId="77777777" w:rsidR="005E563A" w:rsidRDefault="005E563A">
      <w:pPr>
        <w:pStyle w:val="BodyText"/>
        <w:rPr>
          <w:b/>
          <w:sz w:val="20"/>
        </w:rPr>
      </w:pPr>
    </w:p>
    <w:p w14:paraId="7F0093C2" w14:textId="77777777" w:rsidR="005E563A" w:rsidRDefault="005E563A">
      <w:pPr>
        <w:pStyle w:val="BodyText"/>
        <w:rPr>
          <w:b/>
          <w:sz w:val="20"/>
        </w:rPr>
      </w:pPr>
    </w:p>
    <w:p w14:paraId="54317C60" w14:textId="77777777" w:rsidR="005E563A" w:rsidRDefault="005E563A">
      <w:pPr>
        <w:pStyle w:val="BodyText"/>
        <w:rPr>
          <w:b/>
          <w:sz w:val="20"/>
        </w:rPr>
      </w:pPr>
    </w:p>
    <w:p w14:paraId="097D554E" w14:textId="77777777" w:rsidR="005E563A" w:rsidRDefault="005E563A" w:rsidP="07FB729A">
      <w:pPr>
        <w:pStyle w:val="BodyText"/>
        <w:rPr>
          <w:b/>
          <w:bCs/>
          <w:sz w:val="20"/>
          <w:szCs w:val="20"/>
        </w:rPr>
      </w:pPr>
    </w:p>
    <w:p w14:paraId="57AF7964" w14:textId="5BCAA488" w:rsidR="07FB729A" w:rsidRDefault="07FB729A" w:rsidP="07FB729A">
      <w:pPr>
        <w:pStyle w:val="BodyText"/>
        <w:rPr>
          <w:b/>
          <w:bCs/>
          <w:sz w:val="20"/>
          <w:szCs w:val="20"/>
        </w:rPr>
      </w:pPr>
    </w:p>
    <w:p w14:paraId="03A1BFC6" w14:textId="58E3E00D" w:rsidR="07FB729A" w:rsidRDefault="07FB729A" w:rsidP="07FB729A">
      <w:pPr>
        <w:pStyle w:val="BodyText"/>
        <w:rPr>
          <w:b/>
          <w:bCs/>
          <w:sz w:val="20"/>
          <w:szCs w:val="20"/>
        </w:rPr>
      </w:pPr>
    </w:p>
    <w:p w14:paraId="742239E7" w14:textId="43076F03" w:rsidR="07FB729A" w:rsidRDefault="07FB729A" w:rsidP="07FB729A">
      <w:pPr>
        <w:pStyle w:val="BodyText"/>
        <w:rPr>
          <w:b/>
          <w:bCs/>
          <w:sz w:val="20"/>
          <w:szCs w:val="20"/>
        </w:rPr>
      </w:pPr>
    </w:p>
    <w:p w14:paraId="565EA6EB" w14:textId="68AC45BC" w:rsidR="07FB729A" w:rsidRDefault="07FB729A" w:rsidP="07FB729A">
      <w:pPr>
        <w:pStyle w:val="BodyText"/>
        <w:rPr>
          <w:b/>
          <w:bCs/>
          <w:sz w:val="20"/>
          <w:szCs w:val="20"/>
        </w:rPr>
      </w:pPr>
    </w:p>
    <w:p w14:paraId="632241D8" w14:textId="77777777" w:rsidR="00102981" w:rsidRDefault="00102981" w:rsidP="07FB729A">
      <w:pPr>
        <w:pStyle w:val="BodyText"/>
        <w:rPr>
          <w:b/>
          <w:bCs/>
          <w:sz w:val="20"/>
          <w:szCs w:val="20"/>
        </w:rPr>
      </w:pPr>
    </w:p>
    <w:p w14:paraId="535B5F78" w14:textId="77777777" w:rsidR="00102981" w:rsidRDefault="00102981" w:rsidP="07FB729A">
      <w:pPr>
        <w:pStyle w:val="BodyText"/>
        <w:rPr>
          <w:b/>
          <w:bCs/>
          <w:sz w:val="20"/>
          <w:szCs w:val="20"/>
        </w:rPr>
      </w:pPr>
    </w:p>
    <w:p w14:paraId="52DD9FD7" w14:textId="77777777" w:rsidR="00102981" w:rsidRDefault="00102981" w:rsidP="07FB729A">
      <w:pPr>
        <w:pStyle w:val="BodyText"/>
        <w:rPr>
          <w:b/>
          <w:bCs/>
          <w:sz w:val="20"/>
          <w:szCs w:val="20"/>
        </w:rPr>
      </w:pPr>
    </w:p>
    <w:p w14:paraId="79DA20D3" w14:textId="77777777" w:rsidR="00102981" w:rsidRDefault="00102981" w:rsidP="07FB729A">
      <w:pPr>
        <w:pStyle w:val="BodyText"/>
        <w:rPr>
          <w:b/>
          <w:bCs/>
          <w:sz w:val="20"/>
          <w:szCs w:val="20"/>
        </w:rPr>
      </w:pPr>
    </w:p>
    <w:p w14:paraId="2FBFE90C" w14:textId="77777777" w:rsidR="00102981" w:rsidRDefault="00102981" w:rsidP="07FB729A">
      <w:pPr>
        <w:pStyle w:val="BodyText"/>
        <w:rPr>
          <w:b/>
          <w:bCs/>
          <w:sz w:val="20"/>
          <w:szCs w:val="20"/>
        </w:rPr>
      </w:pPr>
    </w:p>
    <w:p w14:paraId="1F7B982D" w14:textId="77777777" w:rsidR="00102981" w:rsidRDefault="00102981" w:rsidP="07FB729A">
      <w:pPr>
        <w:pStyle w:val="BodyText"/>
        <w:rPr>
          <w:b/>
          <w:bCs/>
          <w:sz w:val="20"/>
          <w:szCs w:val="20"/>
        </w:rPr>
      </w:pPr>
    </w:p>
    <w:p w14:paraId="35EB36CE" w14:textId="77777777" w:rsidR="00102981" w:rsidRDefault="00102981" w:rsidP="07FB729A">
      <w:pPr>
        <w:pStyle w:val="BodyText"/>
        <w:rPr>
          <w:b/>
          <w:bCs/>
          <w:sz w:val="20"/>
          <w:szCs w:val="20"/>
        </w:rPr>
      </w:pPr>
    </w:p>
    <w:p w14:paraId="3BCD5493" w14:textId="77777777" w:rsidR="00102981" w:rsidRDefault="00102981" w:rsidP="07FB729A">
      <w:pPr>
        <w:pStyle w:val="BodyText"/>
        <w:rPr>
          <w:b/>
          <w:bCs/>
          <w:sz w:val="20"/>
          <w:szCs w:val="20"/>
        </w:rPr>
      </w:pPr>
    </w:p>
    <w:p w14:paraId="5B34CF43" w14:textId="77777777" w:rsidR="00102981" w:rsidRDefault="00102981" w:rsidP="07FB729A">
      <w:pPr>
        <w:pStyle w:val="BodyText"/>
        <w:rPr>
          <w:b/>
          <w:bCs/>
          <w:sz w:val="20"/>
          <w:szCs w:val="20"/>
        </w:rPr>
      </w:pPr>
    </w:p>
    <w:p w14:paraId="6696A291" w14:textId="77777777" w:rsidR="00102981" w:rsidRDefault="00102981" w:rsidP="07FB729A">
      <w:pPr>
        <w:pStyle w:val="BodyText"/>
        <w:rPr>
          <w:b/>
          <w:bCs/>
          <w:sz w:val="20"/>
          <w:szCs w:val="20"/>
        </w:rPr>
      </w:pPr>
    </w:p>
    <w:p w14:paraId="391D08E7" w14:textId="77777777" w:rsidR="00102981" w:rsidRDefault="00102981" w:rsidP="07FB729A">
      <w:pPr>
        <w:pStyle w:val="BodyText"/>
        <w:rPr>
          <w:b/>
          <w:bCs/>
          <w:sz w:val="20"/>
          <w:szCs w:val="20"/>
        </w:rPr>
      </w:pPr>
    </w:p>
    <w:p w14:paraId="4255CEB9" w14:textId="77777777" w:rsidR="00102981" w:rsidRDefault="00102981" w:rsidP="07FB729A">
      <w:pPr>
        <w:pStyle w:val="BodyText"/>
        <w:rPr>
          <w:b/>
          <w:bCs/>
          <w:sz w:val="20"/>
          <w:szCs w:val="20"/>
        </w:rPr>
      </w:pPr>
    </w:p>
    <w:p w14:paraId="1E43CC58" w14:textId="77777777" w:rsidR="00102981" w:rsidRDefault="00102981" w:rsidP="07FB729A">
      <w:pPr>
        <w:pStyle w:val="BodyText"/>
        <w:rPr>
          <w:b/>
          <w:bCs/>
          <w:sz w:val="20"/>
          <w:szCs w:val="20"/>
        </w:rPr>
      </w:pPr>
    </w:p>
    <w:p w14:paraId="0634107B" w14:textId="3DAE2916" w:rsidR="07FB729A" w:rsidRDefault="07FB729A" w:rsidP="07FB729A">
      <w:pPr>
        <w:pStyle w:val="BodyText"/>
        <w:rPr>
          <w:b/>
          <w:bCs/>
          <w:sz w:val="20"/>
          <w:szCs w:val="20"/>
        </w:rPr>
      </w:pPr>
    </w:p>
    <w:p w14:paraId="3BCBA318" w14:textId="24FF0958" w:rsidR="005E563A" w:rsidRDefault="00102981" w:rsidP="00102981">
      <w:pPr>
        <w:pStyle w:val="BodyText"/>
        <w:jc w:val="center"/>
        <w:rPr>
          <w:b/>
          <w:bCs/>
          <w:sz w:val="48"/>
          <w:szCs w:val="48"/>
        </w:rPr>
      </w:pPr>
      <w:r>
        <w:rPr>
          <w:b/>
          <w:bCs/>
          <w:sz w:val="48"/>
          <w:szCs w:val="48"/>
        </w:rPr>
        <w:t>CHAPTER 10</w:t>
      </w:r>
    </w:p>
    <w:p w14:paraId="5B61C952" w14:textId="2025C279" w:rsidR="00102981" w:rsidRPr="00102981" w:rsidRDefault="00102981" w:rsidP="00102981">
      <w:pPr>
        <w:pStyle w:val="BodyText"/>
        <w:jc w:val="center"/>
        <w:rPr>
          <w:b/>
          <w:bCs/>
          <w:sz w:val="56"/>
          <w:szCs w:val="56"/>
        </w:rPr>
      </w:pPr>
      <w:r w:rsidRPr="00102981">
        <w:rPr>
          <w:b/>
          <w:bCs/>
          <w:sz w:val="56"/>
          <w:szCs w:val="56"/>
        </w:rPr>
        <w:t>REFERENCES</w:t>
      </w:r>
    </w:p>
    <w:p w14:paraId="0E3C92B5" w14:textId="77777777" w:rsidR="005E563A" w:rsidRDefault="005E563A">
      <w:pPr>
        <w:pStyle w:val="BodyText"/>
        <w:rPr>
          <w:b/>
          <w:sz w:val="20"/>
        </w:rPr>
      </w:pPr>
    </w:p>
    <w:p w14:paraId="44D4EC11" w14:textId="77777777" w:rsidR="005E563A" w:rsidRDefault="005E563A">
      <w:pPr>
        <w:pStyle w:val="BodyText"/>
        <w:rPr>
          <w:b/>
          <w:sz w:val="20"/>
        </w:rPr>
      </w:pPr>
    </w:p>
    <w:p w14:paraId="37711880" w14:textId="77777777" w:rsidR="005E563A" w:rsidRDefault="005E563A">
      <w:pPr>
        <w:pStyle w:val="BodyText"/>
        <w:rPr>
          <w:b/>
          <w:sz w:val="20"/>
        </w:rPr>
      </w:pPr>
    </w:p>
    <w:p w14:paraId="08C5B58E" w14:textId="77777777" w:rsidR="005E563A" w:rsidRDefault="005E563A">
      <w:pPr>
        <w:pStyle w:val="BodyText"/>
        <w:rPr>
          <w:b/>
          <w:sz w:val="20"/>
        </w:rPr>
      </w:pPr>
    </w:p>
    <w:p w14:paraId="23D2ADE7" w14:textId="77777777" w:rsidR="005E563A" w:rsidRDefault="005E563A">
      <w:pPr>
        <w:pStyle w:val="BodyText"/>
        <w:rPr>
          <w:b/>
          <w:sz w:val="20"/>
        </w:rPr>
      </w:pPr>
    </w:p>
    <w:p w14:paraId="64663BED" w14:textId="77777777" w:rsidR="005E563A" w:rsidRDefault="005E563A">
      <w:pPr>
        <w:pStyle w:val="BodyText"/>
        <w:rPr>
          <w:b/>
          <w:sz w:val="20"/>
        </w:rPr>
      </w:pPr>
    </w:p>
    <w:p w14:paraId="4115D81A" w14:textId="77777777" w:rsidR="005E563A" w:rsidRDefault="005E563A">
      <w:pPr>
        <w:pStyle w:val="BodyText"/>
        <w:rPr>
          <w:b/>
          <w:sz w:val="20"/>
        </w:rPr>
      </w:pPr>
    </w:p>
    <w:p w14:paraId="7E103196" w14:textId="77777777" w:rsidR="005E563A" w:rsidRDefault="005E563A">
      <w:pPr>
        <w:pStyle w:val="BodyText"/>
        <w:rPr>
          <w:b/>
          <w:sz w:val="20"/>
        </w:rPr>
      </w:pPr>
    </w:p>
    <w:p w14:paraId="4E4B4705" w14:textId="77777777" w:rsidR="005E563A" w:rsidRDefault="005E563A">
      <w:pPr>
        <w:pStyle w:val="BodyText"/>
        <w:rPr>
          <w:b/>
          <w:sz w:val="20"/>
        </w:rPr>
      </w:pPr>
    </w:p>
    <w:p w14:paraId="38F06AA7" w14:textId="77777777" w:rsidR="005E563A" w:rsidRDefault="005E563A">
      <w:pPr>
        <w:pStyle w:val="BodyText"/>
        <w:rPr>
          <w:b/>
          <w:sz w:val="20"/>
        </w:rPr>
      </w:pPr>
    </w:p>
    <w:p w14:paraId="7A38485B" w14:textId="77777777" w:rsidR="005E563A" w:rsidRDefault="005E563A">
      <w:pPr>
        <w:pStyle w:val="BodyText"/>
        <w:rPr>
          <w:b/>
          <w:sz w:val="20"/>
        </w:rPr>
      </w:pPr>
    </w:p>
    <w:p w14:paraId="5C3CB408" w14:textId="77777777" w:rsidR="005E563A" w:rsidRDefault="005E563A">
      <w:pPr>
        <w:pStyle w:val="BodyText"/>
        <w:rPr>
          <w:b/>
          <w:sz w:val="20"/>
        </w:rPr>
      </w:pPr>
    </w:p>
    <w:p w14:paraId="1FD3832E" w14:textId="77777777" w:rsidR="005E563A" w:rsidRDefault="005E563A">
      <w:pPr>
        <w:pStyle w:val="BodyText"/>
        <w:rPr>
          <w:b/>
          <w:sz w:val="20"/>
        </w:rPr>
      </w:pPr>
    </w:p>
    <w:p w14:paraId="105C413F" w14:textId="77777777" w:rsidR="005E563A" w:rsidRDefault="005E563A">
      <w:pPr>
        <w:pStyle w:val="BodyText"/>
        <w:spacing w:before="6"/>
        <w:rPr>
          <w:b/>
          <w:sz w:val="22"/>
        </w:rPr>
      </w:pPr>
    </w:p>
    <w:p w14:paraId="3225B936" w14:textId="77777777" w:rsidR="005E563A" w:rsidRDefault="005E563A">
      <w:pPr>
        <w:spacing w:line="352" w:lineRule="auto"/>
        <w:sectPr w:rsidR="005E563A" w:rsidSect="00C65A78">
          <w:headerReference w:type="default" r:id="rId143"/>
          <w:footerReference w:type="default" r:id="rId144"/>
          <w:pgSz w:w="12240" w:h="15840"/>
          <w:pgMar w:top="1500" w:right="1720" w:bottom="280" w:left="1720" w:header="0" w:footer="0" w:gutter="0"/>
          <w:cols w:space="720"/>
        </w:sectPr>
      </w:pPr>
    </w:p>
    <w:p w14:paraId="1D927860" w14:textId="6CE8A6F5" w:rsidR="07FB729A" w:rsidRDefault="07FB729A" w:rsidP="0054324B">
      <w:pPr>
        <w:pStyle w:val="Heading4"/>
        <w:spacing w:before="60"/>
        <w:ind w:left="3331" w:right="3254"/>
        <w:rPr>
          <w:highlight w:val="yellow"/>
        </w:rPr>
      </w:pPr>
      <w:r w:rsidRPr="07FB729A">
        <w:rPr>
          <w:highlight w:val="yellow"/>
        </w:rPr>
        <w:lastRenderedPageBreak/>
        <w:t>REFERENCES</w:t>
      </w:r>
    </w:p>
    <w:p w14:paraId="4DFDE4D0" w14:textId="77777777" w:rsidR="005E563A" w:rsidRDefault="005E563A" w:rsidP="07FB729A">
      <w:pPr>
        <w:pStyle w:val="BodyText"/>
        <w:spacing w:before="4"/>
        <w:jc w:val="both"/>
        <w:rPr>
          <w:b/>
          <w:bCs/>
          <w:i/>
          <w:iCs/>
          <w:sz w:val="33"/>
          <w:szCs w:val="33"/>
        </w:rPr>
      </w:pPr>
    </w:p>
    <w:p w14:paraId="161DCC5C" w14:textId="574BF24F" w:rsidR="005E563A" w:rsidRPr="006379B9" w:rsidRDefault="00892739" w:rsidP="07FB729A">
      <w:pPr>
        <w:pStyle w:val="ListParagraph"/>
        <w:numPr>
          <w:ilvl w:val="0"/>
          <w:numId w:val="11"/>
        </w:numPr>
        <w:tabs>
          <w:tab w:val="left" w:pos="439"/>
        </w:tabs>
        <w:spacing w:line="360" w:lineRule="auto"/>
        <w:ind w:left="100" w:right="110" w:firstLine="0"/>
        <w:jc w:val="both"/>
        <w:rPr>
          <w:b/>
          <w:bCs/>
          <w:i/>
          <w:iCs/>
          <w:color w:val="000000" w:themeColor="text1"/>
          <w:sz w:val="24"/>
          <w:szCs w:val="24"/>
        </w:rPr>
      </w:pPr>
      <w:r w:rsidRPr="006379B9">
        <w:rPr>
          <w:b/>
          <w:bCs/>
          <w:i/>
          <w:iCs/>
          <w:sz w:val="24"/>
          <w:szCs w:val="24"/>
        </w:rPr>
        <w:t xml:space="preserve"> </w:t>
      </w:r>
      <w:r w:rsidR="07FB729A" w:rsidRPr="006379B9">
        <w:rPr>
          <w:b/>
          <w:bCs/>
          <w:i/>
          <w:iCs/>
          <w:color w:val="000000" w:themeColor="text1"/>
          <w:sz w:val="24"/>
          <w:szCs w:val="24"/>
        </w:rPr>
        <w:t xml:space="preserve">H. </w:t>
      </w:r>
      <w:proofErr w:type="spellStart"/>
      <w:r w:rsidR="07FB729A" w:rsidRPr="006379B9">
        <w:rPr>
          <w:b/>
          <w:bCs/>
          <w:i/>
          <w:iCs/>
          <w:color w:val="000000" w:themeColor="text1"/>
          <w:sz w:val="24"/>
          <w:szCs w:val="24"/>
        </w:rPr>
        <w:t>Abbasimehr</w:t>
      </w:r>
      <w:proofErr w:type="spellEnd"/>
      <w:r w:rsidR="07FB729A" w:rsidRPr="006379B9">
        <w:rPr>
          <w:b/>
          <w:bCs/>
          <w:i/>
          <w:iCs/>
          <w:color w:val="000000" w:themeColor="text1"/>
          <w:sz w:val="24"/>
          <w:szCs w:val="24"/>
        </w:rPr>
        <w:t xml:space="preserve">, M. </w:t>
      </w:r>
      <w:proofErr w:type="spellStart"/>
      <w:r w:rsidR="07FB729A" w:rsidRPr="006379B9">
        <w:rPr>
          <w:b/>
          <w:bCs/>
          <w:i/>
          <w:iCs/>
          <w:color w:val="000000" w:themeColor="text1"/>
          <w:sz w:val="24"/>
          <w:szCs w:val="24"/>
        </w:rPr>
        <w:t>Setak</w:t>
      </w:r>
      <w:proofErr w:type="spellEnd"/>
      <w:r w:rsidR="07FB729A" w:rsidRPr="006379B9">
        <w:rPr>
          <w:b/>
          <w:bCs/>
          <w:i/>
          <w:iCs/>
          <w:color w:val="000000" w:themeColor="text1"/>
          <w:sz w:val="24"/>
          <w:szCs w:val="24"/>
        </w:rPr>
        <w:t xml:space="preserve">, M. </w:t>
      </w:r>
      <w:proofErr w:type="spellStart"/>
      <w:r w:rsidR="07FB729A" w:rsidRPr="006379B9">
        <w:rPr>
          <w:b/>
          <w:bCs/>
          <w:i/>
          <w:iCs/>
          <w:color w:val="000000" w:themeColor="text1"/>
          <w:sz w:val="24"/>
          <w:szCs w:val="24"/>
        </w:rPr>
        <w:t>Tarokh</w:t>
      </w:r>
      <w:proofErr w:type="spellEnd"/>
      <w:r w:rsidR="07FB729A" w:rsidRPr="006379B9">
        <w:rPr>
          <w:b/>
          <w:bCs/>
          <w:i/>
          <w:iCs/>
          <w:color w:val="000000" w:themeColor="text1"/>
          <w:sz w:val="24"/>
          <w:szCs w:val="24"/>
        </w:rPr>
        <w:t>. A Neuro-Fuzzy Classifier for Customer Churn Prediction</w:t>
      </w:r>
    </w:p>
    <w:p w14:paraId="4A10F473" w14:textId="77777777" w:rsidR="0054324B" w:rsidRPr="006379B9" w:rsidRDefault="0054324B" w:rsidP="0054324B">
      <w:pPr>
        <w:pStyle w:val="ListParagraph"/>
        <w:tabs>
          <w:tab w:val="left" w:pos="439"/>
        </w:tabs>
        <w:spacing w:line="360" w:lineRule="auto"/>
        <w:ind w:left="100" w:right="110" w:firstLine="0"/>
        <w:jc w:val="both"/>
        <w:rPr>
          <w:b/>
          <w:bCs/>
          <w:i/>
          <w:iCs/>
          <w:color w:val="000000" w:themeColor="text1"/>
          <w:sz w:val="24"/>
          <w:szCs w:val="24"/>
        </w:rPr>
      </w:pPr>
    </w:p>
    <w:p w14:paraId="46F0FC7C" w14:textId="712245C7" w:rsidR="005E563A" w:rsidRPr="006379B9" w:rsidRDefault="07FB729A" w:rsidP="07FB729A">
      <w:pPr>
        <w:pStyle w:val="ListParagraph"/>
        <w:numPr>
          <w:ilvl w:val="0"/>
          <w:numId w:val="11"/>
        </w:numPr>
        <w:tabs>
          <w:tab w:val="left" w:pos="439"/>
        </w:tabs>
        <w:spacing w:line="360" w:lineRule="auto"/>
        <w:ind w:left="100" w:right="110" w:firstLine="0"/>
        <w:jc w:val="both"/>
        <w:rPr>
          <w:b/>
          <w:bCs/>
          <w:i/>
          <w:iCs/>
          <w:color w:val="000000" w:themeColor="text1"/>
          <w:sz w:val="24"/>
          <w:szCs w:val="24"/>
        </w:rPr>
      </w:pPr>
      <w:r w:rsidRPr="006379B9">
        <w:rPr>
          <w:b/>
          <w:bCs/>
          <w:i/>
          <w:iCs/>
          <w:color w:val="000000" w:themeColor="text1"/>
          <w:sz w:val="24"/>
          <w:szCs w:val="24"/>
        </w:rPr>
        <w:t>V. Lazarov and M. Capota. Churn Prediction. Business Analytics Course. TUM Computer Science, December 2007</w:t>
      </w:r>
    </w:p>
    <w:p w14:paraId="708832BF" w14:textId="77777777" w:rsidR="0054324B" w:rsidRPr="006379B9" w:rsidRDefault="0054324B" w:rsidP="0054324B">
      <w:pPr>
        <w:tabs>
          <w:tab w:val="left" w:pos="439"/>
        </w:tabs>
        <w:spacing w:line="360" w:lineRule="auto"/>
        <w:ind w:right="110"/>
        <w:jc w:val="both"/>
        <w:rPr>
          <w:b/>
          <w:bCs/>
          <w:i/>
          <w:iCs/>
          <w:color w:val="000000" w:themeColor="text1"/>
          <w:sz w:val="24"/>
          <w:szCs w:val="24"/>
        </w:rPr>
      </w:pPr>
    </w:p>
    <w:p w14:paraId="71BC08D5" w14:textId="13C72100" w:rsidR="005E563A" w:rsidRPr="006379B9" w:rsidRDefault="07FB729A" w:rsidP="07FB729A">
      <w:pPr>
        <w:pStyle w:val="ListParagraph"/>
        <w:numPr>
          <w:ilvl w:val="0"/>
          <w:numId w:val="11"/>
        </w:numPr>
        <w:tabs>
          <w:tab w:val="left" w:pos="439"/>
        </w:tabs>
        <w:spacing w:line="360" w:lineRule="auto"/>
        <w:ind w:left="100" w:right="110" w:firstLine="0"/>
        <w:jc w:val="both"/>
        <w:rPr>
          <w:b/>
          <w:bCs/>
          <w:i/>
          <w:iCs/>
          <w:color w:val="000000" w:themeColor="text1"/>
          <w:sz w:val="24"/>
          <w:szCs w:val="24"/>
        </w:rPr>
      </w:pPr>
      <w:proofErr w:type="gramStart"/>
      <w:r w:rsidRPr="006379B9">
        <w:rPr>
          <w:b/>
          <w:bCs/>
          <w:i/>
          <w:iCs/>
          <w:color w:val="000000" w:themeColor="text1"/>
          <w:sz w:val="24"/>
          <w:szCs w:val="24"/>
        </w:rPr>
        <w:t>.Carlo</w:t>
      </w:r>
      <w:proofErr w:type="gramEnd"/>
      <w:r w:rsidRPr="006379B9">
        <w:rPr>
          <w:b/>
          <w:bCs/>
          <w:i/>
          <w:iCs/>
          <w:color w:val="000000" w:themeColor="text1"/>
          <w:sz w:val="24"/>
          <w:szCs w:val="24"/>
        </w:rPr>
        <w:t xml:space="preserve"> </w:t>
      </w:r>
      <w:proofErr w:type="spellStart"/>
      <w:r w:rsidRPr="006379B9">
        <w:rPr>
          <w:b/>
          <w:bCs/>
          <w:i/>
          <w:iCs/>
          <w:color w:val="000000" w:themeColor="text1"/>
          <w:sz w:val="24"/>
          <w:szCs w:val="24"/>
        </w:rPr>
        <w:t>Vercellis</w:t>
      </w:r>
      <w:proofErr w:type="spellEnd"/>
      <w:r w:rsidRPr="006379B9">
        <w:rPr>
          <w:b/>
          <w:bCs/>
          <w:i/>
          <w:iCs/>
          <w:color w:val="000000" w:themeColor="text1"/>
          <w:sz w:val="24"/>
          <w:szCs w:val="24"/>
        </w:rPr>
        <w:t>, Business Intelligence: Data Mining and Optimization for Decision Making, John Wiley &amp; Sons, Ltd. 2009 ISBN: 978-0-470-51138-1</w:t>
      </w:r>
    </w:p>
    <w:p w14:paraId="20604C8C" w14:textId="49B36487" w:rsidR="005E563A" w:rsidRPr="006379B9" w:rsidRDefault="005E563A" w:rsidP="07FB729A">
      <w:pPr>
        <w:tabs>
          <w:tab w:val="left" w:pos="439"/>
        </w:tabs>
        <w:spacing w:line="360" w:lineRule="auto"/>
        <w:ind w:right="110"/>
        <w:jc w:val="both"/>
        <w:rPr>
          <w:b/>
          <w:bCs/>
          <w:i/>
          <w:iCs/>
          <w:color w:val="000000" w:themeColor="text1"/>
          <w:sz w:val="24"/>
          <w:szCs w:val="24"/>
        </w:rPr>
      </w:pPr>
    </w:p>
    <w:p w14:paraId="169C3EA6" w14:textId="39D8BAA0" w:rsidR="005E563A" w:rsidRPr="006379B9" w:rsidRDefault="07FB729A" w:rsidP="07FB729A">
      <w:pPr>
        <w:pStyle w:val="ListParagraph"/>
        <w:numPr>
          <w:ilvl w:val="0"/>
          <w:numId w:val="11"/>
        </w:numPr>
        <w:spacing w:line="360" w:lineRule="auto"/>
        <w:jc w:val="both"/>
        <w:rPr>
          <w:b/>
          <w:bCs/>
          <w:i/>
          <w:iCs/>
          <w:color w:val="000000" w:themeColor="text1"/>
          <w:sz w:val="24"/>
          <w:szCs w:val="24"/>
        </w:rPr>
      </w:pPr>
      <w:r w:rsidRPr="006379B9">
        <w:rPr>
          <w:b/>
          <w:bCs/>
          <w:i/>
          <w:iCs/>
          <w:color w:val="000000" w:themeColor="text1"/>
          <w:sz w:val="24"/>
          <w:szCs w:val="24"/>
        </w:rPr>
        <w:t>S. Gotovac. “Modeling Data Mining Applications for Prediction of Prepaid Churn in Telecommunication Services,” vol. 51, no. 3, pp. 275-283, 2010</w:t>
      </w:r>
    </w:p>
    <w:p w14:paraId="6D14734B" w14:textId="779F4E85" w:rsidR="005E563A" w:rsidRPr="006379B9" w:rsidRDefault="005E563A" w:rsidP="07FB729A">
      <w:pPr>
        <w:spacing w:line="360" w:lineRule="auto"/>
        <w:jc w:val="both"/>
        <w:rPr>
          <w:b/>
          <w:bCs/>
          <w:i/>
          <w:iCs/>
          <w:color w:val="000000" w:themeColor="text1"/>
          <w:sz w:val="24"/>
          <w:szCs w:val="24"/>
        </w:rPr>
      </w:pPr>
    </w:p>
    <w:p w14:paraId="4A136708" w14:textId="21A81A86" w:rsidR="005E563A" w:rsidRPr="006379B9" w:rsidRDefault="07FB729A" w:rsidP="07FB729A">
      <w:pPr>
        <w:pStyle w:val="ListParagraph"/>
        <w:numPr>
          <w:ilvl w:val="0"/>
          <w:numId w:val="11"/>
        </w:numPr>
        <w:spacing w:line="360" w:lineRule="auto"/>
        <w:jc w:val="both"/>
        <w:rPr>
          <w:b/>
          <w:bCs/>
          <w:i/>
          <w:iCs/>
          <w:color w:val="000000" w:themeColor="text1"/>
          <w:sz w:val="24"/>
          <w:szCs w:val="24"/>
        </w:rPr>
      </w:pPr>
      <w:r w:rsidRPr="006379B9">
        <w:rPr>
          <w:b/>
          <w:bCs/>
          <w:i/>
          <w:iCs/>
          <w:color w:val="000000" w:themeColor="text1"/>
          <w:sz w:val="24"/>
          <w:szCs w:val="24"/>
        </w:rPr>
        <w:t>H. Kim, and C. Yoon, “Determinants of subscriber churn and customer loyalty in the Korean mobile telephony market.” Telecommunications Policy. Vol. 28 No.: PP. 751-765, 2004.</w:t>
      </w:r>
    </w:p>
    <w:p w14:paraId="0CC08BA3" w14:textId="1EE46C36" w:rsidR="005E563A" w:rsidRPr="006379B9" w:rsidRDefault="005E563A" w:rsidP="07FB729A">
      <w:pPr>
        <w:spacing w:line="360" w:lineRule="auto"/>
        <w:jc w:val="both"/>
        <w:rPr>
          <w:b/>
          <w:bCs/>
          <w:i/>
          <w:iCs/>
          <w:color w:val="000000" w:themeColor="text1"/>
          <w:sz w:val="24"/>
          <w:szCs w:val="24"/>
        </w:rPr>
      </w:pPr>
    </w:p>
    <w:p w14:paraId="0A9C6AC8" w14:textId="699376E3" w:rsidR="006379B9" w:rsidRPr="006379B9" w:rsidRDefault="07FB729A" w:rsidP="006379B9">
      <w:pPr>
        <w:pStyle w:val="ListParagraph"/>
        <w:numPr>
          <w:ilvl w:val="0"/>
          <w:numId w:val="11"/>
        </w:numPr>
        <w:spacing w:line="360" w:lineRule="auto"/>
        <w:jc w:val="both"/>
        <w:rPr>
          <w:b/>
          <w:bCs/>
          <w:i/>
          <w:iCs/>
          <w:color w:val="000000" w:themeColor="text1"/>
          <w:sz w:val="24"/>
          <w:szCs w:val="24"/>
        </w:rPr>
      </w:pPr>
      <w:r w:rsidRPr="006379B9">
        <w:rPr>
          <w:b/>
          <w:bCs/>
          <w:i/>
          <w:iCs/>
          <w:color w:val="000000" w:themeColor="text1"/>
          <w:sz w:val="24"/>
          <w:szCs w:val="24"/>
        </w:rPr>
        <w:t xml:space="preserve">M. </w:t>
      </w:r>
      <w:proofErr w:type="spellStart"/>
      <w:r w:rsidRPr="006379B9">
        <w:rPr>
          <w:b/>
          <w:bCs/>
          <w:i/>
          <w:iCs/>
          <w:color w:val="000000" w:themeColor="text1"/>
          <w:sz w:val="24"/>
          <w:szCs w:val="24"/>
        </w:rPr>
        <w:t>Hassouna</w:t>
      </w:r>
      <w:proofErr w:type="spellEnd"/>
      <w:r w:rsidRPr="006379B9">
        <w:rPr>
          <w:b/>
          <w:bCs/>
          <w:i/>
          <w:iCs/>
          <w:color w:val="000000" w:themeColor="text1"/>
          <w:sz w:val="24"/>
          <w:szCs w:val="24"/>
        </w:rPr>
        <w:t>, Agent Based Modelling and Simulation: An Examination of Customer Retention in the UK Mobile Market. PhD thesis, Brunel University, UK, 2012.</w:t>
      </w:r>
    </w:p>
    <w:p w14:paraId="253202A6" w14:textId="77777777" w:rsidR="006379B9" w:rsidRPr="006379B9" w:rsidRDefault="006379B9" w:rsidP="006379B9">
      <w:pPr>
        <w:spacing w:line="360" w:lineRule="auto"/>
        <w:ind w:left="99"/>
        <w:jc w:val="both"/>
        <w:rPr>
          <w:b/>
          <w:bCs/>
          <w:i/>
          <w:iCs/>
          <w:color w:val="000000" w:themeColor="text1"/>
          <w:sz w:val="24"/>
          <w:szCs w:val="24"/>
        </w:rPr>
      </w:pPr>
    </w:p>
    <w:p w14:paraId="12F7F03E" w14:textId="592E743C" w:rsidR="005E563A" w:rsidRPr="006379B9" w:rsidRDefault="07FB729A" w:rsidP="07FB729A">
      <w:pPr>
        <w:pStyle w:val="ListParagraph"/>
        <w:numPr>
          <w:ilvl w:val="0"/>
          <w:numId w:val="11"/>
        </w:numPr>
        <w:spacing w:line="360" w:lineRule="auto"/>
        <w:jc w:val="both"/>
        <w:rPr>
          <w:b/>
          <w:bCs/>
          <w:i/>
          <w:iCs/>
          <w:color w:val="000000" w:themeColor="text1"/>
          <w:sz w:val="24"/>
          <w:szCs w:val="24"/>
        </w:rPr>
      </w:pPr>
      <w:r w:rsidRPr="006379B9">
        <w:rPr>
          <w:b/>
          <w:bCs/>
          <w:i/>
          <w:iCs/>
          <w:color w:val="000000" w:themeColor="text1"/>
          <w:sz w:val="24"/>
          <w:szCs w:val="24"/>
        </w:rPr>
        <w:t xml:space="preserve">K. Muata, and O. Bryson, Evaluation </w:t>
      </w:r>
      <w:proofErr w:type="gramStart"/>
      <w:r w:rsidRPr="006379B9">
        <w:rPr>
          <w:b/>
          <w:bCs/>
          <w:i/>
          <w:iCs/>
          <w:color w:val="000000" w:themeColor="text1"/>
          <w:sz w:val="24"/>
          <w:szCs w:val="24"/>
        </w:rPr>
        <w:t>of  Decision</w:t>
      </w:r>
      <w:proofErr w:type="gramEnd"/>
      <w:r w:rsidRPr="006379B9">
        <w:rPr>
          <w:b/>
          <w:bCs/>
          <w:i/>
          <w:iCs/>
          <w:color w:val="000000" w:themeColor="text1"/>
          <w:sz w:val="24"/>
          <w:szCs w:val="24"/>
        </w:rPr>
        <w:t xml:space="preserve"> Trees: </w:t>
      </w:r>
      <w:proofErr w:type="spellStart"/>
      <w:r w:rsidRPr="006379B9">
        <w:rPr>
          <w:b/>
          <w:bCs/>
          <w:i/>
          <w:iCs/>
          <w:color w:val="000000" w:themeColor="text1"/>
          <w:sz w:val="24"/>
          <w:szCs w:val="24"/>
        </w:rPr>
        <w:t>AMulti</w:t>
      </w:r>
      <w:proofErr w:type="spellEnd"/>
      <w:r w:rsidRPr="006379B9">
        <w:rPr>
          <w:b/>
          <w:bCs/>
          <w:i/>
          <w:iCs/>
          <w:color w:val="000000" w:themeColor="text1"/>
          <w:sz w:val="24"/>
          <w:szCs w:val="24"/>
        </w:rPr>
        <w:t xml:space="preserve"> Criteria Approach, Computers and Operational Research, 31, 1933-1945, 2004</w:t>
      </w:r>
    </w:p>
    <w:p w14:paraId="6F2C94F2" w14:textId="63DF26EB" w:rsidR="005E563A" w:rsidRPr="006379B9" w:rsidRDefault="005E563A" w:rsidP="07FB729A">
      <w:pPr>
        <w:spacing w:line="360" w:lineRule="auto"/>
        <w:jc w:val="both"/>
        <w:rPr>
          <w:b/>
          <w:bCs/>
          <w:i/>
          <w:iCs/>
          <w:color w:val="000000" w:themeColor="text1"/>
          <w:sz w:val="24"/>
          <w:szCs w:val="24"/>
        </w:rPr>
      </w:pPr>
    </w:p>
    <w:p w14:paraId="118A6347" w14:textId="4C61819A" w:rsidR="005E563A" w:rsidRPr="006379B9" w:rsidRDefault="07FB729A" w:rsidP="07FB729A">
      <w:pPr>
        <w:pStyle w:val="ListParagraph"/>
        <w:numPr>
          <w:ilvl w:val="0"/>
          <w:numId w:val="11"/>
        </w:numPr>
        <w:spacing w:line="360" w:lineRule="auto"/>
        <w:jc w:val="both"/>
        <w:rPr>
          <w:b/>
          <w:bCs/>
          <w:i/>
          <w:iCs/>
          <w:color w:val="000000" w:themeColor="text1"/>
          <w:sz w:val="24"/>
          <w:szCs w:val="24"/>
        </w:rPr>
      </w:pPr>
      <w:r w:rsidRPr="006379B9">
        <w:rPr>
          <w:b/>
          <w:bCs/>
          <w:i/>
          <w:iCs/>
          <w:color w:val="000000" w:themeColor="text1"/>
          <w:sz w:val="24"/>
          <w:szCs w:val="24"/>
        </w:rPr>
        <w:t>W. Au, C. Chan, and X. Yao, A Novel Evolutionary Data Mining Algorithm with Applications to Churn Prediction, IEEE transactions on evolutionary computation, 7, 6, 532-545, 2003.</w:t>
      </w:r>
    </w:p>
    <w:p w14:paraId="2B96EC26" w14:textId="3D1FE746" w:rsidR="005E563A" w:rsidRPr="006379B9" w:rsidRDefault="005E563A" w:rsidP="07FB729A">
      <w:pPr>
        <w:spacing w:line="360" w:lineRule="auto"/>
        <w:jc w:val="both"/>
        <w:rPr>
          <w:b/>
          <w:bCs/>
          <w:i/>
          <w:iCs/>
          <w:color w:val="000000" w:themeColor="text1"/>
          <w:sz w:val="24"/>
          <w:szCs w:val="24"/>
        </w:rPr>
      </w:pPr>
    </w:p>
    <w:p w14:paraId="5D1F2D83" w14:textId="608581D1" w:rsidR="005E563A" w:rsidRPr="006379B9" w:rsidRDefault="07FB729A" w:rsidP="07FB729A">
      <w:pPr>
        <w:pStyle w:val="ListParagraph"/>
        <w:numPr>
          <w:ilvl w:val="0"/>
          <w:numId w:val="11"/>
        </w:numPr>
        <w:spacing w:line="360" w:lineRule="auto"/>
        <w:jc w:val="both"/>
        <w:rPr>
          <w:b/>
          <w:bCs/>
          <w:i/>
          <w:iCs/>
          <w:color w:val="000000" w:themeColor="text1"/>
          <w:sz w:val="24"/>
          <w:szCs w:val="24"/>
        </w:rPr>
      </w:pPr>
      <w:r w:rsidRPr="006379B9">
        <w:rPr>
          <w:b/>
          <w:bCs/>
          <w:i/>
          <w:iCs/>
          <w:color w:val="000000" w:themeColor="text1"/>
          <w:sz w:val="24"/>
          <w:szCs w:val="24"/>
        </w:rPr>
        <w:t xml:space="preserve">R. Behara, W. Fisher, and J. </w:t>
      </w:r>
      <w:proofErr w:type="spellStart"/>
      <w:r w:rsidRPr="006379B9">
        <w:rPr>
          <w:b/>
          <w:bCs/>
          <w:i/>
          <w:iCs/>
          <w:color w:val="000000" w:themeColor="text1"/>
          <w:sz w:val="24"/>
          <w:szCs w:val="24"/>
        </w:rPr>
        <w:t>Lemmink</w:t>
      </w:r>
      <w:proofErr w:type="spellEnd"/>
      <w:r w:rsidRPr="006379B9">
        <w:rPr>
          <w:b/>
          <w:bCs/>
          <w:i/>
          <w:iCs/>
          <w:color w:val="000000" w:themeColor="text1"/>
          <w:sz w:val="24"/>
          <w:szCs w:val="24"/>
        </w:rPr>
        <w:t>, Modelling and Evaluating Service Quality Measurement Using Neural Networks, International journal of operations and production management, 22, 10, 1162-1185, 2002.</w:t>
      </w:r>
    </w:p>
    <w:sectPr w:rsidR="005E563A" w:rsidRPr="006379B9" w:rsidSect="00C65A78">
      <w:headerReference w:type="default" r:id="rId145"/>
      <w:footerReference w:type="default" r:id="rId146"/>
      <w:pgSz w:w="11910" w:h="16840"/>
      <w:pgMar w:top="1360" w:right="1420" w:bottom="1200" w:left="134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4E77C" w14:textId="77777777" w:rsidR="00401023" w:rsidRDefault="00401023">
      <w:r>
        <w:separator/>
      </w:r>
    </w:p>
  </w:endnote>
  <w:endnote w:type="continuationSeparator" w:id="0">
    <w:p w14:paraId="160AC4AD" w14:textId="77777777" w:rsidR="00401023" w:rsidRDefault="00401023">
      <w:r>
        <w:continuationSeparator/>
      </w:r>
    </w:p>
  </w:endnote>
  <w:endnote w:type="continuationNotice" w:id="1">
    <w:p w14:paraId="31F4FB38" w14:textId="77777777" w:rsidR="00401023" w:rsidRDefault="004010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Montserrat">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 w:name="Gadugi">
    <w:panose1 w:val="020B0502040204020203"/>
    <w:charset w:val="00"/>
    <w:family w:val="swiss"/>
    <w:pitch w:val="variable"/>
    <w:sig w:usb0="80000003" w:usb1="02000000" w:usb2="00003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7C90" w14:textId="77777777" w:rsidR="00BD4D77" w:rsidRDefault="00BD4D77">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6B5740C" w14:textId="77777777" w:rsidR="00BD4D77" w:rsidRDefault="00BD4D7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38F49" w14:textId="77777777" w:rsidR="00330639" w:rsidRDefault="00330639">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7743767" w14:textId="5B3F9935" w:rsidR="00A57F61" w:rsidRDefault="00A57F6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EFBCB" w14:textId="77777777" w:rsidR="00544DC1" w:rsidRDefault="00544DC1">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6CF08D89" w14:textId="085D33AD" w:rsidR="00A57F61" w:rsidRPr="00A44A91" w:rsidRDefault="00A57F61" w:rsidP="00A44A9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52DF5" w14:textId="77777777" w:rsidR="00544DC1" w:rsidRDefault="00544DC1">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6C29B035" w14:textId="77777777" w:rsidR="005E563A" w:rsidRDefault="005E563A">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426B" w14:textId="77777777" w:rsidR="00544DC1" w:rsidRDefault="00544DC1">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5204B4C6" w14:textId="77777777" w:rsidR="00544DC1" w:rsidRDefault="00544DC1">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1D863"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C822CD9" w14:textId="77777777" w:rsidR="005E563A" w:rsidRDefault="005E563A">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92054"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74CB06BC" w14:textId="649E1A88" w:rsidR="005E563A" w:rsidRDefault="005E563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691C"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24E60419" w14:textId="77777777" w:rsidR="005E563A" w:rsidRDefault="005E563A">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28B95"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268C2E03" w14:textId="507EADF6" w:rsidR="005E563A" w:rsidRPr="00CA4D74" w:rsidRDefault="005E563A" w:rsidP="00CA4D74">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05FF2"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4793C2FB" w14:textId="77777777" w:rsidR="00C65A78" w:rsidRPr="00CA4D74" w:rsidRDefault="00C65A78" w:rsidP="00CA4D74">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815F"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2875B01E" w14:textId="77777777" w:rsidR="00C65A78" w:rsidRPr="00CA4D74" w:rsidRDefault="00C65A78" w:rsidP="00CA4D7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20C1E" w14:textId="77777777" w:rsidR="00BD4D77" w:rsidRDefault="00BD4D77">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F95FE3A" w14:textId="53B77570" w:rsidR="00A57F61" w:rsidRDefault="00A57F6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932C"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10CC6C94" w14:textId="77777777" w:rsidR="00C65A78" w:rsidRPr="00CA4D74" w:rsidRDefault="00C65A78" w:rsidP="00CA4D74">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78A2"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8312089" w14:textId="77777777" w:rsidR="00C65A78" w:rsidRPr="00CA4D74" w:rsidRDefault="00C65A78" w:rsidP="00CA4D74">
    <w:pPr>
      <w:pStyle w:val="Footer"/>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20ED0"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785C83C8" w14:textId="77777777" w:rsidR="005E563A" w:rsidRDefault="005E563A">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3978A"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75A2E18" w14:textId="77777777" w:rsidR="00C65A78" w:rsidRDefault="00C65A78">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8CF71"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A6967CC" w14:textId="77777777" w:rsidR="00C65A78" w:rsidRDefault="00C65A78">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00B07"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4167EB6B" w14:textId="77777777" w:rsidR="00C65A78" w:rsidRDefault="00C65A78">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A862A"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32112860" w14:textId="77777777" w:rsidR="00C65A78" w:rsidRDefault="00C65A78">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B0EB" w14:textId="77777777" w:rsidR="008E27C8" w:rsidRDefault="008E27C8">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2121CD5B" w14:textId="77777777" w:rsidR="00C65A78" w:rsidRDefault="00C65A78">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7993A" w14:textId="77777777" w:rsidR="00330639" w:rsidRDefault="00330639">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57DB28A0" w14:textId="77777777" w:rsidR="00B23F9D" w:rsidRDefault="00B23F9D">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2F848" w14:textId="77777777" w:rsidR="00330639" w:rsidRDefault="00330639">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78FAB32E" w14:textId="77777777" w:rsidR="00B23F9D" w:rsidRDefault="00B23F9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B890" w14:textId="77777777" w:rsidR="00BD4D77" w:rsidRDefault="00BD4D77">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73AB5FC6" w14:textId="251CB2C4" w:rsidR="00A57F61" w:rsidRDefault="00A57F61">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D0619" w14:textId="77777777" w:rsidR="00330639" w:rsidRDefault="00330639">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29FA5B8A" w14:textId="77777777" w:rsidR="009003A9" w:rsidRDefault="009003A9">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82F3D" w14:textId="77777777" w:rsidR="00BD4D77" w:rsidRDefault="00BD4D77">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4C9F50AB" w14:textId="77777777" w:rsidR="009003A9" w:rsidRDefault="009003A9">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5E6D4" w14:textId="77777777" w:rsidR="007C3E60" w:rsidRDefault="007C3E6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18D22F80" w14:textId="627B06EF" w:rsidR="004226B6" w:rsidRPr="004226B6" w:rsidRDefault="004226B6" w:rsidP="004226B6">
    <w:pPr>
      <w:pStyle w:val="Footer"/>
      <w:rPr>
        <w:lang w:val="en-IN"/>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A86B9" w14:textId="77777777" w:rsidR="007C3E60" w:rsidRDefault="007C3E6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108FEB77" w14:textId="77777777" w:rsidR="005E563A" w:rsidRDefault="005E563A">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84368" w14:textId="77777777" w:rsidR="007C3E60" w:rsidRDefault="007C3E6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4E3E20F1" w14:textId="77777777" w:rsidR="00EA34C9" w:rsidRDefault="00EA34C9">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A67AF" w14:textId="77777777" w:rsidR="007C3E60" w:rsidRDefault="007C3E6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1327855A" w14:textId="77777777" w:rsidR="005E563A" w:rsidRDefault="005E563A">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3269B" w14:textId="77777777" w:rsidR="007C3E60" w:rsidRDefault="007C3E6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4B3F6C04" w14:textId="77777777" w:rsidR="005E563A" w:rsidRDefault="005E563A">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8872" w14:textId="77777777" w:rsidR="007C3E60" w:rsidRDefault="007C3E6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68C5AB3A" w14:textId="7A3ED4F2" w:rsidR="005E563A" w:rsidRDefault="005E563A">
    <w:pPr>
      <w:pStyle w:val="BodyText"/>
      <w:spacing w:line="14" w:lineRule="auto"/>
      <w:rPr>
        <w:sz w:val="20"/>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802A" w14:textId="77777777" w:rsidR="007C3E60" w:rsidRDefault="007C3E6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7018B177" w14:textId="77777777" w:rsidR="005E563A" w:rsidRDefault="005E563A">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D040" w14:textId="77777777" w:rsidR="007C3E60" w:rsidRDefault="007C3E60">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51A3972D" w14:textId="15E60FB8" w:rsidR="005E563A" w:rsidRDefault="005E563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3FEAD" w14:textId="77777777" w:rsidR="00BD4D77" w:rsidRDefault="00BD4D77">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1190E02E" w14:textId="34FCF91D" w:rsidR="00A57F61" w:rsidRDefault="00A57F6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24708" w14:textId="77777777" w:rsidR="00BD4D77" w:rsidRDefault="00BD4D77">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67C427A8" w14:textId="0A0B3248" w:rsidR="00A57F61" w:rsidRDefault="00A57F6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A2A53" w14:textId="77777777" w:rsidR="00E87EF5" w:rsidRDefault="00E87EF5">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1CC3D1D0" w14:textId="2CFF5B14" w:rsidR="00A57F61" w:rsidRDefault="00A57F6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2703" w14:textId="77777777" w:rsidR="00E87EF5" w:rsidRDefault="00E87EF5">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2426347F" w14:textId="082DD052" w:rsidR="00A57F61" w:rsidRDefault="00A57F6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4271D" w14:textId="77777777" w:rsidR="00E87EF5" w:rsidRDefault="00E87EF5">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2E1591EA" w14:textId="1E913A5B" w:rsidR="00A57F61" w:rsidRDefault="00A57F6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1C2AF" w14:textId="77777777" w:rsidR="00330639" w:rsidRDefault="00330639">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F21B3B5" w14:textId="26CF6B94" w:rsidR="00A57F61" w:rsidRDefault="00A57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613C8" w14:textId="77777777" w:rsidR="00401023" w:rsidRDefault="00401023">
      <w:r>
        <w:separator/>
      </w:r>
    </w:p>
  </w:footnote>
  <w:footnote w:type="continuationSeparator" w:id="0">
    <w:p w14:paraId="19547891" w14:textId="77777777" w:rsidR="00401023" w:rsidRDefault="00401023">
      <w:r>
        <w:continuationSeparator/>
      </w:r>
    </w:p>
  </w:footnote>
  <w:footnote w:type="continuationNotice" w:id="1">
    <w:p w14:paraId="5DC3F5F4" w14:textId="77777777" w:rsidR="00401023" w:rsidRDefault="004010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681BEE8" w14:textId="77777777" w:rsidTr="27377240">
      <w:tc>
        <w:tcPr>
          <w:tcW w:w="3650" w:type="dxa"/>
        </w:tcPr>
        <w:p w14:paraId="6C53AF9B" w14:textId="430D5C94" w:rsidR="27377240" w:rsidRDefault="27377240" w:rsidP="27377240">
          <w:pPr>
            <w:pStyle w:val="Header"/>
            <w:ind w:left="-115"/>
          </w:pPr>
        </w:p>
      </w:tc>
      <w:tc>
        <w:tcPr>
          <w:tcW w:w="3650" w:type="dxa"/>
        </w:tcPr>
        <w:p w14:paraId="5D9F248C" w14:textId="177F5A24" w:rsidR="27377240" w:rsidRDefault="27377240" w:rsidP="27377240">
          <w:pPr>
            <w:pStyle w:val="Header"/>
            <w:jc w:val="center"/>
          </w:pPr>
        </w:p>
      </w:tc>
      <w:tc>
        <w:tcPr>
          <w:tcW w:w="3650" w:type="dxa"/>
        </w:tcPr>
        <w:p w14:paraId="3D8822E5" w14:textId="3B2CAFBC" w:rsidR="27377240" w:rsidRDefault="27377240" w:rsidP="27377240">
          <w:pPr>
            <w:pStyle w:val="Header"/>
            <w:ind w:right="-115"/>
            <w:jc w:val="right"/>
          </w:pPr>
        </w:p>
      </w:tc>
    </w:tr>
  </w:tbl>
  <w:p w14:paraId="69B551AC" w14:textId="410DF859" w:rsidR="00A57F61" w:rsidRDefault="00A57F6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0B118868" w14:textId="77777777" w:rsidTr="27377240">
      <w:tc>
        <w:tcPr>
          <w:tcW w:w="3650" w:type="dxa"/>
        </w:tcPr>
        <w:p w14:paraId="1153FB08" w14:textId="7D1735CE" w:rsidR="27377240" w:rsidRDefault="27377240" w:rsidP="27377240">
          <w:pPr>
            <w:pStyle w:val="Header"/>
            <w:ind w:left="-115"/>
          </w:pPr>
        </w:p>
      </w:tc>
      <w:tc>
        <w:tcPr>
          <w:tcW w:w="3650" w:type="dxa"/>
        </w:tcPr>
        <w:p w14:paraId="0A6BBFC0" w14:textId="47989BCA" w:rsidR="27377240" w:rsidRDefault="27377240" w:rsidP="27377240">
          <w:pPr>
            <w:pStyle w:val="Header"/>
            <w:jc w:val="center"/>
          </w:pPr>
        </w:p>
      </w:tc>
      <w:tc>
        <w:tcPr>
          <w:tcW w:w="3650" w:type="dxa"/>
        </w:tcPr>
        <w:p w14:paraId="0151A11F" w14:textId="49ED7F03" w:rsidR="27377240" w:rsidRDefault="27377240" w:rsidP="27377240">
          <w:pPr>
            <w:pStyle w:val="Header"/>
            <w:ind w:right="-115"/>
            <w:jc w:val="right"/>
          </w:pPr>
        </w:p>
      </w:tc>
    </w:tr>
  </w:tbl>
  <w:p w14:paraId="4E6A23AC" w14:textId="1C188500" w:rsidR="00A57F61" w:rsidRDefault="00A57F6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0925F96" w14:textId="77777777" w:rsidTr="27377240">
      <w:tc>
        <w:tcPr>
          <w:tcW w:w="3650" w:type="dxa"/>
        </w:tcPr>
        <w:p w14:paraId="4E2A7ABC" w14:textId="2D5B9A08" w:rsidR="27377240" w:rsidRDefault="27377240" w:rsidP="27377240">
          <w:pPr>
            <w:pStyle w:val="Header"/>
            <w:ind w:left="-115"/>
          </w:pPr>
        </w:p>
      </w:tc>
      <w:tc>
        <w:tcPr>
          <w:tcW w:w="3650" w:type="dxa"/>
        </w:tcPr>
        <w:p w14:paraId="5F74CA69" w14:textId="51B3A591" w:rsidR="27377240" w:rsidRDefault="27377240" w:rsidP="27377240">
          <w:pPr>
            <w:pStyle w:val="Header"/>
            <w:jc w:val="center"/>
          </w:pPr>
        </w:p>
      </w:tc>
      <w:tc>
        <w:tcPr>
          <w:tcW w:w="3650" w:type="dxa"/>
        </w:tcPr>
        <w:p w14:paraId="4B6AC311" w14:textId="6BF78965" w:rsidR="27377240" w:rsidRDefault="27377240" w:rsidP="27377240">
          <w:pPr>
            <w:pStyle w:val="Header"/>
            <w:ind w:right="-115"/>
            <w:jc w:val="right"/>
          </w:pPr>
        </w:p>
      </w:tc>
    </w:tr>
  </w:tbl>
  <w:p w14:paraId="5B2A4995" w14:textId="77DBD8AC" w:rsidR="00A57F61" w:rsidRDefault="00A57F6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33868D35" w14:textId="77777777" w:rsidTr="27377240">
      <w:tc>
        <w:tcPr>
          <w:tcW w:w="3650" w:type="dxa"/>
        </w:tcPr>
        <w:p w14:paraId="00CB4C7C" w14:textId="0BE39972" w:rsidR="27377240" w:rsidRDefault="27377240" w:rsidP="27377240">
          <w:pPr>
            <w:pStyle w:val="Header"/>
            <w:ind w:left="-115"/>
          </w:pPr>
        </w:p>
      </w:tc>
      <w:tc>
        <w:tcPr>
          <w:tcW w:w="3650" w:type="dxa"/>
        </w:tcPr>
        <w:p w14:paraId="19181EF9" w14:textId="36013683" w:rsidR="27377240" w:rsidRDefault="27377240" w:rsidP="27377240">
          <w:pPr>
            <w:pStyle w:val="Header"/>
            <w:jc w:val="center"/>
          </w:pPr>
        </w:p>
      </w:tc>
      <w:tc>
        <w:tcPr>
          <w:tcW w:w="3650" w:type="dxa"/>
        </w:tcPr>
        <w:p w14:paraId="3A2FDC48" w14:textId="477EA4AB" w:rsidR="27377240" w:rsidRDefault="27377240" w:rsidP="27377240">
          <w:pPr>
            <w:pStyle w:val="Header"/>
            <w:ind w:right="-115"/>
            <w:jc w:val="right"/>
          </w:pPr>
        </w:p>
      </w:tc>
    </w:tr>
  </w:tbl>
  <w:p w14:paraId="588833D1" w14:textId="1CC49666" w:rsidR="27377240" w:rsidRDefault="27377240" w:rsidP="2737724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7E9551AB" w14:textId="77777777" w:rsidTr="27377240">
      <w:tc>
        <w:tcPr>
          <w:tcW w:w="3650" w:type="dxa"/>
        </w:tcPr>
        <w:p w14:paraId="2B4598C4" w14:textId="67592C65" w:rsidR="27377240" w:rsidRDefault="27377240" w:rsidP="27377240">
          <w:pPr>
            <w:pStyle w:val="Header"/>
            <w:ind w:left="-115"/>
          </w:pPr>
        </w:p>
      </w:tc>
      <w:tc>
        <w:tcPr>
          <w:tcW w:w="3650" w:type="dxa"/>
        </w:tcPr>
        <w:p w14:paraId="68A653C3" w14:textId="61CB78CE" w:rsidR="27377240" w:rsidRDefault="27377240" w:rsidP="27377240">
          <w:pPr>
            <w:pStyle w:val="Header"/>
            <w:jc w:val="center"/>
          </w:pPr>
        </w:p>
      </w:tc>
      <w:tc>
        <w:tcPr>
          <w:tcW w:w="3650" w:type="dxa"/>
        </w:tcPr>
        <w:p w14:paraId="13E229EA" w14:textId="558E4A81" w:rsidR="27377240" w:rsidRDefault="27377240" w:rsidP="27377240">
          <w:pPr>
            <w:pStyle w:val="Header"/>
            <w:ind w:right="-115"/>
            <w:jc w:val="right"/>
          </w:pPr>
        </w:p>
      </w:tc>
    </w:tr>
  </w:tbl>
  <w:p w14:paraId="59E0D223" w14:textId="5C73A731" w:rsidR="00A57F61" w:rsidRDefault="00A57F6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3D04C022" w14:textId="77777777" w:rsidTr="27377240">
      <w:tc>
        <w:tcPr>
          <w:tcW w:w="3650" w:type="dxa"/>
        </w:tcPr>
        <w:p w14:paraId="54EDDB33" w14:textId="164C9F0A" w:rsidR="27377240" w:rsidRDefault="27377240" w:rsidP="27377240">
          <w:pPr>
            <w:pStyle w:val="Header"/>
            <w:ind w:left="-115"/>
          </w:pPr>
        </w:p>
      </w:tc>
      <w:tc>
        <w:tcPr>
          <w:tcW w:w="3650" w:type="dxa"/>
        </w:tcPr>
        <w:p w14:paraId="265C0D94" w14:textId="4EFF6123" w:rsidR="27377240" w:rsidRDefault="27377240" w:rsidP="27377240">
          <w:pPr>
            <w:pStyle w:val="Header"/>
            <w:jc w:val="center"/>
          </w:pPr>
        </w:p>
      </w:tc>
      <w:tc>
        <w:tcPr>
          <w:tcW w:w="3650" w:type="dxa"/>
        </w:tcPr>
        <w:p w14:paraId="3853C403" w14:textId="236DE0DA" w:rsidR="27377240" w:rsidRDefault="27377240" w:rsidP="27377240">
          <w:pPr>
            <w:pStyle w:val="Header"/>
            <w:ind w:right="-115"/>
            <w:jc w:val="right"/>
          </w:pPr>
        </w:p>
      </w:tc>
    </w:tr>
  </w:tbl>
  <w:p w14:paraId="4BDAB434" w14:textId="044FA27B" w:rsidR="27377240" w:rsidRDefault="27377240" w:rsidP="2737724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17C06B95" w14:textId="77777777" w:rsidTr="27377240">
      <w:tc>
        <w:tcPr>
          <w:tcW w:w="3650" w:type="dxa"/>
        </w:tcPr>
        <w:p w14:paraId="3A4C2690" w14:textId="538C8BFC" w:rsidR="27377240" w:rsidRDefault="27377240" w:rsidP="27377240">
          <w:pPr>
            <w:pStyle w:val="Header"/>
            <w:ind w:left="-115"/>
          </w:pPr>
        </w:p>
      </w:tc>
      <w:tc>
        <w:tcPr>
          <w:tcW w:w="3650" w:type="dxa"/>
        </w:tcPr>
        <w:p w14:paraId="27E7394B" w14:textId="75FB6306" w:rsidR="27377240" w:rsidRDefault="27377240" w:rsidP="27377240">
          <w:pPr>
            <w:pStyle w:val="Header"/>
            <w:jc w:val="center"/>
          </w:pPr>
        </w:p>
      </w:tc>
      <w:tc>
        <w:tcPr>
          <w:tcW w:w="3650" w:type="dxa"/>
        </w:tcPr>
        <w:p w14:paraId="1F168477" w14:textId="231729DC" w:rsidR="27377240" w:rsidRDefault="27377240" w:rsidP="27377240">
          <w:pPr>
            <w:pStyle w:val="Header"/>
            <w:ind w:right="-115"/>
            <w:jc w:val="right"/>
          </w:pPr>
        </w:p>
      </w:tc>
    </w:tr>
  </w:tbl>
  <w:p w14:paraId="66EC4CA4" w14:textId="21E30AA2" w:rsidR="00A57F61" w:rsidRDefault="00A57F6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0733260F" w14:textId="77777777" w:rsidTr="27377240">
      <w:tc>
        <w:tcPr>
          <w:tcW w:w="3650" w:type="dxa"/>
        </w:tcPr>
        <w:p w14:paraId="4894FBDC" w14:textId="1303A3BA" w:rsidR="27377240" w:rsidRDefault="27377240" w:rsidP="27377240">
          <w:pPr>
            <w:pStyle w:val="Header"/>
            <w:ind w:left="-115"/>
          </w:pPr>
        </w:p>
      </w:tc>
      <w:tc>
        <w:tcPr>
          <w:tcW w:w="3650" w:type="dxa"/>
        </w:tcPr>
        <w:p w14:paraId="1C762806" w14:textId="19DC0414" w:rsidR="27377240" w:rsidRDefault="27377240" w:rsidP="27377240">
          <w:pPr>
            <w:pStyle w:val="Header"/>
            <w:jc w:val="center"/>
          </w:pPr>
        </w:p>
      </w:tc>
      <w:tc>
        <w:tcPr>
          <w:tcW w:w="3650" w:type="dxa"/>
        </w:tcPr>
        <w:p w14:paraId="73082039" w14:textId="2E317557" w:rsidR="27377240" w:rsidRDefault="27377240" w:rsidP="27377240">
          <w:pPr>
            <w:pStyle w:val="Header"/>
            <w:ind w:right="-115"/>
            <w:jc w:val="right"/>
          </w:pPr>
        </w:p>
      </w:tc>
    </w:tr>
  </w:tbl>
  <w:p w14:paraId="61F89363" w14:textId="6AEAE5EA" w:rsidR="00A57F61" w:rsidRDefault="00A57F6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20509EF7" w14:textId="77777777" w:rsidTr="27377240">
      <w:tc>
        <w:tcPr>
          <w:tcW w:w="3650" w:type="dxa"/>
        </w:tcPr>
        <w:p w14:paraId="2D1E1F60" w14:textId="48F7583B" w:rsidR="27377240" w:rsidRDefault="27377240" w:rsidP="27377240">
          <w:pPr>
            <w:pStyle w:val="Header"/>
            <w:ind w:left="-115"/>
          </w:pPr>
        </w:p>
      </w:tc>
      <w:tc>
        <w:tcPr>
          <w:tcW w:w="3650" w:type="dxa"/>
        </w:tcPr>
        <w:p w14:paraId="4CF08BF9" w14:textId="3EAC7014" w:rsidR="27377240" w:rsidRDefault="27377240" w:rsidP="27377240">
          <w:pPr>
            <w:pStyle w:val="Header"/>
            <w:jc w:val="center"/>
          </w:pPr>
        </w:p>
      </w:tc>
      <w:tc>
        <w:tcPr>
          <w:tcW w:w="3650" w:type="dxa"/>
        </w:tcPr>
        <w:p w14:paraId="6F368CF6" w14:textId="1F0577B6" w:rsidR="27377240" w:rsidRDefault="27377240" w:rsidP="27377240">
          <w:pPr>
            <w:pStyle w:val="Header"/>
            <w:ind w:right="-115"/>
            <w:jc w:val="right"/>
          </w:pPr>
        </w:p>
      </w:tc>
    </w:tr>
  </w:tbl>
  <w:p w14:paraId="151FCA7F" w14:textId="7A73CBB4" w:rsidR="00A57F61" w:rsidRDefault="00A57F6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70145440" w14:textId="77777777" w:rsidTr="27377240">
      <w:tc>
        <w:tcPr>
          <w:tcW w:w="3650" w:type="dxa"/>
        </w:tcPr>
        <w:p w14:paraId="17FE0C9C" w14:textId="44DDE246" w:rsidR="27377240" w:rsidRDefault="27377240" w:rsidP="27377240">
          <w:pPr>
            <w:pStyle w:val="Header"/>
            <w:ind w:left="-115"/>
          </w:pPr>
        </w:p>
      </w:tc>
      <w:tc>
        <w:tcPr>
          <w:tcW w:w="3650" w:type="dxa"/>
        </w:tcPr>
        <w:p w14:paraId="43C24ACC" w14:textId="157AC16F" w:rsidR="27377240" w:rsidRDefault="27377240" w:rsidP="27377240">
          <w:pPr>
            <w:pStyle w:val="Header"/>
            <w:jc w:val="center"/>
          </w:pPr>
        </w:p>
      </w:tc>
      <w:tc>
        <w:tcPr>
          <w:tcW w:w="3650" w:type="dxa"/>
        </w:tcPr>
        <w:p w14:paraId="00E70470" w14:textId="6A75BE91" w:rsidR="27377240" w:rsidRDefault="27377240" w:rsidP="27377240">
          <w:pPr>
            <w:pStyle w:val="Header"/>
            <w:ind w:right="-115"/>
            <w:jc w:val="right"/>
          </w:pPr>
        </w:p>
      </w:tc>
    </w:tr>
  </w:tbl>
  <w:p w14:paraId="75D5CCDC" w14:textId="7E8E13F5" w:rsidR="00A57F61" w:rsidRDefault="00A57F61">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55C7F7FE" w14:textId="77777777" w:rsidTr="27377240">
      <w:tc>
        <w:tcPr>
          <w:tcW w:w="3650" w:type="dxa"/>
        </w:tcPr>
        <w:p w14:paraId="0C15BE1C" w14:textId="7AF1E946" w:rsidR="27377240" w:rsidRDefault="27377240" w:rsidP="27377240">
          <w:pPr>
            <w:pStyle w:val="Header"/>
            <w:ind w:left="-115"/>
          </w:pPr>
        </w:p>
      </w:tc>
      <w:tc>
        <w:tcPr>
          <w:tcW w:w="3650" w:type="dxa"/>
        </w:tcPr>
        <w:p w14:paraId="008DABBF" w14:textId="62673B8F" w:rsidR="27377240" w:rsidRDefault="27377240" w:rsidP="27377240">
          <w:pPr>
            <w:pStyle w:val="Header"/>
            <w:jc w:val="center"/>
          </w:pPr>
        </w:p>
      </w:tc>
      <w:tc>
        <w:tcPr>
          <w:tcW w:w="3650" w:type="dxa"/>
        </w:tcPr>
        <w:p w14:paraId="6BF62A3C" w14:textId="6F5FDF26" w:rsidR="27377240" w:rsidRDefault="27377240" w:rsidP="27377240">
          <w:pPr>
            <w:pStyle w:val="Header"/>
            <w:ind w:right="-115"/>
            <w:jc w:val="right"/>
          </w:pPr>
        </w:p>
      </w:tc>
    </w:tr>
  </w:tbl>
  <w:p w14:paraId="2CE1B817" w14:textId="0E5B43D5" w:rsidR="00A57F61" w:rsidRDefault="00A57F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4F3AF16E" w14:textId="77777777" w:rsidTr="27377240">
      <w:tc>
        <w:tcPr>
          <w:tcW w:w="3650" w:type="dxa"/>
        </w:tcPr>
        <w:p w14:paraId="4E440236" w14:textId="41877182" w:rsidR="27377240" w:rsidRDefault="27377240" w:rsidP="27377240">
          <w:pPr>
            <w:pStyle w:val="Header"/>
            <w:ind w:left="-115"/>
          </w:pPr>
        </w:p>
      </w:tc>
      <w:tc>
        <w:tcPr>
          <w:tcW w:w="3650" w:type="dxa"/>
        </w:tcPr>
        <w:p w14:paraId="23757FA5" w14:textId="2832FC76" w:rsidR="27377240" w:rsidRDefault="27377240" w:rsidP="27377240">
          <w:pPr>
            <w:pStyle w:val="Header"/>
            <w:jc w:val="center"/>
          </w:pPr>
        </w:p>
      </w:tc>
      <w:tc>
        <w:tcPr>
          <w:tcW w:w="3650" w:type="dxa"/>
        </w:tcPr>
        <w:p w14:paraId="2514B1DC" w14:textId="7ED1AF76" w:rsidR="27377240" w:rsidRDefault="27377240" w:rsidP="27377240">
          <w:pPr>
            <w:pStyle w:val="Header"/>
            <w:ind w:right="-115"/>
            <w:jc w:val="right"/>
          </w:pPr>
        </w:p>
      </w:tc>
    </w:tr>
  </w:tbl>
  <w:p w14:paraId="741E86A4" w14:textId="479D17D6" w:rsidR="00A57F61" w:rsidRDefault="00A57F6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30FC7AD0" w14:textId="77777777" w:rsidTr="27377240">
      <w:tc>
        <w:tcPr>
          <w:tcW w:w="3650" w:type="dxa"/>
        </w:tcPr>
        <w:p w14:paraId="37CA66A3" w14:textId="3AE6F07C" w:rsidR="27377240" w:rsidRDefault="27377240" w:rsidP="27377240">
          <w:pPr>
            <w:pStyle w:val="Header"/>
            <w:ind w:left="-115"/>
          </w:pPr>
        </w:p>
      </w:tc>
      <w:tc>
        <w:tcPr>
          <w:tcW w:w="3650" w:type="dxa"/>
        </w:tcPr>
        <w:p w14:paraId="443EAB91" w14:textId="4639E469" w:rsidR="27377240" w:rsidRDefault="27377240" w:rsidP="27377240">
          <w:pPr>
            <w:pStyle w:val="Header"/>
            <w:jc w:val="center"/>
          </w:pPr>
        </w:p>
      </w:tc>
      <w:tc>
        <w:tcPr>
          <w:tcW w:w="3650" w:type="dxa"/>
        </w:tcPr>
        <w:p w14:paraId="4597BDE2" w14:textId="4D39BEF4" w:rsidR="27377240" w:rsidRDefault="27377240" w:rsidP="27377240">
          <w:pPr>
            <w:pStyle w:val="Header"/>
            <w:ind w:right="-115"/>
            <w:jc w:val="right"/>
          </w:pPr>
        </w:p>
      </w:tc>
    </w:tr>
  </w:tbl>
  <w:p w14:paraId="22DCD197" w14:textId="1D589336" w:rsidR="00A57F61" w:rsidRDefault="00A57F6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17A30D36" w14:textId="77777777" w:rsidTr="27377240">
      <w:tc>
        <w:tcPr>
          <w:tcW w:w="3650" w:type="dxa"/>
        </w:tcPr>
        <w:p w14:paraId="546E37A4" w14:textId="411B6406" w:rsidR="27377240" w:rsidRDefault="27377240" w:rsidP="27377240">
          <w:pPr>
            <w:pStyle w:val="Header"/>
            <w:ind w:left="-115"/>
          </w:pPr>
        </w:p>
      </w:tc>
      <w:tc>
        <w:tcPr>
          <w:tcW w:w="3650" w:type="dxa"/>
        </w:tcPr>
        <w:p w14:paraId="392DA019" w14:textId="3EB076E8" w:rsidR="27377240" w:rsidRDefault="27377240" w:rsidP="27377240">
          <w:pPr>
            <w:pStyle w:val="Header"/>
            <w:jc w:val="center"/>
          </w:pPr>
        </w:p>
      </w:tc>
      <w:tc>
        <w:tcPr>
          <w:tcW w:w="3650" w:type="dxa"/>
        </w:tcPr>
        <w:p w14:paraId="4A75F96A" w14:textId="506774B7" w:rsidR="27377240" w:rsidRDefault="27377240" w:rsidP="27377240">
          <w:pPr>
            <w:pStyle w:val="Header"/>
            <w:ind w:right="-115"/>
            <w:jc w:val="right"/>
          </w:pPr>
        </w:p>
      </w:tc>
    </w:tr>
  </w:tbl>
  <w:p w14:paraId="6EBB8712" w14:textId="40BD2434" w:rsidR="00A57F61" w:rsidRDefault="00A57F61">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0F742ACA" w14:textId="77777777" w:rsidTr="27377240">
      <w:tc>
        <w:tcPr>
          <w:tcW w:w="3650" w:type="dxa"/>
        </w:tcPr>
        <w:p w14:paraId="5D367695" w14:textId="22AA6BE2" w:rsidR="27377240" w:rsidRDefault="27377240" w:rsidP="27377240">
          <w:pPr>
            <w:pStyle w:val="Header"/>
            <w:ind w:left="-115"/>
          </w:pPr>
        </w:p>
      </w:tc>
      <w:tc>
        <w:tcPr>
          <w:tcW w:w="3650" w:type="dxa"/>
        </w:tcPr>
        <w:p w14:paraId="7F7C65F3" w14:textId="2FA59AEA" w:rsidR="27377240" w:rsidRDefault="27377240" w:rsidP="27377240">
          <w:pPr>
            <w:pStyle w:val="Header"/>
            <w:jc w:val="center"/>
          </w:pPr>
        </w:p>
      </w:tc>
      <w:tc>
        <w:tcPr>
          <w:tcW w:w="3650" w:type="dxa"/>
        </w:tcPr>
        <w:p w14:paraId="2B053D3A" w14:textId="3E1BD419" w:rsidR="27377240" w:rsidRDefault="27377240" w:rsidP="27377240">
          <w:pPr>
            <w:pStyle w:val="Header"/>
            <w:ind w:right="-115"/>
            <w:jc w:val="right"/>
          </w:pPr>
        </w:p>
      </w:tc>
    </w:tr>
  </w:tbl>
  <w:p w14:paraId="5225789C" w14:textId="68E64832" w:rsidR="00A57F61" w:rsidRDefault="00A57F61">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5142DD68" w14:textId="77777777" w:rsidTr="27377240">
      <w:tc>
        <w:tcPr>
          <w:tcW w:w="3650" w:type="dxa"/>
        </w:tcPr>
        <w:p w14:paraId="7113825B" w14:textId="30D3E821" w:rsidR="27377240" w:rsidRDefault="27377240" w:rsidP="27377240">
          <w:pPr>
            <w:pStyle w:val="Header"/>
            <w:ind w:left="-115"/>
          </w:pPr>
        </w:p>
      </w:tc>
      <w:tc>
        <w:tcPr>
          <w:tcW w:w="3650" w:type="dxa"/>
        </w:tcPr>
        <w:p w14:paraId="0A7384C8" w14:textId="0EE96EBC" w:rsidR="27377240" w:rsidRDefault="27377240" w:rsidP="27377240">
          <w:pPr>
            <w:pStyle w:val="Header"/>
            <w:jc w:val="center"/>
          </w:pPr>
        </w:p>
      </w:tc>
      <w:tc>
        <w:tcPr>
          <w:tcW w:w="3650" w:type="dxa"/>
        </w:tcPr>
        <w:p w14:paraId="0C85F199" w14:textId="0FD09B9B" w:rsidR="27377240" w:rsidRDefault="27377240" w:rsidP="27377240">
          <w:pPr>
            <w:pStyle w:val="Header"/>
            <w:ind w:right="-115"/>
            <w:jc w:val="right"/>
          </w:pPr>
        </w:p>
      </w:tc>
    </w:tr>
  </w:tbl>
  <w:p w14:paraId="606D36CA" w14:textId="4074E756" w:rsidR="00A57F61" w:rsidRDefault="00A57F61">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257C5806" w14:textId="77777777" w:rsidTr="27377240">
      <w:tc>
        <w:tcPr>
          <w:tcW w:w="3650" w:type="dxa"/>
        </w:tcPr>
        <w:p w14:paraId="3F2151FC" w14:textId="0B5E9D22" w:rsidR="27377240" w:rsidRDefault="27377240" w:rsidP="27377240">
          <w:pPr>
            <w:pStyle w:val="Header"/>
            <w:ind w:left="-115"/>
          </w:pPr>
        </w:p>
      </w:tc>
      <w:tc>
        <w:tcPr>
          <w:tcW w:w="3650" w:type="dxa"/>
        </w:tcPr>
        <w:p w14:paraId="07829EEB" w14:textId="49A67D6F" w:rsidR="27377240" w:rsidRDefault="27377240" w:rsidP="27377240">
          <w:pPr>
            <w:pStyle w:val="Header"/>
            <w:jc w:val="center"/>
          </w:pPr>
        </w:p>
      </w:tc>
      <w:tc>
        <w:tcPr>
          <w:tcW w:w="3650" w:type="dxa"/>
        </w:tcPr>
        <w:p w14:paraId="5720B1CB" w14:textId="2FC46008" w:rsidR="27377240" w:rsidRDefault="27377240" w:rsidP="27377240">
          <w:pPr>
            <w:pStyle w:val="Header"/>
            <w:ind w:right="-115"/>
            <w:jc w:val="right"/>
          </w:pPr>
        </w:p>
      </w:tc>
    </w:tr>
  </w:tbl>
  <w:p w14:paraId="7EBC2596" w14:textId="0C8D7CD0" w:rsidR="00A57F61" w:rsidRDefault="00A57F61">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D7AEDD2" w14:textId="77777777" w:rsidTr="27377240">
      <w:tc>
        <w:tcPr>
          <w:tcW w:w="3650" w:type="dxa"/>
        </w:tcPr>
        <w:p w14:paraId="70EE462A" w14:textId="3192AC58" w:rsidR="27377240" w:rsidRDefault="27377240" w:rsidP="27377240">
          <w:pPr>
            <w:pStyle w:val="Header"/>
            <w:ind w:left="-115"/>
          </w:pPr>
        </w:p>
      </w:tc>
      <w:tc>
        <w:tcPr>
          <w:tcW w:w="3650" w:type="dxa"/>
        </w:tcPr>
        <w:p w14:paraId="3013025F" w14:textId="7354A9DB" w:rsidR="27377240" w:rsidRDefault="27377240" w:rsidP="27377240">
          <w:pPr>
            <w:pStyle w:val="Header"/>
            <w:jc w:val="center"/>
          </w:pPr>
        </w:p>
      </w:tc>
      <w:tc>
        <w:tcPr>
          <w:tcW w:w="3650" w:type="dxa"/>
        </w:tcPr>
        <w:p w14:paraId="37AF6DEE" w14:textId="2D468952" w:rsidR="27377240" w:rsidRDefault="27377240" w:rsidP="27377240">
          <w:pPr>
            <w:pStyle w:val="Header"/>
            <w:ind w:right="-115"/>
            <w:jc w:val="right"/>
          </w:pPr>
        </w:p>
      </w:tc>
    </w:tr>
  </w:tbl>
  <w:p w14:paraId="70287070" w14:textId="185C6D1B" w:rsidR="00A57F61" w:rsidRDefault="00A57F61">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1E41A25D" w14:textId="77777777" w:rsidTr="27377240">
      <w:tc>
        <w:tcPr>
          <w:tcW w:w="3650" w:type="dxa"/>
        </w:tcPr>
        <w:p w14:paraId="684BE5BD" w14:textId="6053742C" w:rsidR="27377240" w:rsidRDefault="27377240" w:rsidP="27377240">
          <w:pPr>
            <w:pStyle w:val="Header"/>
            <w:ind w:left="-115"/>
          </w:pPr>
        </w:p>
      </w:tc>
      <w:tc>
        <w:tcPr>
          <w:tcW w:w="3650" w:type="dxa"/>
        </w:tcPr>
        <w:p w14:paraId="4FFCEFE4" w14:textId="19A2E218" w:rsidR="27377240" w:rsidRDefault="27377240" w:rsidP="27377240">
          <w:pPr>
            <w:pStyle w:val="Header"/>
            <w:jc w:val="center"/>
          </w:pPr>
        </w:p>
      </w:tc>
      <w:tc>
        <w:tcPr>
          <w:tcW w:w="3650" w:type="dxa"/>
        </w:tcPr>
        <w:p w14:paraId="22A0560D" w14:textId="3AB7714B" w:rsidR="27377240" w:rsidRDefault="27377240" w:rsidP="27377240">
          <w:pPr>
            <w:pStyle w:val="Header"/>
            <w:ind w:right="-115"/>
            <w:jc w:val="right"/>
          </w:pPr>
        </w:p>
      </w:tc>
    </w:tr>
  </w:tbl>
  <w:p w14:paraId="7AFF64C5" w14:textId="785FCA40" w:rsidR="00A57F61" w:rsidRDefault="00A57F61">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08B2687E" w14:textId="77777777" w:rsidTr="27377240">
      <w:tc>
        <w:tcPr>
          <w:tcW w:w="3650" w:type="dxa"/>
        </w:tcPr>
        <w:p w14:paraId="305A94D5" w14:textId="1621285E" w:rsidR="27377240" w:rsidRDefault="27377240" w:rsidP="27377240">
          <w:pPr>
            <w:pStyle w:val="Header"/>
            <w:ind w:left="-115"/>
          </w:pPr>
        </w:p>
      </w:tc>
      <w:tc>
        <w:tcPr>
          <w:tcW w:w="3650" w:type="dxa"/>
        </w:tcPr>
        <w:p w14:paraId="10BEBA5B" w14:textId="02F2B474" w:rsidR="27377240" w:rsidRDefault="27377240" w:rsidP="27377240">
          <w:pPr>
            <w:pStyle w:val="Header"/>
            <w:jc w:val="center"/>
          </w:pPr>
        </w:p>
      </w:tc>
      <w:tc>
        <w:tcPr>
          <w:tcW w:w="3650" w:type="dxa"/>
        </w:tcPr>
        <w:p w14:paraId="3F51BD77" w14:textId="743E499A" w:rsidR="27377240" w:rsidRDefault="27377240" w:rsidP="27377240">
          <w:pPr>
            <w:pStyle w:val="Header"/>
            <w:ind w:right="-115"/>
            <w:jc w:val="right"/>
          </w:pPr>
        </w:p>
      </w:tc>
    </w:tr>
  </w:tbl>
  <w:p w14:paraId="6FAA283C" w14:textId="6F44F30B" w:rsidR="00A57F61" w:rsidRDefault="00A57F61">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3FC0CF1" w14:textId="77777777" w:rsidTr="27377240">
      <w:tc>
        <w:tcPr>
          <w:tcW w:w="3650" w:type="dxa"/>
        </w:tcPr>
        <w:p w14:paraId="7EC9B6D2" w14:textId="2DE4C862" w:rsidR="27377240" w:rsidRDefault="27377240" w:rsidP="27377240">
          <w:pPr>
            <w:pStyle w:val="Header"/>
            <w:ind w:left="-115"/>
          </w:pPr>
        </w:p>
      </w:tc>
      <w:tc>
        <w:tcPr>
          <w:tcW w:w="3650" w:type="dxa"/>
        </w:tcPr>
        <w:p w14:paraId="34F157DC" w14:textId="40C1B801" w:rsidR="27377240" w:rsidRDefault="27377240" w:rsidP="27377240">
          <w:pPr>
            <w:pStyle w:val="Header"/>
            <w:jc w:val="center"/>
          </w:pPr>
        </w:p>
      </w:tc>
      <w:tc>
        <w:tcPr>
          <w:tcW w:w="3650" w:type="dxa"/>
        </w:tcPr>
        <w:p w14:paraId="45FADF4E" w14:textId="05CD9DC5" w:rsidR="27377240" w:rsidRDefault="27377240" w:rsidP="27377240">
          <w:pPr>
            <w:pStyle w:val="Header"/>
            <w:ind w:right="-115"/>
            <w:jc w:val="right"/>
          </w:pPr>
        </w:p>
      </w:tc>
    </w:tr>
  </w:tbl>
  <w:p w14:paraId="6D6F1D0F" w14:textId="77F81EEA" w:rsidR="00A57F61" w:rsidRDefault="00A57F61">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218C7E0D" w14:textId="77777777" w:rsidTr="27377240">
      <w:tc>
        <w:tcPr>
          <w:tcW w:w="3650" w:type="dxa"/>
        </w:tcPr>
        <w:p w14:paraId="2F0DA9BD" w14:textId="0829470E" w:rsidR="27377240" w:rsidRDefault="27377240" w:rsidP="27377240">
          <w:pPr>
            <w:pStyle w:val="Header"/>
            <w:ind w:left="-115"/>
          </w:pPr>
        </w:p>
      </w:tc>
      <w:tc>
        <w:tcPr>
          <w:tcW w:w="3650" w:type="dxa"/>
        </w:tcPr>
        <w:p w14:paraId="63B6574C" w14:textId="7E6F55A0" w:rsidR="27377240" w:rsidRDefault="27377240" w:rsidP="27377240">
          <w:pPr>
            <w:pStyle w:val="Header"/>
            <w:jc w:val="center"/>
          </w:pPr>
        </w:p>
      </w:tc>
      <w:tc>
        <w:tcPr>
          <w:tcW w:w="3650" w:type="dxa"/>
        </w:tcPr>
        <w:p w14:paraId="231CC4A7" w14:textId="05501752" w:rsidR="27377240" w:rsidRDefault="27377240" w:rsidP="27377240">
          <w:pPr>
            <w:pStyle w:val="Header"/>
            <w:ind w:right="-115"/>
            <w:jc w:val="right"/>
          </w:pPr>
        </w:p>
      </w:tc>
    </w:tr>
  </w:tbl>
  <w:p w14:paraId="2154B42F" w14:textId="404707A4" w:rsidR="00A57F61" w:rsidRDefault="00A57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4D77EDD7" w14:textId="77777777" w:rsidTr="27377240">
      <w:tc>
        <w:tcPr>
          <w:tcW w:w="3650" w:type="dxa"/>
        </w:tcPr>
        <w:p w14:paraId="4F6F03EF" w14:textId="1423DF2D" w:rsidR="27377240" w:rsidRDefault="27377240" w:rsidP="27377240">
          <w:pPr>
            <w:pStyle w:val="Header"/>
            <w:ind w:left="-115"/>
          </w:pPr>
        </w:p>
      </w:tc>
      <w:tc>
        <w:tcPr>
          <w:tcW w:w="3650" w:type="dxa"/>
        </w:tcPr>
        <w:p w14:paraId="77FD5FF1" w14:textId="11A4EDFB" w:rsidR="27377240" w:rsidRDefault="27377240" w:rsidP="27377240">
          <w:pPr>
            <w:pStyle w:val="Header"/>
            <w:jc w:val="center"/>
          </w:pPr>
        </w:p>
      </w:tc>
      <w:tc>
        <w:tcPr>
          <w:tcW w:w="3650" w:type="dxa"/>
        </w:tcPr>
        <w:p w14:paraId="13BE9793" w14:textId="5A9919D7" w:rsidR="27377240" w:rsidRDefault="27377240" w:rsidP="27377240">
          <w:pPr>
            <w:pStyle w:val="Header"/>
            <w:ind w:right="-115"/>
            <w:jc w:val="right"/>
          </w:pPr>
        </w:p>
      </w:tc>
    </w:tr>
  </w:tbl>
  <w:p w14:paraId="497754C1" w14:textId="6BFC40A3" w:rsidR="00A57F61" w:rsidRDefault="00A57F61">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5F78762" w14:textId="77777777" w:rsidTr="27377240">
      <w:tc>
        <w:tcPr>
          <w:tcW w:w="3650" w:type="dxa"/>
        </w:tcPr>
        <w:p w14:paraId="47C98A6D" w14:textId="3EB35239" w:rsidR="27377240" w:rsidRDefault="27377240" w:rsidP="27377240">
          <w:pPr>
            <w:pStyle w:val="Header"/>
            <w:ind w:left="-115"/>
          </w:pPr>
        </w:p>
      </w:tc>
      <w:tc>
        <w:tcPr>
          <w:tcW w:w="3650" w:type="dxa"/>
        </w:tcPr>
        <w:p w14:paraId="30BAC79F" w14:textId="6DDEBE39" w:rsidR="27377240" w:rsidRDefault="27377240" w:rsidP="27377240">
          <w:pPr>
            <w:pStyle w:val="Header"/>
            <w:jc w:val="center"/>
          </w:pPr>
        </w:p>
      </w:tc>
      <w:tc>
        <w:tcPr>
          <w:tcW w:w="3650" w:type="dxa"/>
        </w:tcPr>
        <w:p w14:paraId="6113A592" w14:textId="38974339" w:rsidR="27377240" w:rsidRDefault="27377240" w:rsidP="27377240">
          <w:pPr>
            <w:pStyle w:val="Header"/>
            <w:ind w:right="-115"/>
            <w:jc w:val="right"/>
          </w:pPr>
        </w:p>
      </w:tc>
    </w:tr>
  </w:tbl>
  <w:p w14:paraId="12DC483D" w14:textId="1D2BFC78" w:rsidR="00A57F61" w:rsidRDefault="00A57F61">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508ACC24" w14:textId="77777777" w:rsidTr="27377240">
      <w:tc>
        <w:tcPr>
          <w:tcW w:w="3650" w:type="dxa"/>
        </w:tcPr>
        <w:p w14:paraId="1F373321" w14:textId="7269607B" w:rsidR="27377240" w:rsidRDefault="27377240" w:rsidP="27377240">
          <w:pPr>
            <w:pStyle w:val="Header"/>
            <w:ind w:left="-115"/>
          </w:pPr>
        </w:p>
      </w:tc>
      <w:tc>
        <w:tcPr>
          <w:tcW w:w="3650" w:type="dxa"/>
        </w:tcPr>
        <w:p w14:paraId="134D6673" w14:textId="019C2E96" w:rsidR="27377240" w:rsidRDefault="27377240" w:rsidP="27377240">
          <w:pPr>
            <w:pStyle w:val="Header"/>
            <w:jc w:val="center"/>
          </w:pPr>
        </w:p>
      </w:tc>
      <w:tc>
        <w:tcPr>
          <w:tcW w:w="3650" w:type="dxa"/>
        </w:tcPr>
        <w:p w14:paraId="54743E76" w14:textId="1D87694F" w:rsidR="27377240" w:rsidRDefault="27377240" w:rsidP="27377240">
          <w:pPr>
            <w:pStyle w:val="Header"/>
            <w:ind w:right="-115"/>
            <w:jc w:val="right"/>
          </w:pPr>
        </w:p>
      </w:tc>
    </w:tr>
  </w:tbl>
  <w:p w14:paraId="188024ED" w14:textId="2A8F9819" w:rsidR="00A57F61" w:rsidRDefault="00A57F61">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46C444BD" w14:textId="77777777" w:rsidTr="27377240">
      <w:tc>
        <w:tcPr>
          <w:tcW w:w="3650" w:type="dxa"/>
        </w:tcPr>
        <w:p w14:paraId="306FD389" w14:textId="2DEC70B7" w:rsidR="27377240" w:rsidRDefault="27377240" w:rsidP="27377240">
          <w:pPr>
            <w:pStyle w:val="Header"/>
            <w:ind w:left="-115"/>
          </w:pPr>
        </w:p>
      </w:tc>
      <w:tc>
        <w:tcPr>
          <w:tcW w:w="3650" w:type="dxa"/>
        </w:tcPr>
        <w:p w14:paraId="26FDBF0B" w14:textId="70D760B1" w:rsidR="27377240" w:rsidRDefault="27377240" w:rsidP="27377240">
          <w:pPr>
            <w:pStyle w:val="Header"/>
            <w:jc w:val="center"/>
          </w:pPr>
        </w:p>
      </w:tc>
      <w:tc>
        <w:tcPr>
          <w:tcW w:w="3650" w:type="dxa"/>
        </w:tcPr>
        <w:p w14:paraId="040915AC" w14:textId="458BFEC1" w:rsidR="27377240" w:rsidRDefault="27377240" w:rsidP="27377240">
          <w:pPr>
            <w:pStyle w:val="Header"/>
            <w:ind w:right="-115"/>
            <w:jc w:val="right"/>
          </w:pPr>
        </w:p>
      </w:tc>
    </w:tr>
  </w:tbl>
  <w:p w14:paraId="019E88D1" w14:textId="33206A3D" w:rsidR="00A57F61" w:rsidRDefault="00A57F61">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76825152" w14:textId="77777777" w:rsidTr="27377240">
      <w:tc>
        <w:tcPr>
          <w:tcW w:w="3650" w:type="dxa"/>
        </w:tcPr>
        <w:p w14:paraId="671B88FA" w14:textId="03C41F25" w:rsidR="27377240" w:rsidRDefault="27377240" w:rsidP="27377240">
          <w:pPr>
            <w:pStyle w:val="Header"/>
            <w:ind w:left="-115"/>
          </w:pPr>
        </w:p>
      </w:tc>
      <w:tc>
        <w:tcPr>
          <w:tcW w:w="3650" w:type="dxa"/>
        </w:tcPr>
        <w:p w14:paraId="3BD2FDD7" w14:textId="7FF3602F" w:rsidR="27377240" w:rsidRDefault="27377240" w:rsidP="27377240">
          <w:pPr>
            <w:pStyle w:val="Header"/>
            <w:jc w:val="center"/>
          </w:pPr>
        </w:p>
      </w:tc>
      <w:tc>
        <w:tcPr>
          <w:tcW w:w="3650" w:type="dxa"/>
        </w:tcPr>
        <w:p w14:paraId="372E8023" w14:textId="504B977E" w:rsidR="27377240" w:rsidRDefault="27377240" w:rsidP="27377240">
          <w:pPr>
            <w:pStyle w:val="Header"/>
            <w:ind w:right="-115"/>
            <w:jc w:val="right"/>
          </w:pPr>
        </w:p>
      </w:tc>
    </w:tr>
  </w:tbl>
  <w:p w14:paraId="38C65852" w14:textId="6131DB31" w:rsidR="00A57F61" w:rsidRDefault="00A57F61">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5981166C" w14:textId="77777777" w:rsidTr="27377240">
      <w:tc>
        <w:tcPr>
          <w:tcW w:w="3650" w:type="dxa"/>
        </w:tcPr>
        <w:p w14:paraId="28738EF9" w14:textId="55CAA048" w:rsidR="27377240" w:rsidRDefault="27377240" w:rsidP="27377240">
          <w:pPr>
            <w:pStyle w:val="Header"/>
            <w:ind w:left="-115"/>
          </w:pPr>
        </w:p>
      </w:tc>
      <w:tc>
        <w:tcPr>
          <w:tcW w:w="3650" w:type="dxa"/>
        </w:tcPr>
        <w:p w14:paraId="0078D17F" w14:textId="0E92A3C8" w:rsidR="27377240" w:rsidRDefault="27377240" w:rsidP="27377240">
          <w:pPr>
            <w:pStyle w:val="Header"/>
            <w:jc w:val="center"/>
          </w:pPr>
        </w:p>
      </w:tc>
      <w:tc>
        <w:tcPr>
          <w:tcW w:w="3650" w:type="dxa"/>
        </w:tcPr>
        <w:p w14:paraId="0FBC64EF" w14:textId="59E71B40" w:rsidR="27377240" w:rsidRDefault="27377240" w:rsidP="27377240">
          <w:pPr>
            <w:pStyle w:val="Header"/>
            <w:ind w:right="-115"/>
            <w:jc w:val="right"/>
          </w:pPr>
        </w:p>
      </w:tc>
    </w:tr>
  </w:tbl>
  <w:p w14:paraId="61D9BB6F" w14:textId="204D2D9E" w:rsidR="00A57F61" w:rsidRDefault="00A57F61">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D38E205" w14:textId="77777777" w:rsidTr="27377240">
      <w:tc>
        <w:tcPr>
          <w:tcW w:w="3650" w:type="dxa"/>
        </w:tcPr>
        <w:p w14:paraId="367BAD29" w14:textId="42E6F133" w:rsidR="27377240" w:rsidRDefault="27377240" w:rsidP="27377240">
          <w:pPr>
            <w:pStyle w:val="Header"/>
            <w:ind w:left="-115"/>
          </w:pPr>
        </w:p>
      </w:tc>
      <w:tc>
        <w:tcPr>
          <w:tcW w:w="3650" w:type="dxa"/>
        </w:tcPr>
        <w:p w14:paraId="1F83D4C5" w14:textId="02E01545" w:rsidR="27377240" w:rsidRDefault="27377240" w:rsidP="27377240">
          <w:pPr>
            <w:pStyle w:val="Header"/>
            <w:jc w:val="center"/>
          </w:pPr>
        </w:p>
      </w:tc>
      <w:tc>
        <w:tcPr>
          <w:tcW w:w="3650" w:type="dxa"/>
        </w:tcPr>
        <w:p w14:paraId="656480F5" w14:textId="32216D94" w:rsidR="27377240" w:rsidRDefault="27377240" w:rsidP="27377240">
          <w:pPr>
            <w:pStyle w:val="Header"/>
            <w:ind w:right="-115"/>
            <w:jc w:val="right"/>
          </w:pPr>
        </w:p>
      </w:tc>
    </w:tr>
  </w:tbl>
  <w:p w14:paraId="129E0665" w14:textId="60B552C1" w:rsidR="00A57F61" w:rsidRDefault="00A57F61">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1BD16CC4" w14:textId="77777777" w:rsidTr="27377240">
      <w:tc>
        <w:tcPr>
          <w:tcW w:w="3650" w:type="dxa"/>
        </w:tcPr>
        <w:p w14:paraId="29A69C56" w14:textId="437B21E2" w:rsidR="27377240" w:rsidRDefault="27377240" w:rsidP="27377240">
          <w:pPr>
            <w:pStyle w:val="Header"/>
            <w:ind w:left="-115"/>
          </w:pPr>
        </w:p>
      </w:tc>
      <w:tc>
        <w:tcPr>
          <w:tcW w:w="3650" w:type="dxa"/>
        </w:tcPr>
        <w:p w14:paraId="1AED6241" w14:textId="67385208" w:rsidR="27377240" w:rsidRDefault="27377240" w:rsidP="27377240">
          <w:pPr>
            <w:pStyle w:val="Header"/>
            <w:jc w:val="center"/>
          </w:pPr>
        </w:p>
      </w:tc>
      <w:tc>
        <w:tcPr>
          <w:tcW w:w="3650" w:type="dxa"/>
        </w:tcPr>
        <w:p w14:paraId="62619EC2" w14:textId="5A7738BB" w:rsidR="27377240" w:rsidRDefault="27377240" w:rsidP="27377240">
          <w:pPr>
            <w:pStyle w:val="Header"/>
            <w:ind w:right="-115"/>
            <w:jc w:val="right"/>
          </w:pPr>
        </w:p>
      </w:tc>
    </w:tr>
  </w:tbl>
  <w:p w14:paraId="0EB446A5" w14:textId="37BA7785" w:rsidR="00A57F61" w:rsidRDefault="00A57F61">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3E21DC3B" w14:textId="77777777" w:rsidTr="27377240">
      <w:tc>
        <w:tcPr>
          <w:tcW w:w="3650" w:type="dxa"/>
        </w:tcPr>
        <w:p w14:paraId="0327BE54" w14:textId="7C0E7C82" w:rsidR="27377240" w:rsidRDefault="27377240" w:rsidP="27377240">
          <w:pPr>
            <w:pStyle w:val="Header"/>
            <w:ind w:left="-115"/>
          </w:pPr>
        </w:p>
      </w:tc>
      <w:tc>
        <w:tcPr>
          <w:tcW w:w="3650" w:type="dxa"/>
        </w:tcPr>
        <w:p w14:paraId="467775FE" w14:textId="0482E50D" w:rsidR="27377240" w:rsidRDefault="27377240" w:rsidP="27377240">
          <w:pPr>
            <w:pStyle w:val="Header"/>
            <w:jc w:val="center"/>
          </w:pPr>
        </w:p>
      </w:tc>
      <w:tc>
        <w:tcPr>
          <w:tcW w:w="3650" w:type="dxa"/>
        </w:tcPr>
        <w:p w14:paraId="51539210" w14:textId="4842A296" w:rsidR="27377240" w:rsidRDefault="27377240" w:rsidP="27377240">
          <w:pPr>
            <w:pStyle w:val="Header"/>
            <w:ind w:right="-115"/>
            <w:jc w:val="right"/>
          </w:pPr>
        </w:p>
      </w:tc>
    </w:tr>
  </w:tbl>
  <w:p w14:paraId="42B97BC7" w14:textId="67016799" w:rsidR="00A57F61" w:rsidRDefault="00A57F61">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15A8796F" w14:textId="77777777" w:rsidTr="27377240">
      <w:tc>
        <w:tcPr>
          <w:tcW w:w="3650" w:type="dxa"/>
        </w:tcPr>
        <w:p w14:paraId="199BDF94" w14:textId="714C42FB" w:rsidR="27377240" w:rsidRDefault="27377240" w:rsidP="27377240">
          <w:pPr>
            <w:pStyle w:val="Header"/>
            <w:ind w:left="-115"/>
          </w:pPr>
        </w:p>
      </w:tc>
      <w:tc>
        <w:tcPr>
          <w:tcW w:w="3650" w:type="dxa"/>
        </w:tcPr>
        <w:p w14:paraId="2C3ABE9A" w14:textId="0A393770" w:rsidR="27377240" w:rsidRDefault="27377240" w:rsidP="27377240">
          <w:pPr>
            <w:pStyle w:val="Header"/>
            <w:jc w:val="center"/>
          </w:pPr>
        </w:p>
      </w:tc>
      <w:tc>
        <w:tcPr>
          <w:tcW w:w="3650" w:type="dxa"/>
        </w:tcPr>
        <w:p w14:paraId="23894C4D" w14:textId="25124713" w:rsidR="27377240" w:rsidRDefault="27377240" w:rsidP="27377240">
          <w:pPr>
            <w:pStyle w:val="Header"/>
            <w:ind w:right="-115"/>
            <w:jc w:val="right"/>
          </w:pPr>
        </w:p>
      </w:tc>
    </w:tr>
  </w:tbl>
  <w:p w14:paraId="34C676DD" w14:textId="0503319E" w:rsidR="00A57F61" w:rsidRDefault="00A57F61">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7D2A2954" w14:textId="77777777" w:rsidTr="27377240">
      <w:tc>
        <w:tcPr>
          <w:tcW w:w="3650" w:type="dxa"/>
        </w:tcPr>
        <w:p w14:paraId="0A4A3C3D" w14:textId="286947BE" w:rsidR="27377240" w:rsidRDefault="27377240" w:rsidP="27377240">
          <w:pPr>
            <w:pStyle w:val="Header"/>
            <w:ind w:left="-115"/>
          </w:pPr>
        </w:p>
      </w:tc>
      <w:tc>
        <w:tcPr>
          <w:tcW w:w="3650" w:type="dxa"/>
        </w:tcPr>
        <w:p w14:paraId="697A448A" w14:textId="1ECCC2E8" w:rsidR="27377240" w:rsidRDefault="27377240" w:rsidP="27377240">
          <w:pPr>
            <w:pStyle w:val="Header"/>
            <w:jc w:val="center"/>
          </w:pPr>
        </w:p>
      </w:tc>
      <w:tc>
        <w:tcPr>
          <w:tcW w:w="3650" w:type="dxa"/>
        </w:tcPr>
        <w:p w14:paraId="0314EB9C" w14:textId="41B55D26" w:rsidR="27377240" w:rsidRDefault="27377240" w:rsidP="27377240">
          <w:pPr>
            <w:pStyle w:val="Header"/>
            <w:ind w:right="-115"/>
            <w:jc w:val="right"/>
          </w:pPr>
        </w:p>
      </w:tc>
    </w:tr>
  </w:tbl>
  <w:p w14:paraId="2FFA8FAD" w14:textId="526E548B" w:rsidR="00A57F61" w:rsidRDefault="00A57F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2A907425" w14:textId="77777777" w:rsidTr="27377240">
      <w:tc>
        <w:tcPr>
          <w:tcW w:w="3650" w:type="dxa"/>
        </w:tcPr>
        <w:p w14:paraId="504509CE" w14:textId="4F5E186B" w:rsidR="27377240" w:rsidRDefault="27377240" w:rsidP="27377240">
          <w:pPr>
            <w:pStyle w:val="Header"/>
            <w:ind w:left="-115"/>
          </w:pPr>
        </w:p>
      </w:tc>
      <w:tc>
        <w:tcPr>
          <w:tcW w:w="3650" w:type="dxa"/>
        </w:tcPr>
        <w:p w14:paraId="30384A0E" w14:textId="7CA6D069" w:rsidR="27377240" w:rsidRDefault="27377240" w:rsidP="27377240">
          <w:pPr>
            <w:pStyle w:val="Header"/>
            <w:jc w:val="center"/>
          </w:pPr>
        </w:p>
      </w:tc>
      <w:tc>
        <w:tcPr>
          <w:tcW w:w="3650" w:type="dxa"/>
        </w:tcPr>
        <w:p w14:paraId="1A51392C" w14:textId="6C44C60E" w:rsidR="27377240" w:rsidRDefault="27377240" w:rsidP="27377240">
          <w:pPr>
            <w:pStyle w:val="Header"/>
            <w:ind w:right="-115"/>
            <w:jc w:val="right"/>
          </w:pPr>
        </w:p>
      </w:tc>
    </w:tr>
  </w:tbl>
  <w:p w14:paraId="1C97D7F5" w14:textId="1EBFB612" w:rsidR="00A57F61" w:rsidRDefault="00A57F61">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3F71C892" w14:textId="77777777" w:rsidTr="27377240">
      <w:tc>
        <w:tcPr>
          <w:tcW w:w="3650" w:type="dxa"/>
        </w:tcPr>
        <w:p w14:paraId="3383F452" w14:textId="7FC55FE6" w:rsidR="27377240" w:rsidRDefault="27377240" w:rsidP="27377240">
          <w:pPr>
            <w:pStyle w:val="Header"/>
            <w:ind w:left="-115"/>
          </w:pPr>
        </w:p>
      </w:tc>
      <w:tc>
        <w:tcPr>
          <w:tcW w:w="3650" w:type="dxa"/>
        </w:tcPr>
        <w:p w14:paraId="5DC762F3" w14:textId="38A0417E" w:rsidR="27377240" w:rsidRDefault="27377240" w:rsidP="27377240">
          <w:pPr>
            <w:pStyle w:val="Header"/>
            <w:jc w:val="center"/>
          </w:pPr>
        </w:p>
      </w:tc>
      <w:tc>
        <w:tcPr>
          <w:tcW w:w="3650" w:type="dxa"/>
        </w:tcPr>
        <w:p w14:paraId="6493B72F" w14:textId="531BC8F8" w:rsidR="27377240" w:rsidRDefault="27377240" w:rsidP="27377240">
          <w:pPr>
            <w:pStyle w:val="Header"/>
            <w:ind w:right="-115"/>
            <w:jc w:val="right"/>
          </w:pPr>
        </w:p>
      </w:tc>
    </w:tr>
  </w:tbl>
  <w:p w14:paraId="360843CA" w14:textId="2A59E739" w:rsidR="00A57F61" w:rsidRDefault="00A57F61">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7A2A11DA" w14:textId="77777777" w:rsidTr="27377240">
      <w:tc>
        <w:tcPr>
          <w:tcW w:w="3650" w:type="dxa"/>
        </w:tcPr>
        <w:p w14:paraId="20EB5AD0" w14:textId="1AEAE781" w:rsidR="27377240" w:rsidRDefault="27377240" w:rsidP="27377240">
          <w:pPr>
            <w:pStyle w:val="Header"/>
            <w:ind w:left="-115"/>
          </w:pPr>
        </w:p>
      </w:tc>
      <w:tc>
        <w:tcPr>
          <w:tcW w:w="3650" w:type="dxa"/>
        </w:tcPr>
        <w:p w14:paraId="0D4B84AD" w14:textId="194B23AC" w:rsidR="27377240" w:rsidRDefault="27377240" w:rsidP="27377240">
          <w:pPr>
            <w:pStyle w:val="Header"/>
            <w:jc w:val="center"/>
          </w:pPr>
        </w:p>
      </w:tc>
      <w:tc>
        <w:tcPr>
          <w:tcW w:w="3650" w:type="dxa"/>
        </w:tcPr>
        <w:p w14:paraId="44ABC15E" w14:textId="485C33FC" w:rsidR="27377240" w:rsidRDefault="27377240" w:rsidP="27377240">
          <w:pPr>
            <w:pStyle w:val="Header"/>
            <w:ind w:right="-115"/>
            <w:jc w:val="right"/>
          </w:pPr>
        </w:p>
      </w:tc>
    </w:tr>
  </w:tbl>
  <w:p w14:paraId="7B8FF190" w14:textId="44D4808A" w:rsidR="00A57F61" w:rsidRDefault="00A57F61">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3948C3CA" w14:textId="77777777" w:rsidTr="27377240">
      <w:tc>
        <w:tcPr>
          <w:tcW w:w="3650" w:type="dxa"/>
        </w:tcPr>
        <w:p w14:paraId="3ED0373E" w14:textId="2E5F5554" w:rsidR="27377240" w:rsidRDefault="27377240" w:rsidP="27377240">
          <w:pPr>
            <w:pStyle w:val="Header"/>
            <w:ind w:left="-115"/>
          </w:pPr>
        </w:p>
      </w:tc>
      <w:tc>
        <w:tcPr>
          <w:tcW w:w="3650" w:type="dxa"/>
        </w:tcPr>
        <w:p w14:paraId="5F18761A" w14:textId="28C56E18" w:rsidR="27377240" w:rsidRDefault="27377240" w:rsidP="27377240">
          <w:pPr>
            <w:pStyle w:val="Header"/>
            <w:jc w:val="center"/>
          </w:pPr>
        </w:p>
      </w:tc>
      <w:tc>
        <w:tcPr>
          <w:tcW w:w="3650" w:type="dxa"/>
        </w:tcPr>
        <w:p w14:paraId="7BA6F3E8" w14:textId="13070E4A" w:rsidR="27377240" w:rsidRDefault="27377240" w:rsidP="27377240">
          <w:pPr>
            <w:pStyle w:val="Header"/>
            <w:ind w:right="-115"/>
            <w:jc w:val="right"/>
          </w:pPr>
        </w:p>
      </w:tc>
    </w:tr>
  </w:tbl>
  <w:p w14:paraId="077AE5E0" w14:textId="52ECD25C" w:rsidR="00A57F61" w:rsidRDefault="00A57F61">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CE051EC" w14:textId="77777777" w:rsidTr="27377240">
      <w:tc>
        <w:tcPr>
          <w:tcW w:w="3650" w:type="dxa"/>
        </w:tcPr>
        <w:p w14:paraId="1FC79077" w14:textId="2A85D4B3" w:rsidR="27377240" w:rsidRDefault="27377240" w:rsidP="27377240">
          <w:pPr>
            <w:pStyle w:val="Header"/>
            <w:ind w:left="-115"/>
          </w:pPr>
        </w:p>
      </w:tc>
      <w:tc>
        <w:tcPr>
          <w:tcW w:w="3650" w:type="dxa"/>
        </w:tcPr>
        <w:p w14:paraId="5D8B1CAA" w14:textId="1BF686C9" w:rsidR="27377240" w:rsidRDefault="27377240" w:rsidP="27377240">
          <w:pPr>
            <w:pStyle w:val="Header"/>
            <w:jc w:val="center"/>
          </w:pPr>
        </w:p>
      </w:tc>
      <w:tc>
        <w:tcPr>
          <w:tcW w:w="3650" w:type="dxa"/>
        </w:tcPr>
        <w:p w14:paraId="6E89AAB7" w14:textId="6647704C" w:rsidR="27377240" w:rsidRDefault="27377240" w:rsidP="27377240">
          <w:pPr>
            <w:pStyle w:val="Header"/>
            <w:ind w:right="-115"/>
            <w:jc w:val="right"/>
          </w:pPr>
        </w:p>
      </w:tc>
    </w:tr>
  </w:tbl>
  <w:p w14:paraId="498BE78E" w14:textId="700AC2A2" w:rsidR="00A57F61" w:rsidRDefault="00A57F61">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3426E65F" w14:textId="77777777" w:rsidTr="27377240">
      <w:tc>
        <w:tcPr>
          <w:tcW w:w="3650" w:type="dxa"/>
        </w:tcPr>
        <w:p w14:paraId="0EA409A4" w14:textId="0EAB1569" w:rsidR="27377240" w:rsidRDefault="27377240" w:rsidP="27377240">
          <w:pPr>
            <w:pStyle w:val="Header"/>
            <w:ind w:left="-115"/>
          </w:pPr>
        </w:p>
      </w:tc>
      <w:tc>
        <w:tcPr>
          <w:tcW w:w="3650" w:type="dxa"/>
        </w:tcPr>
        <w:p w14:paraId="6622C67E" w14:textId="4010D2E3" w:rsidR="27377240" w:rsidRDefault="27377240" w:rsidP="27377240">
          <w:pPr>
            <w:pStyle w:val="Header"/>
            <w:jc w:val="center"/>
          </w:pPr>
        </w:p>
      </w:tc>
      <w:tc>
        <w:tcPr>
          <w:tcW w:w="3650" w:type="dxa"/>
        </w:tcPr>
        <w:p w14:paraId="00AC4BDB" w14:textId="738ECFBD" w:rsidR="27377240" w:rsidRDefault="27377240" w:rsidP="27377240">
          <w:pPr>
            <w:pStyle w:val="Header"/>
            <w:ind w:right="-115"/>
            <w:jc w:val="right"/>
          </w:pPr>
        </w:p>
      </w:tc>
    </w:tr>
  </w:tbl>
  <w:p w14:paraId="29F4CFE4" w14:textId="7EF401FE" w:rsidR="00A57F61" w:rsidRDefault="00A57F61">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4256612" w14:textId="77777777" w:rsidTr="27377240">
      <w:tc>
        <w:tcPr>
          <w:tcW w:w="3650" w:type="dxa"/>
        </w:tcPr>
        <w:p w14:paraId="5BB1015B" w14:textId="421830FB" w:rsidR="27377240" w:rsidRDefault="27377240" w:rsidP="27377240">
          <w:pPr>
            <w:pStyle w:val="Header"/>
            <w:ind w:left="-115"/>
          </w:pPr>
        </w:p>
      </w:tc>
      <w:tc>
        <w:tcPr>
          <w:tcW w:w="3650" w:type="dxa"/>
        </w:tcPr>
        <w:p w14:paraId="518BB9C3" w14:textId="544A96F0" w:rsidR="27377240" w:rsidRDefault="27377240" w:rsidP="27377240">
          <w:pPr>
            <w:pStyle w:val="Header"/>
            <w:jc w:val="center"/>
          </w:pPr>
        </w:p>
      </w:tc>
      <w:tc>
        <w:tcPr>
          <w:tcW w:w="3650" w:type="dxa"/>
        </w:tcPr>
        <w:p w14:paraId="6340E5FD" w14:textId="225F6211" w:rsidR="27377240" w:rsidRDefault="27377240" w:rsidP="27377240">
          <w:pPr>
            <w:pStyle w:val="Header"/>
            <w:ind w:right="-115"/>
            <w:jc w:val="right"/>
          </w:pPr>
        </w:p>
      </w:tc>
    </w:tr>
  </w:tbl>
  <w:p w14:paraId="10688C65" w14:textId="05E8662C" w:rsidR="00A57F61" w:rsidRDefault="00A57F61">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713BEE34" w14:textId="77777777" w:rsidTr="27377240">
      <w:tc>
        <w:tcPr>
          <w:tcW w:w="3650" w:type="dxa"/>
        </w:tcPr>
        <w:p w14:paraId="1E669004" w14:textId="47317051" w:rsidR="27377240" w:rsidRDefault="27377240" w:rsidP="27377240">
          <w:pPr>
            <w:pStyle w:val="Header"/>
            <w:ind w:left="-115"/>
          </w:pPr>
        </w:p>
      </w:tc>
      <w:tc>
        <w:tcPr>
          <w:tcW w:w="3650" w:type="dxa"/>
        </w:tcPr>
        <w:p w14:paraId="55D88AE8" w14:textId="4C9925FF" w:rsidR="27377240" w:rsidRDefault="27377240" w:rsidP="27377240">
          <w:pPr>
            <w:pStyle w:val="Header"/>
            <w:jc w:val="center"/>
          </w:pPr>
        </w:p>
      </w:tc>
      <w:tc>
        <w:tcPr>
          <w:tcW w:w="3650" w:type="dxa"/>
        </w:tcPr>
        <w:p w14:paraId="0EB22654" w14:textId="5222F46F" w:rsidR="27377240" w:rsidRDefault="27377240" w:rsidP="27377240">
          <w:pPr>
            <w:pStyle w:val="Header"/>
            <w:ind w:right="-115"/>
            <w:jc w:val="right"/>
          </w:pPr>
        </w:p>
      </w:tc>
    </w:tr>
  </w:tbl>
  <w:p w14:paraId="28926C5D" w14:textId="38C55389" w:rsidR="00A57F61" w:rsidRDefault="00A57F61">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37CD0208" w14:textId="77777777" w:rsidTr="27377240">
      <w:tc>
        <w:tcPr>
          <w:tcW w:w="3650" w:type="dxa"/>
        </w:tcPr>
        <w:p w14:paraId="0B1AF561" w14:textId="0D18F564" w:rsidR="27377240" w:rsidRDefault="27377240" w:rsidP="27377240">
          <w:pPr>
            <w:pStyle w:val="Header"/>
            <w:ind w:left="-115"/>
          </w:pPr>
        </w:p>
      </w:tc>
      <w:tc>
        <w:tcPr>
          <w:tcW w:w="3650" w:type="dxa"/>
        </w:tcPr>
        <w:p w14:paraId="4B6FAFE8" w14:textId="743D171A" w:rsidR="27377240" w:rsidRDefault="27377240" w:rsidP="27377240">
          <w:pPr>
            <w:pStyle w:val="Header"/>
            <w:jc w:val="center"/>
          </w:pPr>
        </w:p>
      </w:tc>
      <w:tc>
        <w:tcPr>
          <w:tcW w:w="3650" w:type="dxa"/>
        </w:tcPr>
        <w:p w14:paraId="619B7175" w14:textId="1E56F093" w:rsidR="27377240" w:rsidRDefault="27377240" w:rsidP="27377240">
          <w:pPr>
            <w:pStyle w:val="Header"/>
            <w:ind w:right="-115"/>
            <w:jc w:val="right"/>
          </w:pPr>
        </w:p>
      </w:tc>
    </w:tr>
  </w:tbl>
  <w:p w14:paraId="1E1020B1" w14:textId="54A77F25" w:rsidR="00A57F61" w:rsidRDefault="00A57F61">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4DAB9AC2" w14:textId="77777777" w:rsidTr="27377240">
      <w:tc>
        <w:tcPr>
          <w:tcW w:w="3650" w:type="dxa"/>
        </w:tcPr>
        <w:p w14:paraId="06067165" w14:textId="45FEBE1D" w:rsidR="27377240" w:rsidRDefault="27377240" w:rsidP="27377240">
          <w:pPr>
            <w:pStyle w:val="Header"/>
            <w:ind w:left="-115"/>
          </w:pPr>
        </w:p>
      </w:tc>
      <w:tc>
        <w:tcPr>
          <w:tcW w:w="3650" w:type="dxa"/>
        </w:tcPr>
        <w:p w14:paraId="25D9B3C8" w14:textId="3BAAB13B" w:rsidR="27377240" w:rsidRDefault="27377240" w:rsidP="27377240">
          <w:pPr>
            <w:pStyle w:val="Header"/>
            <w:jc w:val="center"/>
          </w:pPr>
        </w:p>
      </w:tc>
      <w:tc>
        <w:tcPr>
          <w:tcW w:w="3650" w:type="dxa"/>
        </w:tcPr>
        <w:p w14:paraId="605B58AB" w14:textId="18B6CCED" w:rsidR="27377240" w:rsidRDefault="27377240" w:rsidP="27377240">
          <w:pPr>
            <w:pStyle w:val="Header"/>
            <w:ind w:right="-115"/>
            <w:jc w:val="right"/>
          </w:pPr>
        </w:p>
      </w:tc>
    </w:tr>
  </w:tbl>
  <w:p w14:paraId="4E8FCC74" w14:textId="249C830C" w:rsidR="00A57F61" w:rsidRDefault="00A57F61">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532E38F" w14:textId="77777777" w:rsidTr="27377240">
      <w:tc>
        <w:tcPr>
          <w:tcW w:w="3650" w:type="dxa"/>
        </w:tcPr>
        <w:p w14:paraId="2F772599" w14:textId="7D896E6F" w:rsidR="27377240" w:rsidRDefault="27377240" w:rsidP="27377240">
          <w:pPr>
            <w:pStyle w:val="Header"/>
            <w:ind w:left="-115"/>
          </w:pPr>
        </w:p>
      </w:tc>
      <w:tc>
        <w:tcPr>
          <w:tcW w:w="3650" w:type="dxa"/>
        </w:tcPr>
        <w:p w14:paraId="4CCDF153" w14:textId="7384BE4F" w:rsidR="27377240" w:rsidRDefault="27377240" w:rsidP="27377240">
          <w:pPr>
            <w:pStyle w:val="Header"/>
            <w:jc w:val="center"/>
          </w:pPr>
        </w:p>
      </w:tc>
      <w:tc>
        <w:tcPr>
          <w:tcW w:w="3650" w:type="dxa"/>
        </w:tcPr>
        <w:p w14:paraId="25073F3E" w14:textId="030AD7DD" w:rsidR="27377240" w:rsidRDefault="27377240" w:rsidP="27377240">
          <w:pPr>
            <w:pStyle w:val="Header"/>
            <w:ind w:right="-115"/>
            <w:jc w:val="right"/>
          </w:pPr>
        </w:p>
      </w:tc>
    </w:tr>
  </w:tbl>
  <w:p w14:paraId="5B1A2DE1" w14:textId="69829E34" w:rsidR="00A57F61" w:rsidRDefault="00A57F6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74E65C9D" w14:textId="77777777" w:rsidTr="27377240">
      <w:tc>
        <w:tcPr>
          <w:tcW w:w="3650" w:type="dxa"/>
        </w:tcPr>
        <w:p w14:paraId="3BC21C83" w14:textId="57518131" w:rsidR="27377240" w:rsidRDefault="27377240" w:rsidP="27377240">
          <w:pPr>
            <w:pStyle w:val="Header"/>
            <w:ind w:left="-115"/>
          </w:pPr>
        </w:p>
      </w:tc>
      <w:tc>
        <w:tcPr>
          <w:tcW w:w="3650" w:type="dxa"/>
        </w:tcPr>
        <w:p w14:paraId="40711E04" w14:textId="5789CA02" w:rsidR="27377240" w:rsidRDefault="27377240" w:rsidP="27377240">
          <w:pPr>
            <w:pStyle w:val="Header"/>
            <w:jc w:val="center"/>
          </w:pPr>
        </w:p>
      </w:tc>
      <w:tc>
        <w:tcPr>
          <w:tcW w:w="3650" w:type="dxa"/>
        </w:tcPr>
        <w:p w14:paraId="23EA85D7" w14:textId="62F992BE" w:rsidR="27377240" w:rsidRDefault="27377240" w:rsidP="27377240">
          <w:pPr>
            <w:pStyle w:val="Header"/>
            <w:ind w:right="-115"/>
            <w:jc w:val="right"/>
          </w:pPr>
        </w:p>
      </w:tc>
    </w:tr>
  </w:tbl>
  <w:p w14:paraId="288F15CB" w14:textId="2680C842" w:rsidR="00A57F61" w:rsidRDefault="00A57F61">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751248C9" w14:textId="77777777" w:rsidTr="27377240">
      <w:tc>
        <w:tcPr>
          <w:tcW w:w="3650" w:type="dxa"/>
        </w:tcPr>
        <w:p w14:paraId="39485115" w14:textId="4320831F" w:rsidR="27377240" w:rsidRDefault="27377240" w:rsidP="27377240">
          <w:pPr>
            <w:pStyle w:val="Header"/>
            <w:ind w:left="-115"/>
          </w:pPr>
        </w:p>
      </w:tc>
      <w:tc>
        <w:tcPr>
          <w:tcW w:w="3650" w:type="dxa"/>
        </w:tcPr>
        <w:p w14:paraId="7C186A17" w14:textId="34A5ACF9" w:rsidR="27377240" w:rsidRDefault="27377240" w:rsidP="27377240">
          <w:pPr>
            <w:pStyle w:val="Header"/>
            <w:jc w:val="center"/>
          </w:pPr>
        </w:p>
      </w:tc>
      <w:tc>
        <w:tcPr>
          <w:tcW w:w="3650" w:type="dxa"/>
        </w:tcPr>
        <w:p w14:paraId="6F5CA85A" w14:textId="62015BF4" w:rsidR="27377240" w:rsidRDefault="27377240" w:rsidP="27377240">
          <w:pPr>
            <w:pStyle w:val="Header"/>
            <w:ind w:right="-115"/>
            <w:jc w:val="right"/>
          </w:pPr>
        </w:p>
      </w:tc>
    </w:tr>
  </w:tbl>
  <w:p w14:paraId="1B5B1FB8" w14:textId="1C3E554C" w:rsidR="00A57F61" w:rsidRDefault="00A57F61">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10"/>
      <w:gridCol w:w="3510"/>
      <w:gridCol w:w="3510"/>
    </w:tblGrid>
    <w:tr w:rsidR="27377240" w14:paraId="1DE50785" w14:textId="77777777" w:rsidTr="27377240">
      <w:tc>
        <w:tcPr>
          <w:tcW w:w="3510" w:type="dxa"/>
        </w:tcPr>
        <w:p w14:paraId="0EF876A2" w14:textId="34E3FF50" w:rsidR="27377240" w:rsidRDefault="27377240" w:rsidP="27377240">
          <w:pPr>
            <w:pStyle w:val="Header"/>
            <w:ind w:left="-115"/>
          </w:pPr>
        </w:p>
      </w:tc>
      <w:tc>
        <w:tcPr>
          <w:tcW w:w="3510" w:type="dxa"/>
        </w:tcPr>
        <w:p w14:paraId="50171F49" w14:textId="67C89EF0" w:rsidR="27377240" w:rsidRDefault="27377240" w:rsidP="27377240">
          <w:pPr>
            <w:pStyle w:val="Header"/>
            <w:jc w:val="center"/>
          </w:pPr>
        </w:p>
      </w:tc>
      <w:tc>
        <w:tcPr>
          <w:tcW w:w="3510" w:type="dxa"/>
        </w:tcPr>
        <w:p w14:paraId="2035714E" w14:textId="63B6B1A8" w:rsidR="27377240" w:rsidRDefault="27377240" w:rsidP="27377240">
          <w:pPr>
            <w:pStyle w:val="Header"/>
            <w:ind w:right="-115"/>
            <w:jc w:val="right"/>
          </w:pPr>
        </w:p>
      </w:tc>
    </w:tr>
  </w:tbl>
  <w:p w14:paraId="0FFB8D7E" w14:textId="2F1D34E7" w:rsidR="00A57F61" w:rsidRDefault="00A57F61">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30"/>
      <w:gridCol w:w="2930"/>
      <w:gridCol w:w="2930"/>
    </w:tblGrid>
    <w:tr w:rsidR="27377240" w14:paraId="7D744597" w14:textId="77777777" w:rsidTr="27377240">
      <w:tc>
        <w:tcPr>
          <w:tcW w:w="2930" w:type="dxa"/>
        </w:tcPr>
        <w:p w14:paraId="6A06311D" w14:textId="48BE3FC0" w:rsidR="27377240" w:rsidRDefault="27377240" w:rsidP="27377240">
          <w:pPr>
            <w:pStyle w:val="Header"/>
            <w:ind w:left="-115"/>
          </w:pPr>
        </w:p>
      </w:tc>
      <w:tc>
        <w:tcPr>
          <w:tcW w:w="2930" w:type="dxa"/>
        </w:tcPr>
        <w:p w14:paraId="7C651B2C" w14:textId="280A7CEB" w:rsidR="27377240" w:rsidRDefault="27377240" w:rsidP="27377240">
          <w:pPr>
            <w:pStyle w:val="Header"/>
            <w:jc w:val="center"/>
          </w:pPr>
        </w:p>
      </w:tc>
      <w:tc>
        <w:tcPr>
          <w:tcW w:w="2930" w:type="dxa"/>
        </w:tcPr>
        <w:p w14:paraId="155B05AF" w14:textId="0FFE4EE1" w:rsidR="27377240" w:rsidRDefault="27377240" w:rsidP="27377240">
          <w:pPr>
            <w:pStyle w:val="Header"/>
            <w:ind w:right="-115"/>
            <w:jc w:val="right"/>
          </w:pPr>
        </w:p>
      </w:tc>
    </w:tr>
  </w:tbl>
  <w:p w14:paraId="58256848" w14:textId="51B033F5" w:rsidR="00A57F61" w:rsidRDefault="00A57F61">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50"/>
      <w:gridCol w:w="3050"/>
      <w:gridCol w:w="3050"/>
    </w:tblGrid>
    <w:tr w:rsidR="27377240" w14:paraId="31D882AC" w14:textId="77777777" w:rsidTr="27377240">
      <w:tc>
        <w:tcPr>
          <w:tcW w:w="3050" w:type="dxa"/>
        </w:tcPr>
        <w:p w14:paraId="21D9C14C" w14:textId="35CA8B4C" w:rsidR="27377240" w:rsidRDefault="27377240" w:rsidP="27377240">
          <w:pPr>
            <w:pStyle w:val="Header"/>
            <w:ind w:left="-115"/>
          </w:pPr>
        </w:p>
      </w:tc>
      <w:tc>
        <w:tcPr>
          <w:tcW w:w="3050" w:type="dxa"/>
        </w:tcPr>
        <w:p w14:paraId="08C75036" w14:textId="17462F71" w:rsidR="27377240" w:rsidRDefault="27377240" w:rsidP="27377240">
          <w:pPr>
            <w:pStyle w:val="Header"/>
            <w:jc w:val="center"/>
          </w:pPr>
        </w:p>
      </w:tc>
      <w:tc>
        <w:tcPr>
          <w:tcW w:w="3050" w:type="dxa"/>
        </w:tcPr>
        <w:p w14:paraId="5F49D66B" w14:textId="1ED2FC79" w:rsidR="27377240" w:rsidRDefault="27377240" w:rsidP="27377240">
          <w:pPr>
            <w:pStyle w:val="Header"/>
            <w:ind w:right="-115"/>
            <w:jc w:val="right"/>
          </w:pPr>
        </w:p>
      </w:tc>
    </w:tr>
  </w:tbl>
  <w:p w14:paraId="146B2482" w14:textId="12F9A19A" w:rsidR="00A57F61" w:rsidRDefault="00A57F6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23DAA836" w14:textId="77777777" w:rsidTr="27377240">
      <w:tc>
        <w:tcPr>
          <w:tcW w:w="3650" w:type="dxa"/>
        </w:tcPr>
        <w:p w14:paraId="45D13CAA" w14:textId="0B8818DB" w:rsidR="27377240" w:rsidRDefault="27377240" w:rsidP="27377240">
          <w:pPr>
            <w:pStyle w:val="Header"/>
            <w:ind w:left="-115"/>
          </w:pPr>
        </w:p>
      </w:tc>
      <w:tc>
        <w:tcPr>
          <w:tcW w:w="3650" w:type="dxa"/>
        </w:tcPr>
        <w:p w14:paraId="6FD995DB" w14:textId="5450CB65" w:rsidR="27377240" w:rsidRDefault="27377240" w:rsidP="27377240">
          <w:pPr>
            <w:pStyle w:val="Header"/>
            <w:jc w:val="center"/>
          </w:pPr>
        </w:p>
      </w:tc>
      <w:tc>
        <w:tcPr>
          <w:tcW w:w="3650" w:type="dxa"/>
        </w:tcPr>
        <w:p w14:paraId="2513DB99" w14:textId="08CEAF22" w:rsidR="27377240" w:rsidRDefault="27377240" w:rsidP="27377240">
          <w:pPr>
            <w:pStyle w:val="Header"/>
            <w:ind w:right="-115"/>
            <w:jc w:val="right"/>
          </w:pPr>
        </w:p>
      </w:tc>
    </w:tr>
  </w:tbl>
  <w:p w14:paraId="5A8903C4" w14:textId="2DC8048A" w:rsidR="00A57F61" w:rsidRDefault="00A57F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0525AAD7" w14:textId="77777777" w:rsidTr="27377240">
      <w:tc>
        <w:tcPr>
          <w:tcW w:w="3650" w:type="dxa"/>
        </w:tcPr>
        <w:p w14:paraId="7CF18076" w14:textId="3D89DC89" w:rsidR="27377240" w:rsidRDefault="27377240" w:rsidP="27377240">
          <w:pPr>
            <w:pStyle w:val="Header"/>
            <w:ind w:left="-115"/>
          </w:pPr>
        </w:p>
      </w:tc>
      <w:tc>
        <w:tcPr>
          <w:tcW w:w="3650" w:type="dxa"/>
        </w:tcPr>
        <w:p w14:paraId="5AA7FA88" w14:textId="074CA0FE" w:rsidR="27377240" w:rsidRDefault="27377240" w:rsidP="27377240">
          <w:pPr>
            <w:pStyle w:val="Header"/>
            <w:jc w:val="center"/>
          </w:pPr>
        </w:p>
      </w:tc>
      <w:tc>
        <w:tcPr>
          <w:tcW w:w="3650" w:type="dxa"/>
        </w:tcPr>
        <w:p w14:paraId="3A5FECDC" w14:textId="001135D6" w:rsidR="27377240" w:rsidRDefault="27377240" w:rsidP="27377240">
          <w:pPr>
            <w:pStyle w:val="Header"/>
            <w:ind w:right="-115"/>
            <w:jc w:val="right"/>
          </w:pPr>
        </w:p>
      </w:tc>
    </w:tr>
  </w:tbl>
  <w:p w14:paraId="3790D145" w14:textId="08D0BC55" w:rsidR="00A57F61" w:rsidRDefault="00A57F6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6F297566" w14:textId="77777777" w:rsidTr="27377240">
      <w:tc>
        <w:tcPr>
          <w:tcW w:w="3650" w:type="dxa"/>
        </w:tcPr>
        <w:p w14:paraId="7337F390" w14:textId="46C45FB6" w:rsidR="27377240" w:rsidRDefault="27377240" w:rsidP="27377240">
          <w:pPr>
            <w:pStyle w:val="Header"/>
            <w:ind w:left="-115"/>
          </w:pPr>
        </w:p>
      </w:tc>
      <w:tc>
        <w:tcPr>
          <w:tcW w:w="3650" w:type="dxa"/>
        </w:tcPr>
        <w:p w14:paraId="225A8939" w14:textId="317FF10E" w:rsidR="27377240" w:rsidRDefault="27377240" w:rsidP="27377240">
          <w:pPr>
            <w:pStyle w:val="Header"/>
            <w:jc w:val="center"/>
          </w:pPr>
        </w:p>
      </w:tc>
      <w:tc>
        <w:tcPr>
          <w:tcW w:w="3650" w:type="dxa"/>
        </w:tcPr>
        <w:p w14:paraId="083CAC3C" w14:textId="08FFEF49" w:rsidR="27377240" w:rsidRDefault="27377240" w:rsidP="27377240">
          <w:pPr>
            <w:pStyle w:val="Header"/>
            <w:ind w:right="-115"/>
            <w:jc w:val="right"/>
          </w:pPr>
        </w:p>
      </w:tc>
    </w:tr>
  </w:tbl>
  <w:p w14:paraId="2CE0B97B" w14:textId="27280B25" w:rsidR="00A57F61" w:rsidRDefault="00A57F6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50"/>
      <w:gridCol w:w="3650"/>
      <w:gridCol w:w="3650"/>
    </w:tblGrid>
    <w:tr w:rsidR="27377240" w14:paraId="33607756" w14:textId="77777777" w:rsidTr="27377240">
      <w:tc>
        <w:tcPr>
          <w:tcW w:w="3650" w:type="dxa"/>
        </w:tcPr>
        <w:p w14:paraId="0A28E680" w14:textId="06921880" w:rsidR="27377240" w:rsidRDefault="27377240" w:rsidP="27377240">
          <w:pPr>
            <w:pStyle w:val="Header"/>
            <w:ind w:left="-115"/>
          </w:pPr>
        </w:p>
      </w:tc>
      <w:tc>
        <w:tcPr>
          <w:tcW w:w="3650" w:type="dxa"/>
        </w:tcPr>
        <w:p w14:paraId="1BB93B07" w14:textId="732FA5EE" w:rsidR="27377240" w:rsidRDefault="27377240" w:rsidP="27377240">
          <w:pPr>
            <w:pStyle w:val="Header"/>
            <w:jc w:val="center"/>
          </w:pPr>
        </w:p>
      </w:tc>
      <w:tc>
        <w:tcPr>
          <w:tcW w:w="3650" w:type="dxa"/>
        </w:tcPr>
        <w:p w14:paraId="6E7396D5" w14:textId="45B1B8B8" w:rsidR="27377240" w:rsidRDefault="27377240" w:rsidP="27377240">
          <w:pPr>
            <w:pStyle w:val="Header"/>
            <w:ind w:right="-115"/>
            <w:jc w:val="right"/>
          </w:pPr>
        </w:p>
      </w:tc>
    </w:tr>
  </w:tbl>
  <w:p w14:paraId="3AAFDC8D" w14:textId="42C2D384" w:rsidR="00A57F61" w:rsidRDefault="00A57F61">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D253"/>
    <w:multiLevelType w:val="hybridMultilevel"/>
    <w:tmpl w:val="2C3A347C"/>
    <w:lvl w:ilvl="0" w:tplc="F87690FA">
      <w:start w:val="1"/>
      <w:numFmt w:val="bullet"/>
      <w:lvlText w:val="●"/>
      <w:lvlJc w:val="left"/>
      <w:pPr>
        <w:ind w:left="720" w:hanging="360"/>
      </w:pPr>
      <w:rPr>
        <w:rFonts w:ascii="Symbol" w:hAnsi="Symbol" w:hint="default"/>
      </w:rPr>
    </w:lvl>
    <w:lvl w:ilvl="1" w:tplc="39C6EE4C">
      <w:start w:val="1"/>
      <w:numFmt w:val="bullet"/>
      <w:lvlText w:val="o"/>
      <w:lvlJc w:val="left"/>
      <w:pPr>
        <w:ind w:left="1440" w:hanging="360"/>
      </w:pPr>
      <w:rPr>
        <w:rFonts w:ascii="Courier New" w:hAnsi="Courier New" w:hint="default"/>
      </w:rPr>
    </w:lvl>
    <w:lvl w:ilvl="2" w:tplc="9F560D62">
      <w:start w:val="1"/>
      <w:numFmt w:val="bullet"/>
      <w:lvlText w:val=""/>
      <w:lvlJc w:val="left"/>
      <w:pPr>
        <w:ind w:left="2160" w:hanging="360"/>
      </w:pPr>
      <w:rPr>
        <w:rFonts w:ascii="Wingdings" w:hAnsi="Wingdings" w:hint="default"/>
      </w:rPr>
    </w:lvl>
    <w:lvl w:ilvl="3" w:tplc="C9D2F250">
      <w:start w:val="1"/>
      <w:numFmt w:val="bullet"/>
      <w:lvlText w:val=""/>
      <w:lvlJc w:val="left"/>
      <w:pPr>
        <w:ind w:left="2880" w:hanging="360"/>
      </w:pPr>
      <w:rPr>
        <w:rFonts w:ascii="Symbol" w:hAnsi="Symbol" w:hint="default"/>
      </w:rPr>
    </w:lvl>
    <w:lvl w:ilvl="4" w:tplc="81368676">
      <w:start w:val="1"/>
      <w:numFmt w:val="bullet"/>
      <w:lvlText w:val="o"/>
      <w:lvlJc w:val="left"/>
      <w:pPr>
        <w:ind w:left="3600" w:hanging="360"/>
      </w:pPr>
      <w:rPr>
        <w:rFonts w:ascii="Courier New" w:hAnsi="Courier New" w:hint="default"/>
      </w:rPr>
    </w:lvl>
    <w:lvl w:ilvl="5" w:tplc="E5B4F160">
      <w:start w:val="1"/>
      <w:numFmt w:val="bullet"/>
      <w:lvlText w:val=""/>
      <w:lvlJc w:val="left"/>
      <w:pPr>
        <w:ind w:left="4320" w:hanging="360"/>
      </w:pPr>
      <w:rPr>
        <w:rFonts w:ascii="Wingdings" w:hAnsi="Wingdings" w:hint="default"/>
      </w:rPr>
    </w:lvl>
    <w:lvl w:ilvl="6" w:tplc="81203D0C">
      <w:start w:val="1"/>
      <w:numFmt w:val="bullet"/>
      <w:lvlText w:val=""/>
      <w:lvlJc w:val="left"/>
      <w:pPr>
        <w:ind w:left="5040" w:hanging="360"/>
      </w:pPr>
      <w:rPr>
        <w:rFonts w:ascii="Symbol" w:hAnsi="Symbol" w:hint="default"/>
      </w:rPr>
    </w:lvl>
    <w:lvl w:ilvl="7" w:tplc="7C5093BE">
      <w:start w:val="1"/>
      <w:numFmt w:val="bullet"/>
      <w:lvlText w:val="o"/>
      <w:lvlJc w:val="left"/>
      <w:pPr>
        <w:ind w:left="5760" w:hanging="360"/>
      </w:pPr>
      <w:rPr>
        <w:rFonts w:ascii="Courier New" w:hAnsi="Courier New" w:hint="default"/>
      </w:rPr>
    </w:lvl>
    <w:lvl w:ilvl="8" w:tplc="76C26500">
      <w:start w:val="1"/>
      <w:numFmt w:val="bullet"/>
      <w:lvlText w:val=""/>
      <w:lvlJc w:val="left"/>
      <w:pPr>
        <w:ind w:left="6480" w:hanging="360"/>
      </w:pPr>
      <w:rPr>
        <w:rFonts w:ascii="Wingdings" w:hAnsi="Wingdings" w:hint="default"/>
      </w:rPr>
    </w:lvl>
  </w:abstractNum>
  <w:abstractNum w:abstractNumId="1" w15:restartNumberingAfterBreak="0">
    <w:nsid w:val="03BD0D4E"/>
    <w:multiLevelType w:val="multilevel"/>
    <w:tmpl w:val="5C0E154E"/>
    <w:lvl w:ilvl="0">
      <w:start w:val="7"/>
      <w:numFmt w:val="decimal"/>
      <w:lvlText w:val="%1"/>
      <w:lvlJc w:val="left"/>
      <w:pPr>
        <w:ind w:left="1440" w:hanging="480"/>
      </w:pPr>
      <w:rPr>
        <w:rFonts w:hint="default"/>
        <w:lang w:val="en-US" w:eastAsia="en-US" w:bidi="ar-SA"/>
      </w:rPr>
    </w:lvl>
    <w:lvl w:ilvl="1">
      <w:start w:val="1"/>
      <w:numFmt w:val="decimal"/>
      <w:lvlText w:val="%1.%2"/>
      <w:lvlJc w:val="left"/>
      <w:pPr>
        <w:ind w:left="1440"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1680" w:hanging="360"/>
      </w:pPr>
      <w:rPr>
        <w:rFonts w:hint="default"/>
        <w:w w:val="99"/>
        <w:lang w:val="en-US" w:eastAsia="en-US" w:bidi="ar-SA"/>
      </w:rPr>
    </w:lvl>
    <w:lvl w:ilvl="3">
      <w:numFmt w:val="bullet"/>
      <w:lvlText w:val="•"/>
      <w:lvlJc w:val="left"/>
      <w:pPr>
        <w:ind w:left="2400" w:hanging="360"/>
      </w:pPr>
      <w:rPr>
        <w:rFonts w:ascii="Arial MT" w:eastAsia="Arial MT" w:hAnsi="Arial MT" w:cs="Arial MT" w:hint="default"/>
        <w:w w:val="99"/>
        <w:sz w:val="20"/>
        <w:szCs w:val="20"/>
        <w:lang w:val="en-US" w:eastAsia="en-US" w:bidi="ar-SA"/>
      </w:rPr>
    </w:lvl>
    <w:lvl w:ilvl="4">
      <w:numFmt w:val="bullet"/>
      <w:lvlText w:val="•"/>
      <w:lvlJc w:val="left"/>
      <w:pPr>
        <w:ind w:left="4536" w:hanging="360"/>
      </w:pPr>
      <w:rPr>
        <w:rFonts w:hint="default"/>
        <w:lang w:val="en-US" w:eastAsia="en-US" w:bidi="ar-SA"/>
      </w:rPr>
    </w:lvl>
    <w:lvl w:ilvl="5">
      <w:numFmt w:val="bullet"/>
      <w:lvlText w:val="•"/>
      <w:lvlJc w:val="left"/>
      <w:pPr>
        <w:ind w:left="5604" w:hanging="360"/>
      </w:pPr>
      <w:rPr>
        <w:rFonts w:hint="default"/>
        <w:lang w:val="en-US" w:eastAsia="en-US" w:bidi="ar-SA"/>
      </w:rPr>
    </w:lvl>
    <w:lvl w:ilvl="6">
      <w:numFmt w:val="bullet"/>
      <w:lvlText w:val="•"/>
      <w:lvlJc w:val="left"/>
      <w:pPr>
        <w:ind w:left="6673" w:hanging="360"/>
      </w:pPr>
      <w:rPr>
        <w:rFonts w:hint="default"/>
        <w:lang w:val="en-US" w:eastAsia="en-US" w:bidi="ar-SA"/>
      </w:rPr>
    </w:lvl>
    <w:lvl w:ilvl="7">
      <w:numFmt w:val="bullet"/>
      <w:lvlText w:val="•"/>
      <w:lvlJc w:val="left"/>
      <w:pPr>
        <w:ind w:left="7741" w:hanging="360"/>
      </w:pPr>
      <w:rPr>
        <w:rFonts w:hint="default"/>
        <w:lang w:val="en-US" w:eastAsia="en-US" w:bidi="ar-SA"/>
      </w:rPr>
    </w:lvl>
    <w:lvl w:ilvl="8">
      <w:numFmt w:val="bullet"/>
      <w:lvlText w:val="•"/>
      <w:lvlJc w:val="left"/>
      <w:pPr>
        <w:ind w:left="8809" w:hanging="360"/>
      </w:pPr>
      <w:rPr>
        <w:rFonts w:hint="default"/>
        <w:lang w:val="en-US" w:eastAsia="en-US" w:bidi="ar-SA"/>
      </w:rPr>
    </w:lvl>
  </w:abstractNum>
  <w:abstractNum w:abstractNumId="2" w15:restartNumberingAfterBreak="0">
    <w:nsid w:val="0BEE4899"/>
    <w:multiLevelType w:val="multilevel"/>
    <w:tmpl w:val="CA584D02"/>
    <w:lvl w:ilvl="0">
      <w:start w:val="5"/>
      <w:numFmt w:val="decimal"/>
      <w:lvlText w:val="%1"/>
      <w:lvlJc w:val="left"/>
      <w:pPr>
        <w:ind w:left="1380" w:hanging="420"/>
      </w:pPr>
      <w:rPr>
        <w:rFonts w:hint="default"/>
        <w:lang w:val="en-US" w:eastAsia="en-US" w:bidi="ar-SA"/>
      </w:rPr>
    </w:lvl>
    <w:lvl w:ilvl="1">
      <w:start w:val="1"/>
      <w:numFmt w:val="decimal"/>
      <w:lvlText w:val="%1.%2"/>
      <w:lvlJc w:val="left"/>
      <w:pPr>
        <w:ind w:left="13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680" w:hanging="360"/>
      </w:pPr>
      <w:rPr>
        <w:rFonts w:ascii="Arial MT" w:eastAsia="Arial MT" w:hAnsi="Arial MT" w:cs="Arial MT" w:hint="default"/>
        <w:w w:val="100"/>
        <w:sz w:val="24"/>
        <w:szCs w:val="24"/>
        <w:lang w:val="en-US" w:eastAsia="en-US" w:bidi="ar-SA"/>
      </w:rPr>
    </w:lvl>
    <w:lvl w:ilvl="4">
      <w:numFmt w:val="bullet"/>
      <w:lvlText w:val="•"/>
      <w:lvlJc w:val="left"/>
      <w:pPr>
        <w:ind w:left="3996" w:hanging="360"/>
      </w:pPr>
      <w:rPr>
        <w:rFonts w:hint="default"/>
        <w:lang w:val="en-US" w:eastAsia="en-US" w:bidi="ar-SA"/>
      </w:rPr>
    </w:lvl>
    <w:lvl w:ilvl="5">
      <w:numFmt w:val="bullet"/>
      <w:lvlText w:val="•"/>
      <w:lvlJc w:val="left"/>
      <w:pPr>
        <w:ind w:left="5154" w:hanging="360"/>
      </w:pPr>
      <w:rPr>
        <w:rFonts w:hint="default"/>
        <w:lang w:val="en-US" w:eastAsia="en-US" w:bidi="ar-SA"/>
      </w:rPr>
    </w:lvl>
    <w:lvl w:ilvl="6">
      <w:numFmt w:val="bullet"/>
      <w:lvlText w:val="•"/>
      <w:lvlJc w:val="left"/>
      <w:pPr>
        <w:ind w:left="6313" w:hanging="360"/>
      </w:pPr>
      <w:rPr>
        <w:rFonts w:hint="default"/>
        <w:lang w:val="en-US" w:eastAsia="en-US" w:bidi="ar-SA"/>
      </w:rPr>
    </w:lvl>
    <w:lvl w:ilvl="7">
      <w:numFmt w:val="bullet"/>
      <w:lvlText w:val="•"/>
      <w:lvlJc w:val="left"/>
      <w:pPr>
        <w:ind w:left="7471" w:hanging="360"/>
      </w:pPr>
      <w:rPr>
        <w:rFonts w:hint="default"/>
        <w:lang w:val="en-US" w:eastAsia="en-US" w:bidi="ar-SA"/>
      </w:rPr>
    </w:lvl>
    <w:lvl w:ilvl="8">
      <w:numFmt w:val="bullet"/>
      <w:lvlText w:val="•"/>
      <w:lvlJc w:val="left"/>
      <w:pPr>
        <w:ind w:left="8629" w:hanging="360"/>
      </w:pPr>
      <w:rPr>
        <w:rFonts w:hint="default"/>
        <w:lang w:val="en-US" w:eastAsia="en-US" w:bidi="ar-SA"/>
      </w:rPr>
    </w:lvl>
  </w:abstractNum>
  <w:abstractNum w:abstractNumId="3" w15:restartNumberingAfterBreak="0">
    <w:nsid w:val="0D7C01DA"/>
    <w:multiLevelType w:val="multilevel"/>
    <w:tmpl w:val="4AA61FB0"/>
    <w:lvl w:ilvl="0">
      <w:start w:val="3"/>
      <w:numFmt w:val="decimal"/>
      <w:lvlText w:val="%1"/>
      <w:lvlJc w:val="left"/>
      <w:pPr>
        <w:ind w:left="1320" w:hanging="360"/>
      </w:pPr>
      <w:rPr>
        <w:rFonts w:hint="default"/>
        <w:lang w:val="en-US" w:eastAsia="en-US" w:bidi="ar-SA"/>
      </w:rPr>
    </w:lvl>
    <w:lvl w:ilvl="1">
      <w:start w:val="1"/>
      <w:numFmt w:val="decimal"/>
      <w:lvlText w:val="%1.%2"/>
      <w:lvlJc w:val="left"/>
      <w:pPr>
        <w:ind w:left="1320" w:hanging="360"/>
      </w:pPr>
      <w:rPr>
        <w:rFonts w:hint="default"/>
        <w:b/>
        <w:bCs/>
        <w:w w:val="100"/>
        <w:lang w:val="en-US" w:eastAsia="en-US" w:bidi="ar-SA"/>
      </w:rPr>
    </w:lvl>
    <w:lvl w:ilvl="2">
      <w:start w:val="1"/>
      <w:numFmt w:val="decimal"/>
      <w:lvlText w:val="%1.%2.%3"/>
      <w:lvlJc w:val="left"/>
      <w:pPr>
        <w:ind w:left="2220" w:hanging="540"/>
      </w:pPr>
      <w:rPr>
        <w:b/>
        <w:bCs/>
        <w:w w:val="100"/>
        <w:lang w:val="en-US" w:eastAsia="en-US" w:bidi="ar-SA"/>
      </w:rPr>
    </w:lvl>
    <w:lvl w:ilvl="3">
      <w:start w:val="1"/>
      <w:numFmt w:val="bullet"/>
      <w:lvlText w:val="●"/>
      <w:lvlJc w:val="left"/>
      <w:pPr>
        <w:ind w:left="2340" w:hanging="360"/>
      </w:pPr>
      <w:rPr>
        <w:w w:val="100"/>
        <w:lang w:val="en-US" w:eastAsia="en-US" w:bidi="ar-SA"/>
      </w:rPr>
    </w:lvl>
    <w:lvl w:ilvl="4">
      <w:numFmt w:val="bullet"/>
      <w:lvlText w:val="•"/>
      <w:lvlJc w:val="left"/>
      <w:pPr>
        <w:ind w:left="3569" w:hanging="360"/>
      </w:pPr>
      <w:rPr>
        <w:rFonts w:hint="default"/>
        <w:lang w:val="en-US" w:eastAsia="en-US" w:bidi="ar-SA"/>
      </w:rPr>
    </w:lvl>
    <w:lvl w:ilvl="5">
      <w:numFmt w:val="bullet"/>
      <w:lvlText w:val="•"/>
      <w:lvlJc w:val="left"/>
      <w:pPr>
        <w:ind w:left="4798"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7257" w:hanging="360"/>
      </w:pPr>
      <w:rPr>
        <w:rFonts w:hint="default"/>
        <w:lang w:val="en-US" w:eastAsia="en-US" w:bidi="ar-SA"/>
      </w:rPr>
    </w:lvl>
    <w:lvl w:ilvl="8">
      <w:numFmt w:val="bullet"/>
      <w:lvlText w:val="•"/>
      <w:lvlJc w:val="left"/>
      <w:pPr>
        <w:ind w:left="8487" w:hanging="360"/>
      </w:pPr>
      <w:rPr>
        <w:rFonts w:hint="default"/>
        <w:lang w:val="en-US" w:eastAsia="en-US" w:bidi="ar-SA"/>
      </w:rPr>
    </w:lvl>
  </w:abstractNum>
  <w:abstractNum w:abstractNumId="4" w15:restartNumberingAfterBreak="0">
    <w:nsid w:val="134A1F15"/>
    <w:multiLevelType w:val="hybridMultilevel"/>
    <w:tmpl w:val="50B459DC"/>
    <w:lvl w:ilvl="0" w:tplc="9E0A86D0">
      <w:numFmt w:val="none"/>
      <w:lvlText w:val=""/>
      <w:lvlJc w:val="left"/>
      <w:pPr>
        <w:tabs>
          <w:tab w:val="num" w:pos="360"/>
        </w:tabs>
      </w:pPr>
    </w:lvl>
    <w:lvl w:ilvl="1" w:tplc="7FD6B574">
      <w:start w:val="1"/>
      <w:numFmt w:val="lowerLetter"/>
      <w:lvlText w:val="%2."/>
      <w:lvlJc w:val="left"/>
      <w:pPr>
        <w:ind w:left="1440" w:hanging="360"/>
      </w:pPr>
    </w:lvl>
    <w:lvl w:ilvl="2" w:tplc="D37E43C8">
      <w:start w:val="1"/>
      <w:numFmt w:val="lowerRoman"/>
      <w:lvlText w:val="%3."/>
      <w:lvlJc w:val="right"/>
      <w:pPr>
        <w:ind w:left="2160" w:hanging="180"/>
      </w:pPr>
    </w:lvl>
    <w:lvl w:ilvl="3" w:tplc="ABFC6506">
      <w:start w:val="1"/>
      <w:numFmt w:val="decimal"/>
      <w:lvlText w:val="%4."/>
      <w:lvlJc w:val="left"/>
      <w:pPr>
        <w:ind w:left="2880" w:hanging="360"/>
      </w:pPr>
    </w:lvl>
    <w:lvl w:ilvl="4" w:tplc="FB467236">
      <w:start w:val="1"/>
      <w:numFmt w:val="lowerLetter"/>
      <w:lvlText w:val="%5."/>
      <w:lvlJc w:val="left"/>
      <w:pPr>
        <w:ind w:left="3600" w:hanging="360"/>
      </w:pPr>
    </w:lvl>
    <w:lvl w:ilvl="5" w:tplc="137E09E2">
      <w:start w:val="1"/>
      <w:numFmt w:val="lowerRoman"/>
      <w:lvlText w:val="%6."/>
      <w:lvlJc w:val="right"/>
      <w:pPr>
        <w:ind w:left="4320" w:hanging="180"/>
      </w:pPr>
    </w:lvl>
    <w:lvl w:ilvl="6" w:tplc="87181582">
      <w:start w:val="1"/>
      <w:numFmt w:val="decimal"/>
      <w:lvlText w:val="%7."/>
      <w:lvlJc w:val="left"/>
      <w:pPr>
        <w:ind w:left="5040" w:hanging="360"/>
      </w:pPr>
    </w:lvl>
    <w:lvl w:ilvl="7" w:tplc="A0DA5700">
      <w:start w:val="1"/>
      <w:numFmt w:val="lowerLetter"/>
      <w:lvlText w:val="%8."/>
      <w:lvlJc w:val="left"/>
      <w:pPr>
        <w:ind w:left="5760" w:hanging="360"/>
      </w:pPr>
    </w:lvl>
    <w:lvl w:ilvl="8" w:tplc="0742E65A">
      <w:start w:val="1"/>
      <w:numFmt w:val="lowerRoman"/>
      <w:lvlText w:val="%9."/>
      <w:lvlJc w:val="right"/>
      <w:pPr>
        <w:ind w:left="6480" w:hanging="180"/>
      </w:pPr>
    </w:lvl>
  </w:abstractNum>
  <w:abstractNum w:abstractNumId="5" w15:restartNumberingAfterBreak="0">
    <w:nsid w:val="16E22A8D"/>
    <w:multiLevelType w:val="hybridMultilevel"/>
    <w:tmpl w:val="A3BE3CE4"/>
    <w:lvl w:ilvl="0" w:tplc="68A4D414">
      <w:start w:val="1"/>
      <w:numFmt w:val="decimal"/>
      <w:lvlText w:val="%1."/>
      <w:lvlJc w:val="left"/>
      <w:pPr>
        <w:ind w:left="720" w:hanging="360"/>
      </w:pPr>
    </w:lvl>
    <w:lvl w:ilvl="1" w:tplc="A984B7E2">
      <w:start w:val="1"/>
      <w:numFmt w:val="lowerLetter"/>
      <w:lvlText w:val="%2."/>
      <w:lvlJc w:val="left"/>
      <w:pPr>
        <w:ind w:left="1440" w:hanging="360"/>
      </w:pPr>
    </w:lvl>
    <w:lvl w:ilvl="2" w:tplc="D588528A">
      <w:start w:val="1"/>
      <w:numFmt w:val="lowerRoman"/>
      <w:lvlText w:val="%3."/>
      <w:lvlJc w:val="right"/>
      <w:pPr>
        <w:ind w:left="2160" w:hanging="180"/>
      </w:pPr>
    </w:lvl>
    <w:lvl w:ilvl="3" w:tplc="EBCEEF4A">
      <w:start w:val="1"/>
      <w:numFmt w:val="decimal"/>
      <w:lvlText w:val="%4."/>
      <w:lvlJc w:val="left"/>
      <w:pPr>
        <w:ind w:left="2880" w:hanging="360"/>
      </w:pPr>
    </w:lvl>
    <w:lvl w:ilvl="4" w:tplc="94807F08">
      <w:start w:val="1"/>
      <w:numFmt w:val="lowerLetter"/>
      <w:lvlText w:val="%5."/>
      <w:lvlJc w:val="left"/>
      <w:pPr>
        <w:ind w:left="3600" w:hanging="360"/>
      </w:pPr>
    </w:lvl>
    <w:lvl w:ilvl="5" w:tplc="E61EAE5E">
      <w:start w:val="1"/>
      <w:numFmt w:val="lowerRoman"/>
      <w:lvlText w:val="%6."/>
      <w:lvlJc w:val="right"/>
      <w:pPr>
        <w:ind w:left="4320" w:hanging="180"/>
      </w:pPr>
    </w:lvl>
    <w:lvl w:ilvl="6" w:tplc="B76078CE">
      <w:start w:val="1"/>
      <w:numFmt w:val="decimal"/>
      <w:lvlText w:val="%7."/>
      <w:lvlJc w:val="left"/>
      <w:pPr>
        <w:ind w:left="5040" w:hanging="360"/>
      </w:pPr>
    </w:lvl>
    <w:lvl w:ilvl="7" w:tplc="12B2B9B8">
      <w:start w:val="1"/>
      <w:numFmt w:val="lowerLetter"/>
      <w:lvlText w:val="%8."/>
      <w:lvlJc w:val="left"/>
      <w:pPr>
        <w:ind w:left="5760" w:hanging="360"/>
      </w:pPr>
    </w:lvl>
    <w:lvl w:ilvl="8" w:tplc="611E14C2">
      <w:start w:val="1"/>
      <w:numFmt w:val="lowerRoman"/>
      <w:lvlText w:val="%9."/>
      <w:lvlJc w:val="right"/>
      <w:pPr>
        <w:ind w:left="6480" w:hanging="180"/>
      </w:pPr>
    </w:lvl>
  </w:abstractNum>
  <w:abstractNum w:abstractNumId="6" w15:restartNumberingAfterBreak="0">
    <w:nsid w:val="18EE099A"/>
    <w:multiLevelType w:val="multilevel"/>
    <w:tmpl w:val="3918A6F2"/>
    <w:lvl w:ilvl="0">
      <w:start w:val="4"/>
      <w:numFmt w:val="decimal"/>
      <w:lvlText w:val="%1"/>
      <w:lvlJc w:val="left"/>
      <w:pPr>
        <w:ind w:left="1591" w:hanging="631"/>
      </w:pPr>
      <w:rPr>
        <w:rFonts w:hint="default"/>
        <w:lang w:val="en-US" w:eastAsia="en-US" w:bidi="ar-SA"/>
      </w:rPr>
    </w:lvl>
    <w:lvl w:ilvl="1">
      <w:start w:val="1"/>
      <w:numFmt w:val="decimal"/>
      <w:lvlText w:val="%1.%2"/>
      <w:lvlJc w:val="left"/>
      <w:pPr>
        <w:ind w:left="1591" w:hanging="631"/>
      </w:pPr>
      <w:rPr>
        <w:rFonts w:hint="default"/>
        <w:lang w:val="en-US" w:eastAsia="en-US" w:bidi="ar-SA"/>
      </w:rPr>
    </w:lvl>
    <w:lvl w:ilvl="2">
      <w:start w:val="1"/>
      <w:numFmt w:val="decimal"/>
      <w:lvlText w:val="%1.%2.%3"/>
      <w:lvlJc w:val="left"/>
      <w:pPr>
        <w:ind w:left="15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680" w:hanging="360"/>
      </w:pPr>
      <w:rPr>
        <w:rFonts w:ascii="Times New Roman" w:eastAsia="Times New Roman" w:hAnsi="Times New Roman" w:cs="Times New Roman" w:hint="default"/>
        <w:w w:val="99"/>
        <w:sz w:val="20"/>
        <w:szCs w:val="20"/>
        <w:lang w:val="en-US" w:eastAsia="en-US" w:bidi="ar-SA"/>
      </w:rPr>
    </w:lvl>
    <w:lvl w:ilvl="4">
      <w:numFmt w:val="bullet"/>
      <w:lvlText w:val="•"/>
      <w:lvlJc w:val="left"/>
      <w:pPr>
        <w:ind w:left="4768" w:hanging="360"/>
      </w:pPr>
      <w:rPr>
        <w:rFonts w:hint="default"/>
        <w:lang w:val="en-US" w:eastAsia="en-US" w:bidi="ar-SA"/>
      </w:rPr>
    </w:lvl>
    <w:lvl w:ilvl="5">
      <w:numFmt w:val="bullet"/>
      <w:lvlText w:val="•"/>
      <w:lvlJc w:val="left"/>
      <w:pPr>
        <w:ind w:left="5798" w:hanging="360"/>
      </w:pPr>
      <w:rPr>
        <w:rFonts w:hint="default"/>
        <w:lang w:val="en-US" w:eastAsia="en-US" w:bidi="ar-SA"/>
      </w:rPr>
    </w:lvl>
    <w:lvl w:ilvl="6">
      <w:numFmt w:val="bullet"/>
      <w:lvlText w:val="•"/>
      <w:lvlJc w:val="left"/>
      <w:pPr>
        <w:ind w:left="6828" w:hanging="360"/>
      </w:pPr>
      <w:rPr>
        <w:rFonts w:hint="default"/>
        <w:lang w:val="en-US" w:eastAsia="en-US" w:bidi="ar-SA"/>
      </w:rPr>
    </w:lvl>
    <w:lvl w:ilvl="7">
      <w:numFmt w:val="bullet"/>
      <w:lvlText w:val="•"/>
      <w:lvlJc w:val="left"/>
      <w:pPr>
        <w:ind w:left="7857"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7" w15:restartNumberingAfterBreak="0">
    <w:nsid w:val="1C4D6584"/>
    <w:multiLevelType w:val="hybridMultilevel"/>
    <w:tmpl w:val="928A4FA8"/>
    <w:lvl w:ilvl="0" w:tplc="3C6C7B5A">
      <w:numFmt w:val="bullet"/>
      <w:lvlText w:val="–"/>
      <w:lvlJc w:val="left"/>
      <w:pPr>
        <w:ind w:left="1171" w:hanging="212"/>
      </w:pPr>
      <w:rPr>
        <w:rFonts w:ascii="Times New Roman" w:eastAsia="Times New Roman" w:hAnsi="Times New Roman" w:cs="Times New Roman" w:hint="default"/>
        <w:w w:val="100"/>
        <w:sz w:val="27"/>
        <w:szCs w:val="27"/>
        <w:lang w:val="en-US" w:eastAsia="en-US" w:bidi="ar-SA"/>
      </w:rPr>
    </w:lvl>
    <w:lvl w:ilvl="1" w:tplc="C8F4D55A">
      <w:numFmt w:val="bullet"/>
      <w:lvlText w:val="•"/>
      <w:lvlJc w:val="left"/>
      <w:pPr>
        <w:ind w:left="2156" w:hanging="212"/>
      </w:pPr>
      <w:rPr>
        <w:rFonts w:hint="default"/>
        <w:lang w:val="en-US" w:eastAsia="en-US" w:bidi="ar-SA"/>
      </w:rPr>
    </w:lvl>
    <w:lvl w:ilvl="2" w:tplc="87D2EBA8">
      <w:numFmt w:val="bullet"/>
      <w:lvlText w:val="•"/>
      <w:lvlJc w:val="left"/>
      <w:pPr>
        <w:ind w:left="3133" w:hanging="212"/>
      </w:pPr>
      <w:rPr>
        <w:rFonts w:hint="default"/>
        <w:lang w:val="en-US" w:eastAsia="en-US" w:bidi="ar-SA"/>
      </w:rPr>
    </w:lvl>
    <w:lvl w:ilvl="3" w:tplc="46827BDA">
      <w:numFmt w:val="bullet"/>
      <w:lvlText w:val="•"/>
      <w:lvlJc w:val="left"/>
      <w:pPr>
        <w:ind w:left="4109" w:hanging="212"/>
      </w:pPr>
      <w:rPr>
        <w:rFonts w:hint="default"/>
        <w:lang w:val="en-US" w:eastAsia="en-US" w:bidi="ar-SA"/>
      </w:rPr>
    </w:lvl>
    <w:lvl w:ilvl="4" w:tplc="DE527DBC">
      <w:numFmt w:val="bullet"/>
      <w:lvlText w:val="•"/>
      <w:lvlJc w:val="left"/>
      <w:pPr>
        <w:ind w:left="5086" w:hanging="212"/>
      </w:pPr>
      <w:rPr>
        <w:rFonts w:hint="default"/>
        <w:lang w:val="en-US" w:eastAsia="en-US" w:bidi="ar-SA"/>
      </w:rPr>
    </w:lvl>
    <w:lvl w:ilvl="5" w:tplc="17D82D1A">
      <w:numFmt w:val="bullet"/>
      <w:lvlText w:val="•"/>
      <w:lvlJc w:val="left"/>
      <w:pPr>
        <w:ind w:left="6063" w:hanging="212"/>
      </w:pPr>
      <w:rPr>
        <w:rFonts w:hint="default"/>
        <w:lang w:val="en-US" w:eastAsia="en-US" w:bidi="ar-SA"/>
      </w:rPr>
    </w:lvl>
    <w:lvl w:ilvl="6" w:tplc="B6DCB048">
      <w:numFmt w:val="bullet"/>
      <w:lvlText w:val="•"/>
      <w:lvlJc w:val="left"/>
      <w:pPr>
        <w:ind w:left="7039" w:hanging="212"/>
      </w:pPr>
      <w:rPr>
        <w:rFonts w:hint="default"/>
        <w:lang w:val="en-US" w:eastAsia="en-US" w:bidi="ar-SA"/>
      </w:rPr>
    </w:lvl>
    <w:lvl w:ilvl="7" w:tplc="5888B196">
      <w:numFmt w:val="bullet"/>
      <w:lvlText w:val="•"/>
      <w:lvlJc w:val="left"/>
      <w:pPr>
        <w:ind w:left="8016" w:hanging="212"/>
      </w:pPr>
      <w:rPr>
        <w:rFonts w:hint="default"/>
        <w:lang w:val="en-US" w:eastAsia="en-US" w:bidi="ar-SA"/>
      </w:rPr>
    </w:lvl>
    <w:lvl w:ilvl="8" w:tplc="494A0B04">
      <w:numFmt w:val="bullet"/>
      <w:lvlText w:val="•"/>
      <w:lvlJc w:val="left"/>
      <w:pPr>
        <w:ind w:left="8993" w:hanging="212"/>
      </w:pPr>
      <w:rPr>
        <w:rFonts w:hint="default"/>
        <w:lang w:val="en-US" w:eastAsia="en-US" w:bidi="ar-SA"/>
      </w:rPr>
    </w:lvl>
  </w:abstractNum>
  <w:abstractNum w:abstractNumId="8" w15:restartNumberingAfterBreak="0">
    <w:nsid w:val="1CE75442"/>
    <w:multiLevelType w:val="hybridMultilevel"/>
    <w:tmpl w:val="7EAABA96"/>
    <w:lvl w:ilvl="0" w:tplc="AE687D24">
      <w:start w:val="1"/>
      <w:numFmt w:val="bullet"/>
      <w:lvlText w:val=""/>
      <w:lvlJc w:val="left"/>
      <w:pPr>
        <w:ind w:left="720" w:hanging="360"/>
      </w:pPr>
      <w:rPr>
        <w:rFonts w:ascii="Symbol" w:hAnsi="Symbol" w:hint="default"/>
      </w:rPr>
    </w:lvl>
    <w:lvl w:ilvl="1" w:tplc="3C285324">
      <w:start w:val="1"/>
      <w:numFmt w:val="bullet"/>
      <w:lvlText w:val="▫"/>
      <w:lvlJc w:val="left"/>
      <w:pPr>
        <w:ind w:left="1440" w:hanging="360"/>
      </w:pPr>
      <w:rPr>
        <w:rFonts w:ascii="Courier New" w:hAnsi="Courier New" w:hint="default"/>
      </w:rPr>
    </w:lvl>
    <w:lvl w:ilvl="2" w:tplc="DEF86472">
      <w:start w:val="1"/>
      <w:numFmt w:val="bullet"/>
      <w:lvlText w:val=""/>
      <w:lvlJc w:val="left"/>
      <w:pPr>
        <w:ind w:left="2160" w:hanging="360"/>
      </w:pPr>
      <w:rPr>
        <w:rFonts w:ascii="Wingdings" w:hAnsi="Wingdings" w:hint="default"/>
      </w:rPr>
    </w:lvl>
    <w:lvl w:ilvl="3" w:tplc="0528129C">
      <w:start w:val="1"/>
      <w:numFmt w:val="bullet"/>
      <w:lvlText w:val=""/>
      <w:lvlJc w:val="left"/>
      <w:pPr>
        <w:ind w:left="2880" w:hanging="360"/>
      </w:pPr>
      <w:rPr>
        <w:rFonts w:ascii="Symbol" w:hAnsi="Symbol" w:hint="default"/>
      </w:rPr>
    </w:lvl>
    <w:lvl w:ilvl="4" w:tplc="63A8888C">
      <w:start w:val="1"/>
      <w:numFmt w:val="bullet"/>
      <w:lvlText w:val="o"/>
      <w:lvlJc w:val="left"/>
      <w:pPr>
        <w:ind w:left="3600" w:hanging="360"/>
      </w:pPr>
      <w:rPr>
        <w:rFonts w:ascii="Courier New" w:hAnsi="Courier New" w:hint="default"/>
      </w:rPr>
    </w:lvl>
    <w:lvl w:ilvl="5" w:tplc="DEF86930">
      <w:start w:val="1"/>
      <w:numFmt w:val="bullet"/>
      <w:lvlText w:val=""/>
      <w:lvlJc w:val="left"/>
      <w:pPr>
        <w:ind w:left="4320" w:hanging="360"/>
      </w:pPr>
      <w:rPr>
        <w:rFonts w:ascii="Wingdings" w:hAnsi="Wingdings" w:hint="default"/>
      </w:rPr>
    </w:lvl>
    <w:lvl w:ilvl="6" w:tplc="DD6E879A">
      <w:start w:val="1"/>
      <w:numFmt w:val="bullet"/>
      <w:lvlText w:val=""/>
      <w:lvlJc w:val="left"/>
      <w:pPr>
        <w:ind w:left="5040" w:hanging="360"/>
      </w:pPr>
      <w:rPr>
        <w:rFonts w:ascii="Symbol" w:hAnsi="Symbol" w:hint="default"/>
      </w:rPr>
    </w:lvl>
    <w:lvl w:ilvl="7" w:tplc="C7CA4B02">
      <w:start w:val="1"/>
      <w:numFmt w:val="bullet"/>
      <w:lvlText w:val="o"/>
      <w:lvlJc w:val="left"/>
      <w:pPr>
        <w:ind w:left="5760" w:hanging="360"/>
      </w:pPr>
      <w:rPr>
        <w:rFonts w:ascii="Courier New" w:hAnsi="Courier New" w:hint="default"/>
      </w:rPr>
    </w:lvl>
    <w:lvl w:ilvl="8" w:tplc="E376A2C0">
      <w:start w:val="1"/>
      <w:numFmt w:val="bullet"/>
      <w:lvlText w:val=""/>
      <w:lvlJc w:val="left"/>
      <w:pPr>
        <w:ind w:left="6480" w:hanging="360"/>
      </w:pPr>
      <w:rPr>
        <w:rFonts w:ascii="Wingdings" w:hAnsi="Wingdings" w:hint="default"/>
      </w:rPr>
    </w:lvl>
  </w:abstractNum>
  <w:abstractNum w:abstractNumId="9" w15:restartNumberingAfterBreak="0">
    <w:nsid w:val="1D2BA8F1"/>
    <w:multiLevelType w:val="hybridMultilevel"/>
    <w:tmpl w:val="2CD2CBC2"/>
    <w:lvl w:ilvl="0" w:tplc="49E0A458">
      <w:start w:val="1"/>
      <w:numFmt w:val="bullet"/>
      <w:lvlText w:val=""/>
      <w:lvlJc w:val="left"/>
      <w:pPr>
        <w:ind w:left="1080" w:hanging="360"/>
      </w:pPr>
      <w:rPr>
        <w:rFonts w:ascii="Symbol" w:hAnsi="Symbol" w:hint="default"/>
      </w:rPr>
    </w:lvl>
    <w:lvl w:ilvl="1" w:tplc="574687D2">
      <w:start w:val="1"/>
      <w:numFmt w:val="bullet"/>
      <w:lvlText w:val="o"/>
      <w:lvlJc w:val="left"/>
      <w:pPr>
        <w:ind w:left="1800" w:hanging="360"/>
      </w:pPr>
      <w:rPr>
        <w:rFonts w:ascii="Courier New" w:hAnsi="Courier New" w:hint="default"/>
      </w:rPr>
    </w:lvl>
    <w:lvl w:ilvl="2" w:tplc="1F08ED6A">
      <w:start w:val="1"/>
      <w:numFmt w:val="bullet"/>
      <w:lvlText w:val=""/>
      <w:lvlJc w:val="left"/>
      <w:pPr>
        <w:ind w:left="2520" w:hanging="360"/>
      </w:pPr>
      <w:rPr>
        <w:rFonts w:ascii="Wingdings" w:hAnsi="Wingdings" w:hint="default"/>
      </w:rPr>
    </w:lvl>
    <w:lvl w:ilvl="3" w:tplc="BD06340C">
      <w:start w:val="1"/>
      <w:numFmt w:val="bullet"/>
      <w:lvlText w:val=""/>
      <w:lvlJc w:val="left"/>
      <w:pPr>
        <w:ind w:left="3240" w:hanging="360"/>
      </w:pPr>
      <w:rPr>
        <w:rFonts w:ascii="Symbol" w:hAnsi="Symbol" w:hint="default"/>
      </w:rPr>
    </w:lvl>
    <w:lvl w:ilvl="4" w:tplc="021AEED0">
      <w:start w:val="1"/>
      <w:numFmt w:val="bullet"/>
      <w:lvlText w:val="o"/>
      <w:lvlJc w:val="left"/>
      <w:pPr>
        <w:ind w:left="3960" w:hanging="360"/>
      </w:pPr>
      <w:rPr>
        <w:rFonts w:ascii="Courier New" w:hAnsi="Courier New" w:hint="default"/>
      </w:rPr>
    </w:lvl>
    <w:lvl w:ilvl="5" w:tplc="5240F630">
      <w:start w:val="1"/>
      <w:numFmt w:val="bullet"/>
      <w:lvlText w:val=""/>
      <w:lvlJc w:val="left"/>
      <w:pPr>
        <w:ind w:left="4680" w:hanging="360"/>
      </w:pPr>
      <w:rPr>
        <w:rFonts w:ascii="Wingdings" w:hAnsi="Wingdings" w:hint="default"/>
      </w:rPr>
    </w:lvl>
    <w:lvl w:ilvl="6" w:tplc="502AAF10">
      <w:start w:val="1"/>
      <w:numFmt w:val="bullet"/>
      <w:lvlText w:val=""/>
      <w:lvlJc w:val="left"/>
      <w:pPr>
        <w:ind w:left="5400" w:hanging="360"/>
      </w:pPr>
      <w:rPr>
        <w:rFonts w:ascii="Symbol" w:hAnsi="Symbol" w:hint="default"/>
      </w:rPr>
    </w:lvl>
    <w:lvl w:ilvl="7" w:tplc="8F7AA79C">
      <w:start w:val="1"/>
      <w:numFmt w:val="bullet"/>
      <w:lvlText w:val="o"/>
      <w:lvlJc w:val="left"/>
      <w:pPr>
        <w:ind w:left="6120" w:hanging="360"/>
      </w:pPr>
      <w:rPr>
        <w:rFonts w:ascii="Courier New" w:hAnsi="Courier New" w:hint="default"/>
      </w:rPr>
    </w:lvl>
    <w:lvl w:ilvl="8" w:tplc="9F1C8BE8">
      <w:start w:val="1"/>
      <w:numFmt w:val="bullet"/>
      <w:lvlText w:val=""/>
      <w:lvlJc w:val="left"/>
      <w:pPr>
        <w:ind w:left="6840" w:hanging="360"/>
      </w:pPr>
      <w:rPr>
        <w:rFonts w:ascii="Wingdings" w:hAnsi="Wingdings" w:hint="default"/>
      </w:rPr>
    </w:lvl>
  </w:abstractNum>
  <w:abstractNum w:abstractNumId="10" w15:restartNumberingAfterBreak="0">
    <w:nsid w:val="20104FC6"/>
    <w:multiLevelType w:val="hybridMultilevel"/>
    <w:tmpl w:val="2FE0FA1A"/>
    <w:lvl w:ilvl="0" w:tplc="39C0D2F4">
      <w:numFmt w:val="bullet"/>
      <w:lvlText w:val="•"/>
      <w:lvlJc w:val="left"/>
      <w:pPr>
        <w:ind w:left="1680" w:hanging="360"/>
      </w:pPr>
      <w:rPr>
        <w:rFonts w:hint="default"/>
        <w:w w:val="99"/>
        <w:lang w:val="en-US" w:eastAsia="en-US" w:bidi="ar-SA"/>
      </w:rPr>
    </w:lvl>
    <w:lvl w:ilvl="1" w:tplc="5C82655A">
      <w:numFmt w:val="bullet"/>
      <w:lvlText w:val="•"/>
      <w:lvlJc w:val="left"/>
      <w:pPr>
        <w:ind w:left="2606" w:hanging="360"/>
      </w:pPr>
      <w:rPr>
        <w:rFonts w:hint="default"/>
        <w:lang w:val="en-US" w:eastAsia="en-US" w:bidi="ar-SA"/>
      </w:rPr>
    </w:lvl>
    <w:lvl w:ilvl="2" w:tplc="A9FEEB44">
      <w:numFmt w:val="bullet"/>
      <w:lvlText w:val="•"/>
      <w:lvlJc w:val="left"/>
      <w:pPr>
        <w:ind w:left="3533" w:hanging="360"/>
      </w:pPr>
      <w:rPr>
        <w:rFonts w:hint="default"/>
        <w:lang w:val="en-US" w:eastAsia="en-US" w:bidi="ar-SA"/>
      </w:rPr>
    </w:lvl>
    <w:lvl w:ilvl="3" w:tplc="378C47EC">
      <w:numFmt w:val="bullet"/>
      <w:lvlText w:val="•"/>
      <w:lvlJc w:val="left"/>
      <w:pPr>
        <w:ind w:left="4459" w:hanging="360"/>
      </w:pPr>
      <w:rPr>
        <w:rFonts w:hint="default"/>
        <w:lang w:val="en-US" w:eastAsia="en-US" w:bidi="ar-SA"/>
      </w:rPr>
    </w:lvl>
    <w:lvl w:ilvl="4" w:tplc="7932DDA0">
      <w:numFmt w:val="bullet"/>
      <w:lvlText w:val="•"/>
      <w:lvlJc w:val="left"/>
      <w:pPr>
        <w:ind w:left="5386" w:hanging="360"/>
      </w:pPr>
      <w:rPr>
        <w:rFonts w:hint="default"/>
        <w:lang w:val="en-US" w:eastAsia="en-US" w:bidi="ar-SA"/>
      </w:rPr>
    </w:lvl>
    <w:lvl w:ilvl="5" w:tplc="F044E874">
      <w:numFmt w:val="bullet"/>
      <w:lvlText w:val="•"/>
      <w:lvlJc w:val="left"/>
      <w:pPr>
        <w:ind w:left="6313" w:hanging="360"/>
      </w:pPr>
      <w:rPr>
        <w:rFonts w:hint="default"/>
        <w:lang w:val="en-US" w:eastAsia="en-US" w:bidi="ar-SA"/>
      </w:rPr>
    </w:lvl>
    <w:lvl w:ilvl="6" w:tplc="39445412">
      <w:numFmt w:val="bullet"/>
      <w:lvlText w:val="•"/>
      <w:lvlJc w:val="left"/>
      <w:pPr>
        <w:ind w:left="7239" w:hanging="360"/>
      </w:pPr>
      <w:rPr>
        <w:rFonts w:hint="default"/>
        <w:lang w:val="en-US" w:eastAsia="en-US" w:bidi="ar-SA"/>
      </w:rPr>
    </w:lvl>
    <w:lvl w:ilvl="7" w:tplc="9D069126">
      <w:numFmt w:val="bullet"/>
      <w:lvlText w:val="•"/>
      <w:lvlJc w:val="left"/>
      <w:pPr>
        <w:ind w:left="8166" w:hanging="360"/>
      </w:pPr>
      <w:rPr>
        <w:rFonts w:hint="default"/>
        <w:lang w:val="en-US" w:eastAsia="en-US" w:bidi="ar-SA"/>
      </w:rPr>
    </w:lvl>
    <w:lvl w:ilvl="8" w:tplc="F2AA2E68">
      <w:numFmt w:val="bullet"/>
      <w:lvlText w:val="•"/>
      <w:lvlJc w:val="left"/>
      <w:pPr>
        <w:ind w:left="9093" w:hanging="360"/>
      </w:pPr>
      <w:rPr>
        <w:rFonts w:hint="default"/>
        <w:lang w:val="en-US" w:eastAsia="en-US" w:bidi="ar-SA"/>
      </w:rPr>
    </w:lvl>
  </w:abstractNum>
  <w:abstractNum w:abstractNumId="11" w15:restartNumberingAfterBreak="0">
    <w:nsid w:val="237E4A7F"/>
    <w:multiLevelType w:val="hybridMultilevel"/>
    <w:tmpl w:val="617A0ECA"/>
    <w:lvl w:ilvl="0" w:tplc="B37C1F04">
      <w:start w:val="1"/>
      <w:numFmt w:val="decimal"/>
      <w:lvlText w:val="%1."/>
      <w:lvlJc w:val="left"/>
      <w:pPr>
        <w:ind w:left="720" w:hanging="360"/>
      </w:pPr>
    </w:lvl>
    <w:lvl w:ilvl="1" w:tplc="23FA6FA8">
      <w:start w:val="1"/>
      <w:numFmt w:val="lowerLetter"/>
      <w:lvlText w:val="%2."/>
      <w:lvlJc w:val="left"/>
      <w:pPr>
        <w:ind w:left="1440" w:hanging="360"/>
      </w:pPr>
    </w:lvl>
    <w:lvl w:ilvl="2" w:tplc="032E3FFA">
      <w:start w:val="1"/>
      <w:numFmt w:val="lowerRoman"/>
      <w:lvlText w:val="%3."/>
      <w:lvlJc w:val="right"/>
      <w:pPr>
        <w:ind w:left="2160" w:hanging="180"/>
      </w:pPr>
    </w:lvl>
    <w:lvl w:ilvl="3" w:tplc="D538610C">
      <w:start w:val="1"/>
      <w:numFmt w:val="decimal"/>
      <w:lvlText w:val="%4."/>
      <w:lvlJc w:val="left"/>
      <w:pPr>
        <w:ind w:left="2880" w:hanging="360"/>
      </w:pPr>
    </w:lvl>
    <w:lvl w:ilvl="4" w:tplc="85F0CC9C">
      <w:start w:val="1"/>
      <w:numFmt w:val="lowerLetter"/>
      <w:lvlText w:val="%5."/>
      <w:lvlJc w:val="left"/>
      <w:pPr>
        <w:ind w:left="3600" w:hanging="360"/>
      </w:pPr>
    </w:lvl>
    <w:lvl w:ilvl="5" w:tplc="0132241C">
      <w:start w:val="1"/>
      <w:numFmt w:val="lowerRoman"/>
      <w:lvlText w:val="%6."/>
      <w:lvlJc w:val="right"/>
      <w:pPr>
        <w:ind w:left="4320" w:hanging="180"/>
      </w:pPr>
    </w:lvl>
    <w:lvl w:ilvl="6" w:tplc="B790B2FC">
      <w:start w:val="1"/>
      <w:numFmt w:val="decimal"/>
      <w:lvlText w:val="%7."/>
      <w:lvlJc w:val="left"/>
      <w:pPr>
        <w:ind w:left="5040" w:hanging="360"/>
      </w:pPr>
    </w:lvl>
    <w:lvl w:ilvl="7" w:tplc="15EAFCDE">
      <w:start w:val="1"/>
      <w:numFmt w:val="lowerLetter"/>
      <w:lvlText w:val="%8."/>
      <w:lvlJc w:val="left"/>
      <w:pPr>
        <w:ind w:left="5760" w:hanging="360"/>
      </w:pPr>
    </w:lvl>
    <w:lvl w:ilvl="8" w:tplc="95B237C0">
      <w:start w:val="1"/>
      <w:numFmt w:val="lowerRoman"/>
      <w:lvlText w:val="%9."/>
      <w:lvlJc w:val="right"/>
      <w:pPr>
        <w:ind w:left="6480" w:hanging="180"/>
      </w:pPr>
    </w:lvl>
  </w:abstractNum>
  <w:abstractNum w:abstractNumId="12" w15:restartNumberingAfterBreak="0">
    <w:nsid w:val="285FA5DA"/>
    <w:multiLevelType w:val="hybridMultilevel"/>
    <w:tmpl w:val="B80E70AA"/>
    <w:lvl w:ilvl="0" w:tplc="81E23CE2">
      <w:start w:val="1"/>
      <w:numFmt w:val="bullet"/>
      <w:lvlText w:val=""/>
      <w:lvlJc w:val="left"/>
      <w:pPr>
        <w:ind w:left="720" w:hanging="360"/>
      </w:pPr>
      <w:rPr>
        <w:rFonts w:ascii="Symbol" w:hAnsi="Symbol" w:hint="default"/>
      </w:rPr>
    </w:lvl>
    <w:lvl w:ilvl="1" w:tplc="02C834F6">
      <w:start w:val="1"/>
      <w:numFmt w:val="bullet"/>
      <w:lvlText w:val="o"/>
      <w:lvlJc w:val="left"/>
      <w:pPr>
        <w:ind w:left="1440" w:hanging="360"/>
      </w:pPr>
      <w:rPr>
        <w:rFonts w:ascii="Courier New" w:hAnsi="Courier New" w:hint="default"/>
      </w:rPr>
    </w:lvl>
    <w:lvl w:ilvl="2" w:tplc="28D27168">
      <w:start w:val="1"/>
      <w:numFmt w:val="bullet"/>
      <w:lvlText w:val=""/>
      <w:lvlJc w:val="left"/>
      <w:pPr>
        <w:ind w:left="2160" w:hanging="360"/>
      </w:pPr>
      <w:rPr>
        <w:rFonts w:ascii="Wingdings" w:hAnsi="Wingdings" w:hint="default"/>
      </w:rPr>
    </w:lvl>
    <w:lvl w:ilvl="3" w:tplc="2320DC22">
      <w:start w:val="1"/>
      <w:numFmt w:val="bullet"/>
      <w:lvlText w:val=""/>
      <w:lvlJc w:val="left"/>
      <w:pPr>
        <w:ind w:left="2880" w:hanging="360"/>
      </w:pPr>
      <w:rPr>
        <w:rFonts w:ascii="Symbol" w:hAnsi="Symbol" w:hint="default"/>
      </w:rPr>
    </w:lvl>
    <w:lvl w:ilvl="4" w:tplc="9A005840">
      <w:start w:val="1"/>
      <w:numFmt w:val="bullet"/>
      <w:lvlText w:val="o"/>
      <w:lvlJc w:val="left"/>
      <w:pPr>
        <w:ind w:left="3600" w:hanging="360"/>
      </w:pPr>
      <w:rPr>
        <w:rFonts w:ascii="Courier New" w:hAnsi="Courier New" w:hint="default"/>
      </w:rPr>
    </w:lvl>
    <w:lvl w:ilvl="5" w:tplc="1A4C29D8">
      <w:start w:val="1"/>
      <w:numFmt w:val="bullet"/>
      <w:lvlText w:val=""/>
      <w:lvlJc w:val="left"/>
      <w:pPr>
        <w:ind w:left="4320" w:hanging="360"/>
      </w:pPr>
      <w:rPr>
        <w:rFonts w:ascii="Wingdings" w:hAnsi="Wingdings" w:hint="default"/>
      </w:rPr>
    </w:lvl>
    <w:lvl w:ilvl="6" w:tplc="B7EE98A2">
      <w:start w:val="1"/>
      <w:numFmt w:val="bullet"/>
      <w:lvlText w:val=""/>
      <w:lvlJc w:val="left"/>
      <w:pPr>
        <w:ind w:left="5040" w:hanging="360"/>
      </w:pPr>
      <w:rPr>
        <w:rFonts w:ascii="Symbol" w:hAnsi="Symbol" w:hint="default"/>
      </w:rPr>
    </w:lvl>
    <w:lvl w:ilvl="7" w:tplc="EC2291F0">
      <w:start w:val="1"/>
      <w:numFmt w:val="bullet"/>
      <w:lvlText w:val="o"/>
      <w:lvlJc w:val="left"/>
      <w:pPr>
        <w:ind w:left="5760" w:hanging="360"/>
      </w:pPr>
      <w:rPr>
        <w:rFonts w:ascii="Courier New" w:hAnsi="Courier New" w:hint="default"/>
      </w:rPr>
    </w:lvl>
    <w:lvl w:ilvl="8" w:tplc="25DCE814">
      <w:start w:val="1"/>
      <w:numFmt w:val="bullet"/>
      <w:lvlText w:val=""/>
      <w:lvlJc w:val="left"/>
      <w:pPr>
        <w:ind w:left="6480" w:hanging="360"/>
      </w:pPr>
      <w:rPr>
        <w:rFonts w:ascii="Wingdings" w:hAnsi="Wingdings" w:hint="default"/>
      </w:rPr>
    </w:lvl>
  </w:abstractNum>
  <w:abstractNum w:abstractNumId="13" w15:restartNumberingAfterBreak="0">
    <w:nsid w:val="29E14333"/>
    <w:multiLevelType w:val="hybridMultilevel"/>
    <w:tmpl w:val="1CBE2014"/>
    <w:lvl w:ilvl="0" w:tplc="E2903F0A">
      <w:start w:val="1"/>
      <w:numFmt w:val="bullet"/>
      <w:lvlText w:val=""/>
      <w:lvlJc w:val="left"/>
      <w:pPr>
        <w:ind w:left="1440" w:hanging="360"/>
      </w:pPr>
      <w:rPr>
        <w:rFonts w:ascii="Symbol" w:hAnsi="Symbol" w:hint="default"/>
      </w:rPr>
    </w:lvl>
    <w:lvl w:ilvl="1" w:tplc="BE8EF432">
      <w:start w:val="1"/>
      <w:numFmt w:val="bullet"/>
      <w:lvlText w:val="o"/>
      <w:lvlJc w:val="left"/>
      <w:pPr>
        <w:ind w:left="2160" w:hanging="360"/>
      </w:pPr>
      <w:rPr>
        <w:rFonts w:ascii="Courier New" w:hAnsi="Courier New" w:hint="default"/>
      </w:rPr>
    </w:lvl>
    <w:lvl w:ilvl="2" w:tplc="BB1CDA20">
      <w:start w:val="1"/>
      <w:numFmt w:val="bullet"/>
      <w:lvlText w:val=""/>
      <w:lvlJc w:val="left"/>
      <w:pPr>
        <w:ind w:left="2880" w:hanging="360"/>
      </w:pPr>
      <w:rPr>
        <w:rFonts w:ascii="Wingdings" w:hAnsi="Wingdings" w:hint="default"/>
      </w:rPr>
    </w:lvl>
    <w:lvl w:ilvl="3" w:tplc="76FC4360">
      <w:start w:val="1"/>
      <w:numFmt w:val="bullet"/>
      <w:lvlText w:val=""/>
      <w:lvlJc w:val="left"/>
      <w:pPr>
        <w:ind w:left="3600" w:hanging="360"/>
      </w:pPr>
      <w:rPr>
        <w:rFonts w:ascii="Symbol" w:hAnsi="Symbol" w:hint="default"/>
      </w:rPr>
    </w:lvl>
    <w:lvl w:ilvl="4" w:tplc="2750B3F8">
      <w:start w:val="1"/>
      <w:numFmt w:val="bullet"/>
      <w:lvlText w:val="o"/>
      <w:lvlJc w:val="left"/>
      <w:pPr>
        <w:ind w:left="4320" w:hanging="360"/>
      </w:pPr>
      <w:rPr>
        <w:rFonts w:ascii="Courier New" w:hAnsi="Courier New" w:hint="default"/>
      </w:rPr>
    </w:lvl>
    <w:lvl w:ilvl="5" w:tplc="E09C6BC2">
      <w:start w:val="1"/>
      <w:numFmt w:val="bullet"/>
      <w:lvlText w:val=""/>
      <w:lvlJc w:val="left"/>
      <w:pPr>
        <w:ind w:left="5040" w:hanging="360"/>
      </w:pPr>
      <w:rPr>
        <w:rFonts w:ascii="Wingdings" w:hAnsi="Wingdings" w:hint="default"/>
      </w:rPr>
    </w:lvl>
    <w:lvl w:ilvl="6" w:tplc="80CC7292">
      <w:start w:val="1"/>
      <w:numFmt w:val="bullet"/>
      <w:lvlText w:val=""/>
      <w:lvlJc w:val="left"/>
      <w:pPr>
        <w:ind w:left="5760" w:hanging="360"/>
      </w:pPr>
      <w:rPr>
        <w:rFonts w:ascii="Symbol" w:hAnsi="Symbol" w:hint="default"/>
      </w:rPr>
    </w:lvl>
    <w:lvl w:ilvl="7" w:tplc="E45C2C74">
      <w:start w:val="1"/>
      <w:numFmt w:val="bullet"/>
      <w:lvlText w:val="o"/>
      <w:lvlJc w:val="left"/>
      <w:pPr>
        <w:ind w:left="6480" w:hanging="360"/>
      </w:pPr>
      <w:rPr>
        <w:rFonts w:ascii="Courier New" w:hAnsi="Courier New" w:hint="default"/>
      </w:rPr>
    </w:lvl>
    <w:lvl w:ilvl="8" w:tplc="CB9CB4B6">
      <w:start w:val="1"/>
      <w:numFmt w:val="bullet"/>
      <w:lvlText w:val=""/>
      <w:lvlJc w:val="left"/>
      <w:pPr>
        <w:ind w:left="7200" w:hanging="360"/>
      </w:pPr>
      <w:rPr>
        <w:rFonts w:ascii="Wingdings" w:hAnsi="Wingdings" w:hint="default"/>
      </w:rPr>
    </w:lvl>
  </w:abstractNum>
  <w:abstractNum w:abstractNumId="14" w15:restartNumberingAfterBreak="0">
    <w:nsid w:val="2E5685B9"/>
    <w:multiLevelType w:val="hybridMultilevel"/>
    <w:tmpl w:val="91E0D526"/>
    <w:lvl w:ilvl="0" w:tplc="9CAA965C">
      <w:start w:val="1"/>
      <w:numFmt w:val="bullet"/>
      <w:lvlText w:val=""/>
      <w:lvlJc w:val="left"/>
      <w:pPr>
        <w:ind w:left="720" w:hanging="360"/>
      </w:pPr>
      <w:rPr>
        <w:rFonts w:ascii="Symbol" w:hAnsi="Symbol" w:hint="default"/>
      </w:rPr>
    </w:lvl>
    <w:lvl w:ilvl="1" w:tplc="CC3C9048">
      <w:start w:val="1"/>
      <w:numFmt w:val="bullet"/>
      <w:lvlText w:val="o"/>
      <w:lvlJc w:val="left"/>
      <w:pPr>
        <w:ind w:left="1440" w:hanging="360"/>
      </w:pPr>
      <w:rPr>
        <w:rFonts w:ascii="Courier New" w:hAnsi="Courier New" w:hint="default"/>
      </w:rPr>
    </w:lvl>
    <w:lvl w:ilvl="2" w:tplc="811A258E">
      <w:start w:val="1"/>
      <w:numFmt w:val="bullet"/>
      <w:lvlText w:val=""/>
      <w:lvlJc w:val="left"/>
      <w:pPr>
        <w:ind w:left="2160" w:hanging="360"/>
      </w:pPr>
      <w:rPr>
        <w:rFonts w:ascii="Wingdings" w:hAnsi="Wingdings" w:hint="default"/>
      </w:rPr>
    </w:lvl>
    <w:lvl w:ilvl="3" w:tplc="05E8E8A4">
      <w:start w:val="1"/>
      <w:numFmt w:val="bullet"/>
      <w:lvlText w:val=""/>
      <w:lvlJc w:val="left"/>
      <w:pPr>
        <w:ind w:left="2880" w:hanging="360"/>
      </w:pPr>
      <w:rPr>
        <w:rFonts w:ascii="Symbol" w:hAnsi="Symbol" w:hint="default"/>
      </w:rPr>
    </w:lvl>
    <w:lvl w:ilvl="4" w:tplc="91E810EE">
      <w:start w:val="1"/>
      <w:numFmt w:val="bullet"/>
      <w:lvlText w:val="o"/>
      <w:lvlJc w:val="left"/>
      <w:pPr>
        <w:ind w:left="3600" w:hanging="360"/>
      </w:pPr>
      <w:rPr>
        <w:rFonts w:ascii="Courier New" w:hAnsi="Courier New" w:hint="default"/>
      </w:rPr>
    </w:lvl>
    <w:lvl w:ilvl="5" w:tplc="E5B01188">
      <w:start w:val="1"/>
      <w:numFmt w:val="bullet"/>
      <w:lvlText w:val=""/>
      <w:lvlJc w:val="left"/>
      <w:pPr>
        <w:ind w:left="4320" w:hanging="360"/>
      </w:pPr>
      <w:rPr>
        <w:rFonts w:ascii="Wingdings" w:hAnsi="Wingdings" w:hint="default"/>
      </w:rPr>
    </w:lvl>
    <w:lvl w:ilvl="6" w:tplc="EE3AE7F6">
      <w:start w:val="1"/>
      <w:numFmt w:val="bullet"/>
      <w:lvlText w:val=""/>
      <w:lvlJc w:val="left"/>
      <w:pPr>
        <w:ind w:left="5040" w:hanging="360"/>
      </w:pPr>
      <w:rPr>
        <w:rFonts w:ascii="Symbol" w:hAnsi="Symbol" w:hint="default"/>
      </w:rPr>
    </w:lvl>
    <w:lvl w:ilvl="7" w:tplc="7F044254">
      <w:start w:val="1"/>
      <w:numFmt w:val="bullet"/>
      <w:lvlText w:val="o"/>
      <w:lvlJc w:val="left"/>
      <w:pPr>
        <w:ind w:left="5760" w:hanging="360"/>
      </w:pPr>
      <w:rPr>
        <w:rFonts w:ascii="Courier New" w:hAnsi="Courier New" w:hint="default"/>
      </w:rPr>
    </w:lvl>
    <w:lvl w:ilvl="8" w:tplc="035AD21C">
      <w:start w:val="1"/>
      <w:numFmt w:val="bullet"/>
      <w:lvlText w:val=""/>
      <w:lvlJc w:val="left"/>
      <w:pPr>
        <w:ind w:left="6480" w:hanging="360"/>
      </w:pPr>
      <w:rPr>
        <w:rFonts w:ascii="Wingdings" w:hAnsi="Wingdings" w:hint="default"/>
      </w:rPr>
    </w:lvl>
  </w:abstractNum>
  <w:abstractNum w:abstractNumId="15" w15:restartNumberingAfterBreak="0">
    <w:nsid w:val="3414E8DE"/>
    <w:multiLevelType w:val="hybridMultilevel"/>
    <w:tmpl w:val="A8EE4578"/>
    <w:lvl w:ilvl="0" w:tplc="990AB4EA">
      <w:start w:val="1"/>
      <w:numFmt w:val="bullet"/>
      <w:lvlText w:val=""/>
      <w:lvlJc w:val="left"/>
      <w:pPr>
        <w:ind w:left="720" w:hanging="360"/>
      </w:pPr>
      <w:rPr>
        <w:rFonts w:ascii="Symbol" w:hAnsi="Symbol" w:hint="default"/>
      </w:rPr>
    </w:lvl>
    <w:lvl w:ilvl="1" w:tplc="16700BD6">
      <w:start w:val="1"/>
      <w:numFmt w:val="bullet"/>
      <w:lvlText w:val="o"/>
      <w:lvlJc w:val="left"/>
      <w:pPr>
        <w:ind w:left="1440" w:hanging="360"/>
      </w:pPr>
      <w:rPr>
        <w:rFonts w:ascii="Courier New" w:hAnsi="Courier New" w:hint="default"/>
      </w:rPr>
    </w:lvl>
    <w:lvl w:ilvl="2" w:tplc="545240B4">
      <w:start w:val="1"/>
      <w:numFmt w:val="bullet"/>
      <w:lvlText w:val=""/>
      <w:lvlJc w:val="left"/>
      <w:pPr>
        <w:ind w:left="2160" w:hanging="360"/>
      </w:pPr>
      <w:rPr>
        <w:rFonts w:ascii="Wingdings" w:hAnsi="Wingdings" w:hint="default"/>
      </w:rPr>
    </w:lvl>
    <w:lvl w:ilvl="3" w:tplc="84CE7AEC">
      <w:start w:val="1"/>
      <w:numFmt w:val="bullet"/>
      <w:lvlText w:val=""/>
      <w:lvlJc w:val="left"/>
      <w:pPr>
        <w:ind w:left="2880" w:hanging="360"/>
      </w:pPr>
      <w:rPr>
        <w:rFonts w:ascii="Symbol" w:hAnsi="Symbol" w:hint="default"/>
      </w:rPr>
    </w:lvl>
    <w:lvl w:ilvl="4" w:tplc="185A8DAE">
      <w:start w:val="1"/>
      <w:numFmt w:val="bullet"/>
      <w:lvlText w:val="o"/>
      <w:lvlJc w:val="left"/>
      <w:pPr>
        <w:ind w:left="3600" w:hanging="360"/>
      </w:pPr>
      <w:rPr>
        <w:rFonts w:ascii="Courier New" w:hAnsi="Courier New" w:hint="default"/>
      </w:rPr>
    </w:lvl>
    <w:lvl w:ilvl="5" w:tplc="EF0A0350">
      <w:start w:val="1"/>
      <w:numFmt w:val="bullet"/>
      <w:lvlText w:val=""/>
      <w:lvlJc w:val="left"/>
      <w:pPr>
        <w:ind w:left="4320" w:hanging="360"/>
      </w:pPr>
      <w:rPr>
        <w:rFonts w:ascii="Wingdings" w:hAnsi="Wingdings" w:hint="default"/>
      </w:rPr>
    </w:lvl>
    <w:lvl w:ilvl="6" w:tplc="87CE7516">
      <w:start w:val="1"/>
      <w:numFmt w:val="bullet"/>
      <w:lvlText w:val=""/>
      <w:lvlJc w:val="left"/>
      <w:pPr>
        <w:ind w:left="5040" w:hanging="360"/>
      </w:pPr>
      <w:rPr>
        <w:rFonts w:ascii="Symbol" w:hAnsi="Symbol" w:hint="default"/>
      </w:rPr>
    </w:lvl>
    <w:lvl w:ilvl="7" w:tplc="43DEF476">
      <w:start w:val="1"/>
      <w:numFmt w:val="bullet"/>
      <w:lvlText w:val="o"/>
      <w:lvlJc w:val="left"/>
      <w:pPr>
        <w:ind w:left="5760" w:hanging="360"/>
      </w:pPr>
      <w:rPr>
        <w:rFonts w:ascii="Courier New" w:hAnsi="Courier New" w:hint="default"/>
      </w:rPr>
    </w:lvl>
    <w:lvl w:ilvl="8" w:tplc="FA7C0D4E">
      <w:start w:val="1"/>
      <w:numFmt w:val="bullet"/>
      <w:lvlText w:val=""/>
      <w:lvlJc w:val="left"/>
      <w:pPr>
        <w:ind w:left="6480" w:hanging="360"/>
      </w:pPr>
      <w:rPr>
        <w:rFonts w:ascii="Wingdings" w:hAnsi="Wingdings" w:hint="default"/>
      </w:rPr>
    </w:lvl>
  </w:abstractNum>
  <w:abstractNum w:abstractNumId="16" w15:restartNumberingAfterBreak="0">
    <w:nsid w:val="34E44515"/>
    <w:multiLevelType w:val="multilevel"/>
    <w:tmpl w:val="0F4E6AF0"/>
    <w:lvl w:ilvl="0">
      <w:start w:val="1"/>
      <w:numFmt w:val="decimal"/>
      <w:lvlText w:val="%1"/>
      <w:lvlJc w:val="left"/>
      <w:pPr>
        <w:ind w:left="960" w:hanging="420"/>
      </w:pPr>
      <w:rPr>
        <w:rFonts w:hint="default"/>
        <w:lang w:val="en-US" w:eastAsia="en-US" w:bidi="ar-SA"/>
      </w:rPr>
    </w:lvl>
    <w:lvl w:ilvl="1">
      <w:start w:val="1"/>
      <w:numFmt w:val="decimal"/>
      <w:lvlText w:val="%1.%2"/>
      <w:lvlJc w:val="left"/>
      <w:pPr>
        <w:ind w:left="9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57" w:hanging="420"/>
      </w:pPr>
      <w:rPr>
        <w:rFonts w:hint="default"/>
        <w:lang w:val="en-US" w:eastAsia="en-US" w:bidi="ar-SA"/>
      </w:rPr>
    </w:lvl>
    <w:lvl w:ilvl="3">
      <w:numFmt w:val="bullet"/>
      <w:lvlText w:val="•"/>
      <w:lvlJc w:val="left"/>
      <w:pPr>
        <w:ind w:left="3955" w:hanging="420"/>
      </w:pPr>
      <w:rPr>
        <w:rFonts w:hint="default"/>
        <w:lang w:val="en-US" w:eastAsia="en-US" w:bidi="ar-SA"/>
      </w:rPr>
    </w:lvl>
    <w:lvl w:ilvl="4">
      <w:numFmt w:val="bullet"/>
      <w:lvlText w:val="•"/>
      <w:lvlJc w:val="left"/>
      <w:pPr>
        <w:ind w:left="4954" w:hanging="420"/>
      </w:pPr>
      <w:rPr>
        <w:rFonts w:hint="default"/>
        <w:lang w:val="en-US" w:eastAsia="en-US" w:bidi="ar-SA"/>
      </w:rPr>
    </w:lvl>
    <w:lvl w:ilvl="5">
      <w:numFmt w:val="bullet"/>
      <w:lvlText w:val="•"/>
      <w:lvlJc w:val="left"/>
      <w:pPr>
        <w:ind w:left="5953" w:hanging="420"/>
      </w:pPr>
      <w:rPr>
        <w:rFonts w:hint="default"/>
        <w:lang w:val="en-US" w:eastAsia="en-US" w:bidi="ar-SA"/>
      </w:rPr>
    </w:lvl>
    <w:lvl w:ilvl="6">
      <w:numFmt w:val="bullet"/>
      <w:lvlText w:val="•"/>
      <w:lvlJc w:val="left"/>
      <w:pPr>
        <w:ind w:left="6951" w:hanging="420"/>
      </w:pPr>
      <w:rPr>
        <w:rFonts w:hint="default"/>
        <w:lang w:val="en-US" w:eastAsia="en-US" w:bidi="ar-SA"/>
      </w:rPr>
    </w:lvl>
    <w:lvl w:ilvl="7">
      <w:numFmt w:val="bullet"/>
      <w:lvlText w:val="•"/>
      <w:lvlJc w:val="left"/>
      <w:pPr>
        <w:ind w:left="7950" w:hanging="420"/>
      </w:pPr>
      <w:rPr>
        <w:rFonts w:hint="default"/>
        <w:lang w:val="en-US" w:eastAsia="en-US" w:bidi="ar-SA"/>
      </w:rPr>
    </w:lvl>
    <w:lvl w:ilvl="8">
      <w:numFmt w:val="bullet"/>
      <w:lvlText w:val="•"/>
      <w:lvlJc w:val="left"/>
      <w:pPr>
        <w:ind w:left="8949" w:hanging="420"/>
      </w:pPr>
      <w:rPr>
        <w:rFonts w:hint="default"/>
        <w:lang w:val="en-US" w:eastAsia="en-US" w:bidi="ar-SA"/>
      </w:rPr>
    </w:lvl>
  </w:abstractNum>
  <w:abstractNum w:abstractNumId="17" w15:restartNumberingAfterBreak="0">
    <w:nsid w:val="360945B5"/>
    <w:multiLevelType w:val="multilevel"/>
    <w:tmpl w:val="D2DE162C"/>
    <w:lvl w:ilvl="0">
      <w:start w:val="6"/>
      <w:numFmt w:val="decimal"/>
      <w:lvlText w:val="%1"/>
      <w:lvlJc w:val="left"/>
      <w:pPr>
        <w:ind w:left="1380" w:hanging="420"/>
      </w:pPr>
      <w:rPr>
        <w:rFonts w:hint="default"/>
        <w:lang w:val="en-US" w:eastAsia="en-US" w:bidi="ar-SA"/>
      </w:rPr>
    </w:lvl>
    <w:lvl w:ilvl="1">
      <w:start w:val="1"/>
      <w:numFmt w:val="decimal"/>
      <w:lvlText w:val="%1.%2"/>
      <w:lvlJc w:val="left"/>
      <w:pPr>
        <w:ind w:left="13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64" w:hanging="360"/>
      </w:pPr>
      <w:rPr>
        <w:rFonts w:hint="default"/>
        <w:w w:val="99"/>
        <w:lang w:val="en-US" w:eastAsia="en-US" w:bidi="ar-SA"/>
      </w:rPr>
    </w:lvl>
    <w:lvl w:ilvl="3">
      <w:numFmt w:val="bullet"/>
      <w:lvlText w:val="•"/>
      <w:lvlJc w:val="left"/>
      <w:pPr>
        <w:ind w:left="3568" w:hanging="360"/>
      </w:pPr>
      <w:rPr>
        <w:rFonts w:hint="default"/>
        <w:lang w:val="en-US" w:eastAsia="en-US" w:bidi="ar-SA"/>
      </w:rPr>
    </w:lvl>
    <w:lvl w:ilvl="4">
      <w:numFmt w:val="bullet"/>
      <w:lvlText w:val="•"/>
      <w:lvlJc w:val="left"/>
      <w:pPr>
        <w:ind w:left="4622" w:hanging="360"/>
      </w:pPr>
      <w:rPr>
        <w:rFonts w:hint="default"/>
        <w:lang w:val="en-US" w:eastAsia="en-US" w:bidi="ar-SA"/>
      </w:rPr>
    </w:lvl>
    <w:lvl w:ilvl="5">
      <w:numFmt w:val="bullet"/>
      <w:lvlText w:val="•"/>
      <w:lvlJc w:val="left"/>
      <w:pPr>
        <w:ind w:left="5676" w:hanging="360"/>
      </w:pPr>
      <w:rPr>
        <w:rFonts w:hint="default"/>
        <w:lang w:val="en-US" w:eastAsia="en-US" w:bidi="ar-SA"/>
      </w:rPr>
    </w:lvl>
    <w:lvl w:ilvl="6">
      <w:numFmt w:val="bullet"/>
      <w:lvlText w:val="•"/>
      <w:lvlJc w:val="left"/>
      <w:pPr>
        <w:ind w:left="6730" w:hanging="360"/>
      </w:pPr>
      <w:rPr>
        <w:rFonts w:hint="default"/>
        <w:lang w:val="en-US" w:eastAsia="en-US" w:bidi="ar-SA"/>
      </w:rPr>
    </w:lvl>
    <w:lvl w:ilvl="7">
      <w:numFmt w:val="bullet"/>
      <w:lvlText w:val="•"/>
      <w:lvlJc w:val="left"/>
      <w:pPr>
        <w:ind w:left="7784" w:hanging="360"/>
      </w:pPr>
      <w:rPr>
        <w:rFonts w:hint="default"/>
        <w:lang w:val="en-US" w:eastAsia="en-US" w:bidi="ar-SA"/>
      </w:rPr>
    </w:lvl>
    <w:lvl w:ilvl="8">
      <w:numFmt w:val="bullet"/>
      <w:lvlText w:val="•"/>
      <w:lvlJc w:val="left"/>
      <w:pPr>
        <w:ind w:left="8838" w:hanging="360"/>
      </w:pPr>
      <w:rPr>
        <w:rFonts w:hint="default"/>
        <w:lang w:val="en-US" w:eastAsia="en-US" w:bidi="ar-SA"/>
      </w:rPr>
    </w:lvl>
  </w:abstractNum>
  <w:abstractNum w:abstractNumId="18" w15:restartNumberingAfterBreak="0">
    <w:nsid w:val="3809C377"/>
    <w:multiLevelType w:val="hybridMultilevel"/>
    <w:tmpl w:val="6846DD56"/>
    <w:lvl w:ilvl="0" w:tplc="A7FE5F82">
      <w:start w:val="1"/>
      <w:numFmt w:val="bullet"/>
      <w:lvlText w:val="●"/>
      <w:lvlJc w:val="left"/>
      <w:pPr>
        <w:ind w:left="720" w:hanging="360"/>
      </w:pPr>
      <w:rPr>
        <w:rFonts w:ascii="Symbol" w:hAnsi="Symbol" w:hint="default"/>
      </w:rPr>
    </w:lvl>
    <w:lvl w:ilvl="1" w:tplc="8B9432F8">
      <w:start w:val="1"/>
      <w:numFmt w:val="bullet"/>
      <w:lvlText w:val="o"/>
      <w:lvlJc w:val="left"/>
      <w:pPr>
        <w:ind w:left="1440" w:hanging="360"/>
      </w:pPr>
      <w:rPr>
        <w:rFonts w:ascii="Courier New" w:hAnsi="Courier New" w:hint="default"/>
      </w:rPr>
    </w:lvl>
    <w:lvl w:ilvl="2" w:tplc="9EEC47D2">
      <w:start w:val="1"/>
      <w:numFmt w:val="bullet"/>
      <w:lvlText w:val=""/>
      <w:lvlJc w:val="left"/>
      <w:pPr>
        <w:ind w:left="2160" w:hanging="360"/>
      </w:pPr>
      <w:rPr>
        <w:rFonts w:ascii="Wingdings" w:hAnsi="Wingdings" w:hint="default"/>
      </w:rPr>
    </w:lvl>
    <w:lvl w:ilvl="3" w:tplc="BFCEE2D6">
      <w:start w:val="1"/>
      <w:numFmt w:val="bullet"/>
      <w:lvlText w:val=""/>
      <w:lvlJc w:val="left"/>
      <w:pPr>
        <w:ind w:left="2880" w:hanging="360"/>
      </w:pPr>
      <w:rPr>
        <w:rFonts w:ascii="Symbol" w:hAnsi="Symbol" w:hint="default"/>
      </w:rPr>
    </w:lvl>
    <w:lvl w:ilvl="4" w:tplc="E348BCD8">
      <w:start w:val="1"/>
      <w:numFmt w:val="bullet"/>
      <w:lvlText w:val="o"/>
      <w:lvlJc w:val="left"/>
      <w:pPr>
        <w:ind w:left="3600" w:hanging="360"/>
      </w:pPr>
      <w:rPr>
        <w:rFonts w:ascii="Courier New" w:hAnsi="Courier New" w:hint="default"/>
      </w:rPr>
    </w:lvl>
    <w:lvl w:ilvl="5" w:tplc="4AA2C1AC">
      <w:start w:val="1"/>
      <w:numFmt w:val="bullet"/>
      <w:lvlText w:val=""/>
      <w:lvlJc w:val="left"/>
      <w:pPr>
        <w:ind w:left="4320" w:hanging="360"/>
      </w:pPr>
      <w:rPr>
        <w:rFonts w:ascii="Wingdings" w:hAnsi="Wingdings" w:hint="default"/>
      </w:rPr>
    </w:lvl>
    <w:lvl w:ilvl="6" w:tplc="7BC012A0">
      <w:start w:val="1"/>
      <w:numFmt w:val="bullet"/>
      <w:lvlText w:val=""/>
      <w:lvlJc w:val="left"/>
      <w:pPr>
        <w:ind w:left="5040" w:hanging="360"/>
      </w:pPr>
      <w:rPr>
        <w:rFonts w:ascii="Symbol" w:hAnsi="Symbol" w:hint="default"/>
      </w:rPr>
    </w:lvl>
    <w:lvl w:ilvl="7" w:tplc="FF0E4242">
      <w:start w:val="1"/>
      <w:numFmt w:val="bullet"/>
      <w:lvlText w:val="o"/>
      <w:lvlJc w:val="left"/>
      <w:pPr>
        <w:ind w:left="5760" w:hanging="360"/>
      </w:pPr>
      <w:rPr>
        <w:rFonts w:ascii="Courier New" w:hAnsi="Courier New" w:hint="default"/>
      </w:rPr>
    </w:lvl>
    <w:lvl w:ilvl="8" w:tplc="2A8C99DA">
      <w:start w:val="1"/>
      <w:numFmt w:val="bullet"/>
      <w:lvlText w:val=""/>
      <w:lvlJc w:val="left"/>
      <w:pPr>
        <w:ind w:left="6480" w:hanging="360"/>
      </w:pPr>
      <w:rPr>
        <w:rFonts w:ascii="Wingdings" w:hAnsi="Wingdings" w:hint="default"/>
      </w:rPr>
    </w:lvl>
  </w:abstractNum>
  <w:abstractNum w:abstractNumId="19" w15:restartNumberingAfterBreak="0">
    <w:nsid w:val="38EB5CB5"/>
    <w:multiLevelType w:val="multilevel"/>
    <w:tmpl w:val="A2F88D0A"/>
    <w:lvl w:ilvl="0">
      <w:start w:val="4"/>
      <w:numFmt w:val="decimal"/>
      <w:lvlText w:val="%1"/>
      <w:lvlJc w:val="left"/>
      <w:pPr>
        <w:ind w:left="1522" w:hanging="493"/>
      </w:pPr>
      <w:rPr>
        <w:rFonts w:hint="default"/>
        <w:lang w:val="en-US" w:eastAsia="en-US" w:bidi="ar-SA"/>
      </w:rPr>
    </w:lvl>
    <w:lvl w:ilvl="1">
      <w:start w:val="3"/>
      <w:numFmt w:val="decimal"/>
      <w:lvlText w:val="%1.%2."/>
      <w:lvlJc w:val="left"/>
      <w:pPr>
        <w:ind w:left="152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680" w:hanging="360"/>
      </w:pPr>
      <w:rPr>
        <w:rFonts w:ascii="Arial MT" w:eastAsia="Arial MT" w:hAnsi="Arial MT" w:cs="Arial MT" w:hint="default"/>
        <w:w w:val="100"/>
        <w:sz w:val="24"/>
        <w:szCs w:val="24"/>
        <w:lang w:val="en-US" w:eastAsia="en-US" w:bidi="ar-SA"/>
      </w:rPr>
    </w:lvl>
    <w:lvl w:ilvl="4">
      <w:numFmt w:val="bullet"/>
      <w:lvlText w:val="•"/>
      <w:lvlJc w:val="left"/>
      <w:pPr>
        <w:ind w:left="3996" w:hanging="360"/>
      </w:pPr>
      <w:rPr>
        <w:rFonts w:hint="default"/>
        <w:lang w:val="en-US" w:eastAsia="en-US" w:bidi="ar-SA"/>
      </w:rPr>
    </w:lvl>
    <w:lvl w:ilvl="5">
      <w:numFmt w:val="bullet"/>
      <w:lvlText w:val="•"/>
      <w:lvlJc w:val="left"/>
      <w:pPr>
        <w:ind w:left="5154" w:hanging="360"/>
      </w:pPr>
      <w:rPr>
        <w:rFonts w:hint="default"/>
        <w:lang w:val="en-US" w:eastAsia="en-US" w:bidi="ar-SA"/>
      </w:rPr>
    </w:lvl>
    <w:lvl w:ilvl="6">
      <w:numFmt w:val="bullet"/>
      <w:lvlText w:val="•"/>
      <w:lvlJc w:val="left"/>
      <w:pPr>
        <w:ind w:left="6313" w:hanging="360"/>
      </w:pPr>
      <w:rPr>
        <w:rFonts w:hint="default"/>
        <w:lang w:val="en-US" w:eastAsia="en-US" w:bidi="ar-SA"/>
      </w:rPr>
    </w:lvl>
    <w:lvl w:ilvl="7">
      <w:numFmt w:val="bullet"/>
      <w:lvlText w:val="•"/>
      <w:lvlJc w:val="left"/>
      <w:pPr>
        <w:ind w:left="7471" w:hanging="360"/>
      </w:pPr>
      <w:rPr>
        <w:rFonts w:hint="default"/>
        <w:lang w:val="en-US" w:eastAsia="en-US" w:bidi="ar-SA"/>
      </w:rPr>
    </w:lvl>
    <w:lvl w:ilvl="8">
      <w:numFmt w:val="bullet"/>
      <w:lvlText w:val="•"/>
      <w:lvlJc w:val="left"/>
      <w:pPr>
        <w:ind w:left="8629" w:hanging="360"/>
      </w:pPr>
      <w:rPr>
        <w:rFonts w:hint="default"/>
        <w:lang w:val="en-US" w:eastAsia="en-US" w:bidi="ar-SA"/>
      </w:rPr>
    </w:lvl>
  </w:abstractNum>
  <w:abstractNum w:abstractNumId="20" w15:restartNumberingAfterBreak="0">
    <w:nsid w:val="3A052272"/>
    <w:multiLevelType w:val="hybridMultilevel"/>
    <w:tmpl w:val="4462CCFC"/>
    <w:lvl w:ilvl="0" w:tplc="9CF26064">
      <w:numFmt w:val="bullet"/>
      <w:lvlText w:val="•"/>
      <w:lvlJc w:val="left"/>
      <w:pPr>
        <w:ind w:left="1759" w:hanging="144"/>
      </w:pPr>
      <w:rPr>
        <w:rFonts w:ascii="Times New Roman" w:eastAsia="Times New Roman" w:hAnsi="Times New Roman" w:cs="Times New Roman" w:hint="default"/>
        <w:w w:val="100"/>
        <w:sz w:val="24"/>
        <w:szCs w:val="24"/>
        <w:lang w:val="en-US" w:eastAsia="en-US" w:bidi="ar-SA"/>
      </w:rPr>
    </w:lvl>
    <w:lvl w:ilvl="1" w:tplc="734CBA98">
      <w:numFmt w:val="bullet"/>
      <w:lvlText w:val="•"/>
      <w:lvlJc w:val="left"/>
      <w:pPr>
        <w:ind w:left="2678" w:hanging="144"/>
      </w:pPr>
      <w:rPr>
        <w:rFonts w:hint="default"/>
        <w:lang w:val="en-US" w:eastAsia="en-US" w:bidi="ar-SA"/>
      </w:rPr>
    </w:lvl>
    <w:lvl w:ilvl="2" w:tplc="007860FA">
      <w:numFmt w:val="bullet"/>
      <w:lvlText w:val="•"/>
      <w:lvlJc w:val="left"/>
      <w:pPr>
        <w:ind w:left="3597" w:hanging="144"/>
      </w:pPr>
      <w:rPr>
        <w:rFonts w:hint="default"/>
        <w:lang w:val="en-US" w:eastAsia="en-US" w:bidi="ar-SA"/>
      </w:rPr>
    </w:lvl>
    <w:lvl w:ilvl="3" w:tplc="E9AAD592">
      <w:numFmt w:val="bullet"/>
      <w:lvlText w:val="•"/>
      <w:lvlJc w:val="left"/>
      <w:pPr>
        <w:ind w:left="4515" w:hanging="144"/>
      </w:pPr>
      <w:rPr>
        <w:rFonts w:hint="default"/>
        <w:lang w:val="en-US" w:eastAsia="en-US" w:bidi="ar-SA"/>
      </w:rPr>
    </w:lvl>
    <w:lvl w:ilvl="4" w:tplc="E9EA7E56">
      <w:numFmt w:val="bullet"/>
      <w:lvlText w:val="•"/>
      <w:lvlJc w:val="left"/>
      <w:pPr>
        <w:ind w:left="5434" w:hanging="144"/>
      </w:pPr>
      <w:rPr>
        <w:rFonts w:hint="default"/>
        <w:lang w:val="en-US" w:eastAsia="en-US" w:bidi="ar-SA"/>
      </w:rPr>
    </w:lvl>
    <w:lvl w:ilvl="5" w:tplc="37DC8298">
      <w:numFmt w:val="bullet"/>
      <w:lvlText w:val="•"/>
      <w:lvlJc w:val="left"/>
      <w:pPr>
        <w:ind w:left="6353" w:hanging="144"/>
      </w:pPr>
      <w:rPr>
        <w:rFonts w:hint="default"/>
        <w:lang w:val="en-US" w:eastAsia="en-US" w:bidi="ar-SA"/>
      </w:rPr>
    </w:lvl>
    <w:lvl w:ilvl="6" w:tplc="631E094E">
      <w:numFmt w:val="bullet"/>
      <w:lvlText w:val="•"/>
      <w:lvlJc w:val="left"/>
      <w:pPr>
        <w:ind w:left="7271" w:hanging="144"/>
      </w:pPr>
      <w:rPr>
        <w:rFonts w:hint="default"/>
        <w:lang w:val="en-US" w:eastAsia="en-US" w:bidi="ar-SA"/>
      </w:rPr>
    </w:lvl>
    <w:lvl w:ilvl="7" w:tplc="6B6EB65C">
      <w:numFmt w:val="bullet"/>
      <w:lvlText w:val="•"/>
      <w:lvlJc w:val="left"/>
      <w:pPr>
        <w:ind w:left="8190" w:hanging="144"/>
      </w:pPr>
      <w:rPr>
        <w:rFonts w:hint="default"/>
        <w:lang w:val="en-US" w:eastAsia="en-US" w:bidi="ar-SA"/>
      </w:rPr>
    </w:lvl>
    <w:lvl w:ilvl="8" w:tplc="757234B8">
      <w:numFmt w:val="bullet"/>
      <w:lvlText w:val="•"/>
      <w:lvlJc w:val="left"/>
      <w:pPr>
        <w:ind w:left="9109" w:hanging="144"/>
      </w:pPr>
      <w:rPr>
        <w:rFonts w:hint="default"/>
        <w:lang w:val="en-US" w:eastAsia="en-US" w:bidi="ar-SA"/>
      </w:rPr>
    </w:lvl>
  </w:abstractNum>
  <w:abstractNum w:abstractNumId="21" w15:restartNumberingAfterBreak="0">
    <w:nsid w:val="3A4F1FF3"/>
    <w:multiLevelType w:val="multilevel"/>
    <w:tmpl w:val="E3048D82"/>
    <w:lvl w:ilvl="0">
      <w:start w:val="6"/>
      <w:numFmt w:val="decimal"/>
      <w:lvlText w:val="%1"/>
      <w:lvlJc w:val="left"/>
      <w:pPr>
        <w:ind w:left="1651" w:hanging="632"/>
      </w:pPr>
      <w:rPr>
        <w:rFonts w:hint="default"/>
        <w:lang w:val="en-US" w:eastAsia="en-US" w:bidi="ar-SA"/>
      </w:rPr>
    </w:lvl>
    <w:lvl w:ilvl="1">
      <w:start w:val="2"/>
      <w:numFmt w:val="decimal"/>
      <w:lvlText w:val="%1.%2"/>
      <w:lvlJc w:val="left"/>
      <w:pPr>
        <w:ind w:left="1651" w:hanging="632"/>
      </w:pPr>
      <w:rPr>
        <w:rFonts w:hint="default"/>
        <w:lang w:val="en-US" w:eastAsia="en-US" w:bidi="ar-SA"/>
      </w:rPr>
    </w:lvl>
    <w:lvl w:ilvl="2">
      <w:start w:val="1"/>
      <w:numFmt w:val="decimal"/>
      <w:lvlText w:val="%1.%2.%3"/>
      <w:lvlJc w:val="left"/>
      <w:pPr>
        <w:ind w:left="1651" w:hanging="632"/>
      </w:pPr>
      <w:rPr>
        <w:rFonts w:hint="default"/>
        <w:b/>
        <w:bCs/>
        <w:spacing w:val="-3"/>
        <w:w w:val="100"/>
        <w:lang w:val="en-US" w:eastAsia="en-US" w:bidi="ar-SA"/>
      </w:rPr>
    </w:lvl>
    <w:lvl w:ilvl="3">
      <w:numFmt w:val="bullet"/>
      <w:lvlText w:val="•"/>
      <w:lvlJc w:val="left"/>
      <w:pPr>
        <w:ind w:left="4445" w:hanging="632"/>
      </w:pPr>
      <w:rPr>
        <w:rFonts w:hint="default"/>
        <w:lang w:val="en-US" w:eastAsia="en-US" w:bidi="ar-SA"/>
      </w:rPr>
    </w:lvl>
    <w:lvl w:ilvl="4">
      <w:numFmt w:val="bullet"/>
      <w:lvlText w:val="•"/>
      <w:lvlJc w:val="left"/>
      <w:pPr>
        <w:ind w:left="5374" w:hanging="632"/>
      </w:pPr>
      <w:rPr>
        <w:rFonts w:hint="default"/>
        <w:lang w:val="en-US" w:eastAsia="en-US" w:bidi="ar-SA"/>
      </w:rPr>
    </w:lvl>
    <w:lvl w:ilvl="5">
      <w:numFmt w:val="bullet"/>
      <w:lvlText w:val="•"/>
      <w:lvlJc w:val="left"/>
      <w:pPr>
        <w:ind w:left="6303" w:hanging="632"/>
      </w:pPr>
      <w:rPr>
        <w:rFonts w:hint="default"/>
        <w:lang w:val="en-US" w:eastAsia="en-US" w:bidi="ar-SA"/>
      </w:rPr>
    </w:lvl>
    <w:lvl w:ilvl="6">
      <w:numFmt w:val="bullet"/>
      <w:lvlText w:val="•"/>
      <w:lvlJc w:val="left"/>
      <w:pPr>
        <w:ind w:left="7231" w:hanging="632"/>
      </w:pPr>
      <w:rPr>
        <w:rFonts w:hint="default"/>
        <w:lang w:val="en-US" w:eastAsia="en-US" w:bidi="ar-SA"/>
      </w:rPr>
    </w:lvl>
    <w:lvl w:ilvl="7">
      <w:numFmt w:val="bullet"/>
      <w:lvlText w:val="•"/>
      <w:lvlJc w:val="left"/>
      <w:pPr>
        <w:ind w:left="8160" w:hanging="632"/>
      </w:pPr>
      <w:rPr>
        <w:rFonts w:hint="default"/>
        <w:lang w:val="en-US" w:eastAsia="en-US" w:bidi="ar-SA"/>
      </w:rPr>
    </w:lvl>
    <w:lvl w:ilvl="8">
      <w:numFmt w:val="bullet"/>
      <w:lvlText w:val="•"/>
      <w:lvlJc w:val="left"/>
      <w:pPr>
        <w:ind w:left="9089" w:hanging="632"/>
      </w:pPr>
      <w:rPr>
        <w:rFonts w:hint="default"/>
        <w:lang w:val="en-US" w:eastAsia="en-US" w:bidi="ar-SA"/>
      </w:rPr>
    </w:lvl>
  </w:abstractNum>
  <w:abstractNum w:abstractNumId="22" w15:restartNumberingAfterBreak="0">
    <w:nsid w:val="3D106218"/>
    <w:multiLevelType w:val="hybridMultilevel"/>
    <w:tmpl w:val="E28EE934"/>
    <w:lvl w:ilvl="0" w:tplc="346C8C60">
      <w:start w:val="1"/>
      <w:numFmt w:val="decimal"/>
      <w:lvlText w:val="%1."/>
      <w:lvlJc w:val="left"/>
      <w:pPr>
        <w:ind w:left="3384" w:hanging="240"/>
      </w:pPr>
      <w:rPr>
        <w:rFonts w:ascii="Times New Roman" w:eastAsia="Times New Roman" w:hAnsi="Times New Roman" w:cs="Times New Roman" w:hint="default"/>
        <w:color w:val="3E3E3E"/>
        <w:w w:val="100"/>
        <w:sz w:val="24"/>
        <w:szCs w:val="24"/>
        <w:lang w:val="en-US" w:eastAsia="en-US" w:bidi="ar-SA"/>
      </w:rPr>
    </w:lvl>
    <w:lvl w:ilvl="1" w:tplc="E6D8AB8A">
      <w:start w:val="7"/>
      <w:numFmt w:val="decimal"/>
      <w:lvlText w:val="%2."/>
      <w:lvlJc w:val="left"/>
      <w:pPr>
        <w:ind w:left="4786" w:hanging="404"/>
        <w:jc w:val="right"/>
      </w:pPr>
      <w:rPr>
        <w:rFonts w:hint="default"/>
        <w:b/>
        <w:bCs/>
        <w:spacing w:val="0"/>
        <w:w w:val="100"/>
        <w:lang w:val="en-US" w:eastAsia="en-US" w:bidi="ar-SA"/>
      </w:rPr>
    </w:lvl>
    <w:lvl w:ilvl="2" w:tplc="650A8E18">
      <w:numFmt w:val="bullet"/>
      <w:lvlText w:val="•"/>
      <w:lvlJc w:val="left"/>
      <w:pPr>
        <w:ind w:left="5465" w:hanging="404"/>
      </w:pPr>
      <w:rPr>
        <w:rFonts w:hint="default"/>
        <w:lang w:val="en-US" w:eastAsia="en-US" w:bidi="ar-SA"/>
      </w:rPr>
    </w:lvl>
    <w:lvl w:ilvl="3" w:tplc="9DBE0FCE">
      <w:numFmt w:val="bullet"/>
      <w:lvlText w:val="•"/>
      <w:lvlJc w:val="left"/>
      <w:pPr>
        <w:ind w:left="6150" w:hanging="404"/>
      </w:pPr>
      <w:rPr>
        <w:rFonts w:hint="default"/>
        <w:lang w:val="en-US" w:eastAsia="en-US" w:bidi="ar-SA"/>
      </w:rPr>
    </w:lvl>
    <w:lvl w:ilvl="4" w:tplc="B140643A">
      <w:numFmt w:val="bullet"/>
      <w:lvlText w:val="•"/>
      <w:lvlJc w:val="left"/>
      <w:pPr>
        <w:ind w:left="6835" w:hanging="404"/>
      </w:pPr>
      <w:rPr>
        <w:rFonts w:hint="default"/>
        <w:lang w:val="en-US" w:eastAsia="en-US" w:bidi="ar-SA"/>
      </w:rPr>
    </w:lvl>
    <w:lvl w:ilvl="5" w:tplc="9272C992">
      <w:numFmt w:val="bullet"/>
      <w:lvlText w:val="•"/>
      <w:lvlJc w:val="left"/>
      <w:pPr>
        <w:ind w:left="7520" w:hanging="404"/>
      </w:pPr>
      <w:rPr>
        <w:rFonts w:hint="default"/>
        <w:lang w:val="en-US" w:eastAsia="en-US" w:bidi="ar-SA"/>
      </w:rPr>
    </w:lvl>
    <w:lvl w:ilvl="6" w:tplc="61D48594">
      <w:numFmt w:val="bullet"/>
      <w:lvlText w:val="•"/>
      <w:lvlJc w:val="left"/>
      <w:pPr>
        <w:ind w:left="8205" w:hanging="404"/>
      </w:pPr>
      <w:rPr>
        <w:rFonts w:hint="default"/>
        <w:lang w:val="en-US" w:eastAsia="en-US" w:bidi="ar-SA"/>
      </w:rPr>
    </w:lvl>
    <w:lvl w:ilvl="7" w:tplc="EDCA04C6">
      <w:numFmt w:val="bullet"/>
      <w:lvlText w:val="•"/>
      <w:lvlJc w:val="left"/>
      <w:pPr>
        <w:ind w:left="8890" w:hanging="404"/>
      </w:pPr>
      <w:rPr>
        <w:rFonts w:hint="default"/>
        <w:lang w:val="en-US" w:eastAsia="en-US" w:bidi="ar-SA"/>
      </w:rPr>
    </w:lvl>
    <w:lvl w:ilvl="8" w:tplc="A19691F0">
      <w:numFmt w:val="bullet"/>
      <w:lvlText w:val="•"/>
      <w:lvlJc w:val="left"/>
      <w:pPr>
        <w:ind w:left="9576" w:hanging="404"/>
      </w:pPr>
      <w:rPr>
        <w:rFonts w:hint="default"/>
        <w:lang w:val="en-US" w:eastAsia="en-US" w:bidi="ar-SA"/>
      </w:rPr>
    </w:lvl>
  </w:abstractNum>
  <w:abstractNum w:abstractNumId="23" w15:restartNumberingAfterBreak="0">
    <w:nsid w:val="3D60DC95"/>
    <w:multiLevelType w:val="multilevel"/>
    <w:tmpl w:val="83083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220" w:hanging="54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D67A78"/>
    <w:multiLevelType w:val="multilevel"/>
    <w:tmpl w:val="23D4D1DC"/>
    <w:lvl w:ilvl="0">
      <w:start w:val="4"/>
      <w:numFmt w:val="decimal"/>
      <w:lvlText w:val="%1"/>
      <w:lvlJc w:val="left"/>
      <w:pPr>
        <w:ind w:left="1382" w:hanging="423"/>
      </w:pPr>
      <w:rPr>
        <w:rFonts w:hint="default"/>
        <w:lang w:val="en-US" w:eastAsia="en-US" w:bidi="ar-SA"/>
      </w:rPr>
    </w:lvl>
    <w:lvl w:ilvl="1">
      <w:start w:val="1"/>
      <w:numFmt w:val="decimal"/>
      <w:lvlText w:val="%1.%2"/>
      <w:lvlJc w:val="left"/>
      <w:pPr>
        <w:ind w:left="13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6" w:hanging="360"/>
      </w:pPr>
      <w:rPr>
        <w:rFonts w:ascii="Symbol" w:eastAsia="Symbol" w:hAnsi="Symbol" w:cs="Symbol" w:hint="default"/>
        <w:w w:val="100"/>
        <w:sz w:val="24"/>
        <w:szCs w:val="24"/>
        <w:lang w:val="en-US" w:eastAsia="en-US" w:bidi="ar-SA"/>
      </w:rPr>
    </w:lvl>
    <w:lvl w:ilvl="3">
      <w:numFmt w:val="bullet"/>
      <w:lvlText w:val="•"/>
      <w:lvlJc w:val="left"/>
      <w:pPr>
        <w:ind w:left="4283" w:hanging="360"/>
      </w:pPr>
      <w:rPr>
        <w:rFonts w:hint="default"/>
        <w:lang w:val="en-US" w:eastAsia="en-US" w:bidi="ar-SA"/>
      </w:rPr>
    </w:lvl>
    <w:lvl w:ilvl="4">
      <w:numFmt w:val="bullet"/>
      <w:lvlText w:val="•"/>
      <w:lvlJc w:val="left"/>
      <w:pPr>
        <w:ind w:left="5235" w:hanging="360"/>
      </w:pPr>
      <w:rPr>
        <w:rFonts w:hint="default"/>
        <w:lang w:val="en-US" w:eastAsia="en-US" w:bidi="ar-SA"/>
      </w:rPr>
    </w:lvl>
    <w:lvl w:ilvl="5">
      <w:numFmt w:val="bullet"/>
      <w:lvlText w:val="•"/>
      <w:lvlJc w:val="left"/>
      <w:pPr>
        <w:ind w:left="6187" w:hanging="360"/>
      </w:pPr>
      <w:rPr>
        <w:rFonts w:hint="default"/>
        <w:lang w:val="en-US" w:eastAsia="en-US" w:bidi="ar-SA"/>
      </w:rPr>
    </w:lvl>
    <w:lvl w:ilvl="6">
      <w:numFmt w:val="bullet"/>
      <w:lvlText w:val="•"/>
      <w:lvlJc w:val="left"/>
      <w:pPr>
        <w:ind w:left="7139" w:hanging="360"/>
      </w:pPr>
      <w:rPr>
        <w:rFonts w:hint="default"/>
        <w:lang w:val="en-US" w:eastAsia="en-US" w:bidi="ar-SA"/>
      </w:rPr>
    </w:lvl>
    <w:lvl w:ilvl="7">
      <w:numFmt w:val="bullet"/>
      <w:lvlText w:val="•"/>
      <w:lvlJc w:val="left"/>
      <w:pPr>
        <w:ind w:left="8090" w:hanging="360"/>
      </w:pPr>
      <w:rPr>
        <w:rFonts w:hint="default"/>
        <w:lang w:val="en-US" w:eastAsia="en-US" w:bidi="ar-SA"/>
      </w:rPr>
    </w:lvl>
    <w:lvl w:ilvl="8">
      <w:numFmt w:val="bullet"/>
      <w:lvlText w:val="•"/>
      <w:lvlJc w:val="left"/>
      <w:pPr>
        <w:ind w:left="9042" w:hanging="360"/>
      </w:pPr>
      <w:rPr>
        <w:rFonts w:hint="default"/>
        <w:lang w:val="en-US" w:eastAsia="en-US" w:bidi="ar-SA"/>
      </w:rPr>
    </w:lvl>
  </w:abstractNum>
  <w:abstractNum w:abstractNumId="25" w15:restartNumberingAfterBreak="0">
    <w:nsid w:val="4E6C90EC"/>
    <w:multiLevelType w:val="hybridMultilevel"/>
    <w:tmpl w:val="6888B2A4"/>
    <w:lvl w:ilvl="0" w:tplc="B810B7AC">
      <w:start w:val="1"/>
      <w:numFmt w:val="decimal"/>
      <w:lvlText w:val="%1."/>
      <w:lvlJc w:val="left"/>
      <w:pPr>
        <w:ind w:left="1080" w:hanging="360"/>
      </w:pPr>
    </w:lvl>
    <w:lvl w:ilvl="1" w:tplc="FA1ED342">
      <w:start w:val="1"/>
      <w:numFmt w:val="lowerLetter"/>
      <w:lvlText w:val="%2."/>
      <w:lvlJc w:val="left"/>
      <w:pPr>
        <w:ind w:left="1800" w:hanging="360"/>
      </w:pPr>
    </w:lvl>
    <w:lvl w:ilvl="2" w:tplc="0B503C00">
      <w:start w:val="1"/>
      <w:numFmt w:val="lowerRoman"/>
      <w:lvlText w:val="%3."/>
      <w:lvlJc w:val="right"/>
      <w:pPr>
        <w:ind w:left="2520" w:hanging="180"/>
      </w:pPr>
    </w:lvl>
    <w:lvl w:ilvl="3" w:tplc="273CA1FA">
      <w:start w:val="1"/>
      <w:numFmt w:val="decimal"/>
      <w:lvlText w:val="%4."/>
      <w:lvlJc w:val="left"/>
      <w:pPr>
        <w:ind w:left="3240" w:hanging="360"/>
      </w:pPr>
    </w:lvl>
    <w:lvl w:ilvl="4" w:tplc="5F7A457E">
      <w:start w:val="1"/>
      <w:numFmt w:val="lowerLetter"/>
      <w:lvlText w:val="%5."/>
      <w:lvlJc w:val="left"/>
      <w:pPr>
        <w:ind w:left="3960" w:hanging="360"/>
      </w:pPr>
    </w:lvl>
    <w:lvl w:ilvl="5" w:tplc="464E9F82">
      <w:start w:val="1"/>
      <w:numFmt w:val="lowerRoman"/>
      <w:lvlText w:val="%6."/>
      <w:lvlJc w:val="right"/>
      <w:pPr>
        <w:ind w:left="4680" w:hanging="180"/>
      </w:pPr>
    </w:lvl>
    <w:lvl w:ilvl="6" w:tplc="B582E038">
      <w:start w:val="1"/>
      <w:numFmt w:val="decimal"/>
      <w:lvlText w:val="%7."/>
      <w:lvlJc w:val="left"/>
      <w:pPr>
        <w:ind w:left="5400" w:hanging="360"/>
      </w:pPr>
    </w:lvl>
    <w:lvl w:ilvl="7" w:tplc="79EE23CE">
      <w:start w:val="1"/>
      <w:numFmt w:val="lowerLetter"/>
      <w:lvlText w:val="%8."/>
      <w:lvlJc w:val="left"/>
      <w:pPr>
        <w:ind w:left="6120" w:hanging="360"/>
      </w:pPr>
    </w:lvl>
    <w:lvl w:ilvl="8" w:tplc="E3D4BD78">
      <w:start w:val="1"/>
      <w:numFmt w:val="lowerRoman"/>
      <w:lvlText w:val="%9."/>
      <w:lvlJc w:val="right"/>
      <w:pPr>
        <w:ind w:left="6840" w:hanging="180"/>
      </w:pPr>
    </w:lvl>
  </w:abstractNum>
  <w:abstractNum w:abstractNumId="26" w15:restartNumberingAfterBreak="0">
    <w:nsid w:val="51BE3AA4"/>
    <w:multiLevelType w:val="hybridMultilevel"/>
    <w:tmpl w:val="D3F264E4"/>
    <w:lvl w:ilvl="0" w:tplc="D3BA2410">
      <w:start w:val="1"/>
      <w:numFmt w:val="upperLetter"/>
      <w:lvlText w:val="%1."/>
      <w:lvlJc w:val="left"/>
      <w:pPr>
        <w:ind w:left="2693" w:hanging="293"/>
      </w:pPr>
      <w:rPr>
        <w:rFonts w:ascii="Times New Roman" w:eastAsia="Times New Roman" w:hAnsi="Times New Roman" w:cs="Times New Roman" w:hint="default"/>
        <w:b/>
        <w:bCs/>
        <w:w w:val="99"/>
        <w:sz w:val="24"/>
        <w:szCs w:val="24"/>
        <w:lang w:val="en-US" w:eastAsia="en-US" w:bidi="ar-SA"/>
      </w:rPr>
    </w:lvl>
    <w:lvl w:ilvl="1" w:tplc="CFA0E5D2">
      <w:numFmt w:val="bullet"/>
      <w:lvlText w:val="•"/>
      <w:lvlJc w:val="left"/>
      <w:pPr>
        <w:ind w:left="3524" w:hanging="293"/>
      </w:pPr>
      <w:rPr>
        <w:rFonts w:hint="default"/>
        <w:lang w:val="en-US" w:eastAsia="en-US" w:bidi="ar-SA"/>
      </w:rPr>
    </w:lvl>
    <w:lvl w:ilvl="2" w:tplc="5AE8D08E">
      <w:numFmt w:val="bullet"/>
      <w:lvlText w:val="•"/>
      <w:lvlJc w:val="left"/>
      <w:pPr>
        <w:ind w:left="4349" w:hanging="293"/>
      </w:pPr>
      <w:rPr>
        <w:rFonts w:hint="default"/>
        <w:lang w:val="en-US" w:eastAsia="en-US" w:bidi="ar-SA"/>
      </w:rPr>
    </w:lvl>
    <w:lvl w:ilvl="3" w:tplc="7272014E">
      <w:numFmt w:val="bullet"/>
      <w:lvlText w:val="•"/>
      <w:lvlJc w:val="left"/>
      <w:pPr>
        <w:ind w:left="5173" w:hanging="293"/>
      </w:pPr>
      <w:rPr>
        <w:rFonts w:hint="default"/>
        <w:lang w:val="en-US" w:eastAsia="en-US" w:bidi="ar-SA"/>
      </w:rPr>
    </w:lvl>
    <w:lvl w:ilvl="4" w:tplc="5FEC5764">
      <w:numFmt w:val="bullet"/>
      <w:lvlText w:val="•"/>
      <w:lvlJc w:val="left"/>
      <w:pPr>
        <w:ind w:left="5998" w:hanging="293"/>
      </w:pPr>
      <w:rPr>
        <w:rFonts w:hint="default"/>
        <w:lang w:val="en-US" w:eastAsia="en-US" w:bidi="ar-SA"/>
      </w:rPr>
    </w:lvl>
    <w:lvl w:ilvl="5" w:tplc="F822CA02">
      <w:numFmt w:val="bullet"/>
      <w:lvlText w:val="•"/>
      <w:lvlJc w:val="left"/>
      <w:pPr>
        <w:ind w:left="6823" w:hanging="293"/>
      </w:pPr>
      <w:rPr>
        <w:rFonts w:hint="default"/>
        <w:lang w:val="en-US" w:eastAsia="en-US" w:bidi="ar-SA"/>
      </w:rPr>
    </w:lvl>
    <w:lvl w:ilvl="6" w:tplc="5976825E">
      <w:numFmt w:val="bullet"/>
      <w:lvlText w:val="•"/>
      <w:lvlJc w:val="left"/>
      <w:pPr>
        <w:ind w:left="7647" w:hanging="293"/>
      </w:pPr>
      <w:rPr>
        <w:rFonts w:hint="default"/>
        <w:lang w:val="en-US" w:eastAsia="en-US" w:bidi="ar-SA"/>
      </w:rPr>
    </w:lvl>
    <w:lvl w:ilvl="7" w:tplc="B448CFF0">
      <w:numFmt w:val="bullet"/>
      <w:lvlText w:val="•"/>
      <w:lvlJc w:val="left"/>
      <w:pPr>
        <w:ind w:left="8472" w:hanging="293"/>
      </w:pPr>
      <w:rPr>
        <w:rFonts w:hint="default"/>
        <w:lang w:val="en-US" w:eastAsia="en-US" w:bidi="ar-SA"/>
      </w:rPr>
    </w:lvl>
    <w:lvl w:ilvl="8" w:tplc="C9DA43DE">
      <w:numFmt w:val="bullet"/>
      <w:lvlText w:val="•"/>
      <w:lvlJc w:val="left"/>
      <w:pPr>
        <w:ind w:left="9297" w:hanging="293"/>
      </w:pPr>
      <w:rPr>
        <w:rFonts w:hint="default"/>
        <w:lang w:val="en-US" w:eastAsia="en-US" w:bidi="ar-SA"/>
      </w:rPr>
    </w:lvl>
  </w:abstractNum>
  <w:abstractNum w:abstractNumId="27" w15:restartNumberingAfterBreak="0">
    <w:nsid w:val="53733B87"/>
    <w:multiLevelType w:val="hybridMultilevel"/>
    <w:tmpl w:val="B9B4AD34"/>
    <w:lvl w:ilvl="0" w:tplc="FFFFFFFF">
      <w:start w:val="1"/>
      <w:numFmt w:val="decimal"/>
      <w:lvlText w:val="[%1]"/>
      <w:lvlJc w:val="left"/>
      <w:pPr>
        <w:ind w:left="438" w:hanging="339"/>
      </w:pPr>
      <w:rPr>
        <w:rFonts w:ascii="Times New Roman" w:hAnsi="Times New Roman" w:hint="default"/>
        <w:w w:val="99"/>
        <w:sz w:val="24"/>
        <w:szCs w:val="24"/>
        <w:lang w:val="en-US" w:eastAsia="en-US" w:bidi="ar-SA"/>
      </w:rPr>
    </w:lvl>
    <w:lvl w:ilvl="1" w:tplc="88DA77A8">
      <w:numFmt w:val="bullet"/>
      <w:lvlText w:val="•"/>
      <w:lvlJc w:val="left"/>
      <w:pPr>
        <w:ind w:left="1310" w:hanging="339"/>
      </w:pPr>
      <w:rPr>
        <w:rFonts w:hint="default"/>
        <w:lang w:val="en-US" w:eastAsia="en-US" w:bidi="ar-SA"/>
      </w:rPr>
    </w:lvl>
    <w:lvl w:ilvl="2" w:tplc="07A24F8E">
      <w:numFmt w:val="bullet"/>
      <w:lvlText w:val="•"/>
      <w:lvlJc w:val="left"/>
      <w:pPr>
        <w:ind w:left="2181" w:hanging="339"/>
      </w:pPr>
      <w:rPr>
        <w:rFonts w:hint="default"/>
        <w:lang w:val="en-US" w:eastAsia="en-US" w:bidi="ar-SA"/>
      </w:rPr>
    </w:lvl>
    <w:lvl w:ilvl="3" w:tplc="59D6BE9A">
      <w:numFmt w:val="bullet"/>
      <w:lvlText w:val="•"/>
      <w:lvlJc w:val="left"/>
      <w:pPr>
        <w:ind w:left="3051" w:hanging="339"/>
      </w:pPr>
      <w:rPr>
        <w:rFonts w:hint="default"/>
        <w:lang w:val="en-US" w:eastAsia="en-US" w:bidi="ar-SA"/>
      </w:rPr>
    </w:lvl>
    <w:lvl w:ilvl="4" w:tplc="A91E59EE">
      <w:numFmt w:val="bullet"/>
      <w:lvlText w:val="•"/>
      <w:lvlJc w:val="left"/>
      <w:pPr>
        <w:ind w:left="3922" w:hanging="339"/>
      </w:pPr>
      <w:rPr>
        <w:rFonts w:hint="default"/>
        <w:lang w:val="en-US" w:eastAsia="en-US" w:bidi="ar-SA"/>
      </w:rPr>
    </w:lvl>
    <w:lvl w:ilvl="5" w:tplc="8084D2FA">
      <w:numFmt w:val="bullet"/>
      <w:lvlText w:val="•"/>
      <w:lvlJc w:val="left"/>
      <w:pPr>
        <w:ind w:left="4793" w:hanging="339"/>
      </w:pPr>
      <w:rPr>
        <w:rFonts w:hint="default"/>
        <w:lang w:val="en-US" w:eastAsia="en-US" w:bidi="ar-SA"/>
      </w:rPr>
    </w:lvl>
    <w:lvl w:ilvl="6" w:tplc="4D7C0516">
      <w:numFmt w:val="bullet"/>
      <w:lvlText w:val="•"/>
      <w:lvlJc w:val="left"/>
      <w:pPr>
        <w:ind w:left="5663" w:hanging="339"/>
      </w:pPr>
      <w:rPr>
        <w:rFonts w:hint="default"/>
        <w:lang w:val="en-US" w:eastAsia="en-US" w:bidi="ar-SA"/>
      </w:rPr>
    </w:lvl>
    <w:lvl w:ilvl="7" w:tplc="795E7CFE">
      <w:numFmt w:val="bullet"/>
      <w:lvlText w:val="•"/>
      <w:lvlJc w:val="left"/>
      <w:pPr>
        <w:ind w:left="6534" w:hanging="339"/>
      </w:pPr>
      <w:rPr>
        <w:rFonts w:hint="default"/>
        <w:lang w:val="en-US" w:eastAsia="en-US" w:bidi="ar-SA"/>
      </w:rPr>
    </w:lvl>
    <w:lvl w:ilvl="8" w:tplc="8B5CCA0E">
      <w:numFmt w:val="bullet"/>
      <w:lvlText w:val="•"/>
      <w:lvlJc w:val="left"/>
      <w:pPr>
        <w:ind w:left="7405" w:hanging="339"/>
      </w:pPr>
      <w:rPr>
        <w:rFonts w:hint="default"/>
        <w:lang w:val="en-US" w:eastAsia="en-US" w:bidi="ar-SA"/>
      </w:rPr>
    </w:lvl>
  </w:abstractNum>
  <w:abstractNum w:abstractNumId="28" w15:restartNumberingAfterBreak="0">
    <w:nsid w:val="5614C539"/>
    <w:multiLevelType w:val="hybridMultilevel"/>
    <w:tmpl w:val="62861060"/>
    <w:lvl w:ilvl="0" w:tplc="7572382E">
      <w:start w:val="1"/>
      <w:numFmt w:val="lowerRoman"/>
      <w:lvlText w:val="%1."/>
      <w:lvlJc w:val="right"/>
      <w:pPr>
        <w:ind w:left="720" w:hanging="360"/>
      </w:pPr>
    </w:lvl>
    <w:lvl w:ilvl="1" w:tplc="AC862688">
      <w:start w:val="1"/>
      <w:numFmt w:val="lowerLetter"/>
      <w:lvlText w:val="%2."/>
      <w:lvlJc w:val="left"/>
      <w:pPr>
        <w:ind w:left="1440" w:hanging="360"/>
      </w:pPr>
    </w:lvl>
    <w:lvl w:ilvl="2" w:tplc="8E46BE4C">
      <w:start w:val="1"/>
      <w:numFmt w:val="lowerRoman"/>
      <w:lvlText w:val="%3."/>
      <w:lvlJc w:val="right"/>
      <w:pPr>
        <w:ind w:left="2160" w:hanging="180"/>
      </w:pPr>
    </w:lvl>
    <w:lvl w:ilvl="3" w:tplc="12360C5A">
      <w:start w:val="1"/>
      <w:numFmt w:val="decimal"/>
      <w:lvlText w:val="%4."/>
      <w:lvlJc w:val="left"/>
      <w:pPr>
        <w:ind w:left="2880" w:hanging="360"/>
      </w:pPr>
    </w:lvl>
    <w:lvl w:ilvl="4" w:tplc="47AE3520">
      <w:start w:val="1"/>
      <w:numFmt w:val="lowerLetter"/>
      <w:lvlText w:val="%5."/>
      <w:lvlJc w:val="left"/>
      <w:pPr>
        <w:ind w:left="3600" w:hanging="360"/>
      </w:pPr>
    </w:lvl>
    <w:lvl w:ilvl="5" w:tplc="9B28E8C0">
      <w:start w:val="1"/>
      <w:numFmt w:val="lowerRoman"/>
      <w:lvlText w:val="%6."/>
      <w:lvlJc w:val="right"/>
      <w:pPr>
        <w:ind w:left="4320" w:hanging="180"/>
      </w:pPr>
    </w:lvl>
    <w:lvl w:ilvl="6" w:tplc="CDB66E5E">
      <w:start w:val="1"/>
      <w:numFmt w:val="decimal"/>
      <w:lvlText w:val="%7."/>
      <w:lvlJc w:val="left"/>
      <w:pPr>
        <w:ind w:left="5040" w:hanging="360"/>
      </w:pPr>
    </w:lvl>
    <w:lvl w:ilvl="7" w:tplc="79D41E64">
      <w:start w:val="1"/>
      <w:numFmt w:val="lowerLetter"/>
      <w:lvlText w:val="%8."/>
      <w:lvlJc w:val="left"/>
      <w:pPr>
        <w:ind w:left="5760" w:hanging="360"/>
      </w:pPr>
    </w:lvl>
    <w:lvl w:ilvl="8" w:tplc="4F5E637E">
      <w:start w:val="1"/>
      <w:numFmt w:val="lowerRoman"/>
      <w:lvlText w:val="%9."/>
      <w:lvlJc w:val="right"/>
      <w:pPr>
        <w:ind w:left="6480" w:hanging="180"/>
      </w:pPr>
    </w:lvl>
  </w:abstractNum>
  <w:abstractNum w:abstractNumId="29" w15:restartNumberingAfterBreak="0">
    <w:nsid w:val="573B639B"/>
    <w:multiLevelType w:val="hybridMultilevel"/>
    <w:tmpl w:val="973EAF4E"/>
    <w:lvl w:ilvl="0" w:tplc="C5D049A6">
      <w:start w:val="1"/>
      <w:numFmt w:val="bullet"/>
      <w:lvlText w:val=""/>
      <w:lvlJc w:val="left"/>
      <w:pPr>
        <w:ind w:left="720" w:hanging="360"/>
      </w:pPr>
      <w:rPr>
        <w:rFonts w:ascii="Symbol" w:hAnsi="Symbol" w:hint="default"/>
      </w:rPr>
    </w:lvl>
    <w:lvl w:ilvl="1" w:tplc="DAC2CD7E">
      <w:start w:val="1"/>
      <w:numFmt w:val="bullet"/>
      <w:lvlText w:val=""/>
      <w:lvlJc w:val="left"/>
      <w:pPr>
        <w:ind w:left="1440" w:hanging="360"/>
      </w:pPr>
      <w:rPr>
        <w:rFonts w:ascii="Symbol" w:hAnsi="Symbol" w:hint="default"/>
      </w:rPr>
    </w:lvl>
    <w:lvl w:ilvl="2" w:tplc="D60ABC20">
      <w:start w:val="1"/>
      <w:numFmt w:val="bullet"/>
      <w:lvlText w:val=""/>
      <w:lvlJc w:val="left"/>
      <w:pPr>
        <w:ind w:left="2160" w:hanging="360"/>
      </w:pPr>
      <w:rPr>
        <w:rFonts w:ascii="Wingdings" w:hAnsi="Wingdings" w:hint="default"/>
      </w:rPr>
    </w:lvl>
    <w:lvl w:ilvl="3" w:tplc="87181CF8">
      <w:start w:val="1"/>
      <w:numFmt w:val="bullet"/>
      <w:lvlText w:val=""/>
      <w:lvlJc w:val="left"/>
      <w:pPr>
        <w:ind w:left="2880" w:hanging="360"/>
      </w:pPr>
      <w:rPr>
        <w:rFonts w:ascii="Symbol" w:hAnsi="Symbol" w:hint="default"/>
      </w:rPr>
    </w:lvl>
    <w:lvl w:ilvl="4" w:tplc="BBA88AEE">
      <w:start w:val="1"/>
      <w:numFmt w:val="bullet"/>
      <w:lvlText w:val="o"/>
      <w:lvlJc w:val="left"/>
      <w:pPr>
        <w:ind w:left="3600" w:hanging="360"/>
      </w:pPr>
      <w:rPr>
        <w:rFonts w:ascii="Courier New" w:hAnsi="Courier New" w:hint="default"/>
      </w:rPr>
    </w:lvl>
    <w:lvl w:ilvl="5" w:tplc="5BD43000">
      <w:start w:val="1"/>
      <w:numFmt w:val="bullet"/>
      <w:lvlText w:val=""/>
      <w:lvlJc w:val="left"/>
      <w:pPr>
        <w:ind w:left="4320" w:hanging="360"/>
      </w:pPr>
      <w:rPr>
        <w:rFonts w:ascii="Wingdings" w:hAnsi="Wingdings" w:hint="default"/>
      </w:rPr>
    </w:lvl>
    <w:lvl w:ilvl="6" w:tplc="CF626230">
      <w:start w:val="1"/>
      <w:numFmt w:val="bullet"/>
      <w:lvlText w:val=""/>
      <w:lvlJc w:val="left"/>
      <w:pPr>
        <w:ind w:left="5040" w:hanging="360"/>
      </w:pPr>
      <w:rPr>
        <w:rFonts w:ascii="Symbol" w:hAnsi="Symbol" w:hint="default"/>
      </w:rPr>
    </w:lvl>
    <w:lvl w:ilvl="7" w:tplc="2BC69A06">
      <w:start w:val="1"/>
      <w:numFmt w:val="bullet"/>
      <w:lvlText w:val="o"/>
      <w:lvlJc w:val="left"/>
      <w:pPr>
        <w:ind w:left="5760" w:hanging="360"/>
      </w:pPr>
      <w:rPr>
        <w:rFonts w:ascii="Courier New" w:hAnsi="Courier New" w:hint="default"/>
      </w:rPr>
    </w:lvl>
    <w:lvl w:ilvl="8" w:tplc="4D2E5616">
      <w:start w:val="1"/>
      <w:numFmt w:val="bullet"/>
      <w:lvlText w:val=""/>
      <w:lvlJc w:val="left"/>
      <w:pPr>
        <w:ind w:left="6480" w:hanging="360"/>
      </w:pPr>
      <w:rPr>
        <w:rFonts w:ascii="Wingdings" w:hAnsi="Wingdings" w:hint="default"/>
      </w:rPr>
    </w:lvl>
  </w:abstractNum>
  <w:abstractNum w:abstractNumId="30" w15:restartNumberingAfterBreak="0">
    <w:nsid w:val="5A1ADC5E"/>
    <w:multiLevelType w:val="hybridMultilevel"/>
    <w:tmpl w:val="60DE88BC"/>
    <w:lvl w:ilvl="0" w:tplc="1492806A">
      <w:numFmt w:val="none"/>
      <w:lvlText w:val=""/>
      <w:lvlJc w:val="left"/>
      <w:pPr>
        <w:tabs>
          <w:tab w:val="num" w:pos="360"/>
        </w:tabs>
      </w:pPr>
    </w:lvl>
    <w:lvl w:ilvl="1" w:tplc="C2C81744">
      <w:start w:val="1"/>
      <w:numFmt w:val="lowerLetter"/>
      <w:lvlText w:val="%2."/>
      <w:lvlJc w:val="left"/>
      <w:pPr>
        <w:ind w:left="1440" w:hanging="360"/>
      </w:pPr>
    </w:lvl>
    <w:lvl w:ilvl="2" w:tplc="DB0E31E2">
      <w:start w:val="1"/>
      <w:numFmt w:val="lowerRoman"/>
      <w:lvlText w:val="%3."/>
      <w:lvlJc w:val="right"/>
      <w:pPr>
        <w:ind w:left="2160" w:hanging="180"/>
      </w:pPr>
    </w:lvl>
    <w:lvl w:ilvl="3" w:tplc="3C5AC994">
      <w:start w:val="1"/>
      <w:numFmt w:val="decimal"/>
      <w:lvlText w:val="%4."/>
      <w:lvlJc w:val="left"/>
      <w:pPr>
        <w:ind w:left="2880" w:hanging="360"/>
      </w:pPr>
    </w:lvl>
    <w:lvl w:ilvl="4" w:tplc="C83C44A4">
      <w:start w:val="1"/>
      <w:numFmt w:val="lowerLetter"/>
      <w:lvlText w:val="%5."/>
      <w:lvlJc w:val="left"/>
      <w:pPr>
        <w:ind w:left="3600" w:hanging="360"/>
      </w:pPr>
    </w:lvl>
    <w:lvl w:ilvl="5" w:tplc="934C2D62">
      <w:start w:val="1"/>
      <w:numFmt w:val="lowerRoman"/>
      <w:lvlText w:val="%6."/>
      <w:lvlJc w:val="right"/>
      <w:pPr>
        <w:ind w:left="4320" w:hanging="180"/>
      </w:pPr>
    </w:lvl>
    <w:lvl w:ilvl="6" w:tplc="7A741C4C">
      <w:start w:val="1"/>
      <w:numFmt w:val="decimal"/>
      <w:lvlText w:val="%7."/>
      <w:lvlJc w:val="left"/>
      <w:pPr>
        <w:ind w:left="5040" w:hanging="360"/>
      </w:pPr>
    </w:lvl>
    <w:lvl w:ilvl="7" w:tplc="04FA2990">
      <w:start w:val="1"/>
      <w:numFmt w:val="lowerLetter"/>
      <w:lvlText w:val="%8."/>
      <w:lvlJc w:val="left"/>
      <w:pPr>
        <w:ind w:left="5760" w:hanging="360"/>
      </w:pPr>
    </w:lvl>
    <w:lvl w:ilvl="8" w:tplc="ED6CE920">
      <w:start w:val="1"/>
      <w:numFmt w:val="lowerRoman"/>
      <w:lvlText w:val="%9."/>
      <w:lvlJc w:val="right"/>
      <w:pPr>
        <w:ind w:left="6480" w:hanging="180"/>
      </w:pPr>
    </w:lvl>
  </w:abstractNum>
  <w:abstractNum w:abstractNumId="31" w15:restartNumberingAfterBreak="0">
    <w:nsid w:val="5F033BD4"/>
    <w:multiLevelType w:val="hybridMultilevel"/>
    <w:tmpl w:val="D80AA172"/>
    <w:lvl w:ilvl="0" w:tplc="100E6530">
      <w:numFmt w:val="bullet"/>
      <w:lvlText w:val="⮚"/>
      <w:lvlJc w:val="left"/>
      <w:pPr>
        <w:ind w:left="1681" w:hanging="361"/>
      </w:pPr>
      <w:rPr>
        <w:rFonts w:ascii="Segoe UI Symbol" w:eastAsia="Segoe UI Symbol" w:hAnsi="Segoe UI Symbol" w:cs="Segoe UI Symbol" w:hint="default"/>
        <w:w w:val="100"/>
        <w:sz w:val="24"/>
        <w:szCs w:val="24"/>
        <w:lang w:val="en-US" w:eastAsia="en-US" w:bidi="ar-SA"/>
      </w:rPr>
    </w:lvl>
    <w:lvl w:ilvl="1" w:tplc="467EC22C">
      <w:numFmt w:val="bullet"/>
      <w:lvlText w:val="•"/>
      <w:lvlJc w:val="left"/>
      <w:pPr>
        <w:ind w:left="2606" w:hanging="361"/>
      </w:pPr>
      <w:rPr>
        <w:rFonts w:hint="default"/>
        <w:lang w:val="en-US" w:eastAsia="en-US" w:bidi="ar-SA"/>
      </w:rPr>
    </w:lvl>
    <w:lvl w:ilvl="2" w:tplc="A44A3BA6">
      <w:numFmt w:val="bullet"/>
      <w:lvlText w:val="•"/>
      <w:lvlJc w:val="left"/>
      <w:pPr>
        <w:ind w:left="3533" w:hanging="361"/>
      </w:pPr>
      <w:rPr>
        <w:rFonts w:hint="default"/>
        <w:lang w:val="en-US" w:eastAsia="en-US" w:bidi="ar-SA"/>
      </w:rPr>
    </w:lvl>
    <w:lvl w:ilvl="3" w:tplc="A24A9356">
      <w:numFmt w:val="bullet"/>
      <w:lvlText w:val="•"/>
      <w:lvlJc w:val="left"/>
      <w:pPr>
        <w:ind w:left="4459" w:hanging="361"/>
      </w:pPr>
      <w:rPr>
        <w:rFonts w:hint="default"/>
        <w:lang w:val="en-US" w:eastAsia="en-US" w:bidi="ar-SA"/>
      </w:rPr>
    </w:lvl>
    <w:lvl w:ilvl="4" w:tplc="C6F8C6A2">
      <w:numFmt w:val="bullet"/>
      <w:lvlText w:val="•"/>
      <w:lvlJc w:val="left"/>
      <w:pPr>
        <w:ind w:left="5386" w:hanging="361"/>
      </w:pPr>
      <w:rPr>
        <w:rFonts w:hint="default"/>
        <w:lang w:val="en-US" w:eastAsia="en-US" w:bidi="ar-SA"/>
      </w:rPr>
    </w:lvl>
    <w:lvl w:ilvl="5" w:tplc="D6CCEF26">
      <w:numFmt w:val="bullet"/>
      <w:lvlText w:val="•"/>
      <w:lvlJc w:val="left"/>
      <w:pPr>
        <w:ind w:left="6313" w:hanging="361"/>
      </w:pPr>
      <w:rPr>
        <w:rFonts w:hint="default"/>
        <w:lang w:val="en-US" w:eastAsia="en-US" w:bidi="ar-SA"/>
      </w:rPr>
    </w:lvl>
    <w:lvl w:ilvl="6" w:tplc="49D01CAC">
      <w:numFmt w:val="bullet"/>
      <w:lvlText w:val="•"/>
      <w:lvlJc w:val="left"/>
      <w:pPr>
        <w:ind w:left="7239" w:hanging="361"/>
      </w:pPr>
      <w:rPr>
        <w:rFonts w:hint="default"/>
        <w:lang w:val="en-US" w:eastAsia="en-US" w:bidi="ar-SA"/>
      </w:rPr>
    </w:lvl>
    <w:lvl w:ilvl="7" w:tplc="4E52F90C">
      <w:numFmt w:val="bullet"/>
      <w:lvlText w:val="•"/>
      <w:lvlJc w:val="left"/>
      <w:pPr>
        <w:ind w:left="8166" w:hanging="361"/>
      </w:pPr>
      <w:rPr>
        <w:rFonts w:hint="default"/>
        <w:lang w:val="en-US" w:eastAsia="en-US" w:bidi="ar-SA"/>
      </w:rPr>
    </w:lvl>
    <w:lvl w:ilvl="8" w:tplc="E20EDB2E">
      <w:numFmt w:val="bullet"/>
      <w:lvlText w:val="•"/>
      <w:lvlJc w:val="left"/>
      <w:pPr>
        <w:ind w:left="9093" w:hanging="361"/>
      </w:pPr>
      <w:rPr>
        <w:rFonts w:hint="default"/>
        <w:lang w:val="en-US" w:eastAsia="en-US" w:bidi="ar-SA"/>
      </w:rPr>
    </w:lvl>
  </w:abstractNum>
  <w:abstractNum w:abstractNumId="32" w15:restartNumberingAfterBreak="0">
    <w:nsid w:val="663D00A5"/>
    <w:multiLevelType w:val="hybridMultilevel"/>
    <w:tmpl w:val="DEBEDB0A"/>
    <w:lvl w:ilvl="0" w:tplc="9782C6AA">
      <w:start w:val="1"/>
      <w:numFmt w:val="upperLetter"/>
      <w:lvlText w:val="%1."/>
      <w:lvlJc w:val="left"/>
      <w:pPr>
        <w:ind w:left="2693" w:hanging="293"/>
      </w:pPr>
      <w:rPr>
        <w:rFonts w:ascii="Times New Roman" w:eastAsia="Times New Roman" w:hAnsi="Times New Roman" w:cs="Times New Roman" w:hint="default"/>
        <w:b/>
        <w:bCs/>
        <w:w w:val="99"/>
        <w:sz w:val="24"/>
        <w:szCs w:val="24"/>
        <w:lang w:val="en-US" w:eastAsia="en-US" w:bidi="ar-SA"/>
      </w:rPr>
    </w:lvl>
    <w:lvl w:ilvl="1" w:tplc="E1668F80">
      <w:start w:val="1"/>
      <w:numFmt w:val="decimal"/>
      <w:lvlText w:val="%2."/>
      <w:lvlJc w:val="left"/>
      <w:pPr>
        <w:ind w:left="4461" w:hanging="213"/>
        <w:jc w:val="right"/>
      </w:pPr>
      <w:rPr>
        <w:rFonts w:hint="default"/>
        <w:b/>
        <w:bCs/>
        <w:spacing w:val="-1"/>
        <w:w w:val="97"/>
        <w:lang w:val="en-US" w:eastAsia="en-US" w:bidi="ar-SA"/>
      </w:rPr>
    </w:lvl>
    <w:lvl w:ilvl="2" w:tplc="AE8CD932">
      <w:numFmt w:val="bullet"/>
      <w:lvlText w:val="•"/>
      <w:lvlJc w:val="left"/>
      <w:pPr>
        <w:ind w:left="5180" w:hanging="213"/>
      </w:pPr>
      <w:rPr>
        <w:rFonts w:hint="default"/>
        <w:lang w:val="en-US" w:eastAsia="en-US" w:bidi="ar-SA"/>
      </w:rPr>
    </w:lvl>
    <w:lvl w:ilvl="3" w:tplc="0B0286DE">
      <w:numFmt w:val="bullet"/>
      <w:lvlText w:val="•"/>
      <w:lvlJc w:val="left"/>
      <w:pPr>
        <w:ind w:left="5901" w:hanging="213"/>
      </w:pPr>
      <w:rPr>
        <w:rFonts w:hint="default"/>
        <w:lang w:val="en-US" w:eastAsia="en-US" w:bidi="ar-SA"/>
      </w:rPr>
    </w:lvl>
    <w:lvl w:ilvl="4" w:tplc="6D724848">
      <w:numFmt w:val="bullet"/>
      <w:lvlText w:val="•"/>
      <w:lvlJc w:val="left"/>
      <w:pPr>
        <w:ind w:left="6622" w:hanging="213"/>
      </w:pPr>
      <w:rPr>
        <w:rFonts w:hint="default"/>
        <w:lang w:val="en-US" w:eastAsia="en-US" w:bidi="ar-SA"/>
      </w:rPr>
    </w:lvl>
    <w:lvl w:ilvl="5" w:tplc="66EA7AF0">
      <w:numFmt w:val="bullet"/>
      <w:lvlText w:val="•"/>
      <w:lvlJc w:val="left"/>
      <w:pPr>
        <w:ind w:left="7342" w:hanging="213"/>
      </w:pPr>
      <w:rPr>
        <w:rFonts w:hint="default"/>
        <w:lang w:val="en-US" w:eastAsia="en-US" w:bidi="ar-SA"/>
      </w:rPr>
    </w:lvl>
    <w:lvl w:ilvl="6" w:tplc="D7D8173E">
      <w:numFmt w:val="bullet"/>
      <w:lvlText w:val="•"/>
      <w:lvlJc w:val="left"/>
      <w:pPr>
        <w:ind w:left="8063" w:hanging="213"/>
      </w:pPr>
      <w:rPr>
        <w:rFonts w:hint="default"/>
        <w:lang w:val="en-US" w:eastAsia="en-US" w:bidi="ar-SA"/>
      </w:rPr>
    </w:lvl>
    <w:lvl w:ilvl="7" w:tplc="1512924E">
      <w:numFmt w:val="bullet"/>
      <w:lvlText w:val="•"/>
      <w:lvlJc w:val="left"/>
      <w:pPr>
        <w:ind w:left="8784" w:hanging="213"/>
      </w:pPr>
      <w:rPr>
        <w:rFonts w:hint="default"/>
        <w:lang w:val="en-US" w:eastAsia="en-US" w:bidi="ar-SA"/>
      </w:rPr>
    </w:lvl>
    <w:lvl w:ilvl="8" w:tplc="5DB43D9E">
      <w:numFmt w:val="bullet"/>
      <w:lvlText w:val="•"/>
      <w:lvlJc w:val="left"/>
      <w:pPr>
        <w:ind w:left="9504" w:hanging="213"/>
      </w:pPr>
      <w:rPr>
        <w:rFonts w:hint="default"/>
        <w:lang w:val="en-US" w:eastAsia="en-US" w:bidi="ar-SA"/>
      </w:rPr>
    </w:lvl>
  </w:abstractNum>
  <w:abstractNum w:abstractNumId="33" w15:restartNumberingAfterBreak="0">
    <w:nsid w:val="698A11CB"/>
    <w:multiLevelType w:val="hybridMultilevel"/>
    <w:tmpl w:val="815E5806"/>
    <w:lvl w:ilvl="0" w:tplc="5790B722">
      <w:start w:val="9"/>
      <w:numFmt w:val="decimal"/>
      <w:lvlText w:val="[%1]"/>
      <w:lvlJc w:val="left"/>
      <w:pPr>
        <w:ind w:left="100" w:hanging="339"/>
      </w:pPr>
      <w:rPr>
        <w:rFonts w:ascii="Times New Roman" w:eastAsia="Times New Roman" w:hAnsi="Times New Roman" w:cs="Times New Roman" w:hint="default"/>
        <w:w w:val="99"/>
        <w:sz w:val="24"/>
        <w:szCs w:val="24"/>
        <w:lang w:val="en-US" w:eastAsia="en-US" w:bidi="ar-SA"/>
      </w:rPr>
    </w:lvl>
    <w:lvl w:ilvl="1" w:tplc="46549246">
      <w:numFmt w:val="bullet"/>
      <w:lvlText w:val="•"/>
      <w:lvlJc w:val="left"/>
      <w:pPr>
        <w:ind w:left="1004" w:hanging="339"/>
      </w:pPr>
      <w:rPr>
        <w:rFonts w:hint="default"/>
        <w:lang w:val="en-US" w:eastAsia="en-US" w:bidi="ar-SA"/>
      </w:rPr>
    </w:lvl>
    <w:lvl w:ilvl="2" w:tplc="1A1C1C76">
      <w:numFmt w:val="bullet"/>
      <w:lvlText w:val="•"/>
      <w:lvlJc w:val="left"/>
      <w:pPr>
        <w:ind w:left="1909" w:hanging="339"/>
      </w:pPr>
      <w:rPr>
        <w:rFonts w:hint="default"/>
        <w:lang w:val="en-US" w:eastAsia="en-US" w:bidi="ar-SA"/>
      </w:rPr>
    </w:lvl>
    <w:lvl w:ilvl="3" w:tplc="47027552">
      <w:numFmt w:val="bullet"/>
      <w:lvlText w:val="•"/>
      <w:lvlJc w:val="left"/>
      <w:pPr>
        <w:ind w:left="2813" w:hanging="339"/>
      </w:pPr>
      <w:rPr>
        <w:rFonts w:hint="default"/>
        <w:lang w:val="en-US" w:eastAsia="en-US" w:bidi="ar-SA"/>
      </w:rPr>
    </w:lvl>
    <w:lvl w:ilvl="4" w:tplc="6B82CE50">
      <w:numFmt w:val="bullet"/>
      <w:lvlText w:val="•"/>
      <w:lvlJc w:val="left"/>
      <w:pPr>
        <w:ind w:left="3718" w:hanging="339"/>
      </w:pPr>
      <w:rPr>
        <w:rFonts w:hint="default"/>
        <w:lang w:val="en-US" w:eastAsia="en-US" w:bidi="ar-SA"/>
      </w:rPr>
    </w:lvl>
    <w:lvl w:ilvl="5" w:tplc="8A74FFDC">
      <w:numFmt w:val="bullet"/>
      <w:lvlText w:val="•"/>
      <w:lvlJc w:val="left"/>
      <w:pPr>
        <w:ind w:left="4623" w:hanging="339"/>
      </w:pPr>
      <w:rPr>
        <w:rFonts w:hint="default"/>
        <w:lang w:val="en-US" w:eastAsia="en-US" w:bidi="ar-SA"/>
      </w:rPr>
    </w:lvl>
    <w:lvl w:ilvl="6" w:tplc="3E5CC394">
      <w:numFmt w:val="bullet"/>
      <w:lvlText w:val="•"/>
      <w:lvlJc w:val="left"/>
      <w:pPr>
        <w:ind w:left="5527" w:hanging="339"/>
      </w:pPr>
      <w:rPr>
        <w:rFonts w:hint="default"/>
        <w:lang w:val="en-US" w:eastAsia="en-US" w:bidi="ar-SA"/>
      </w:rPr>
    </w:lvl>
    <w:lvl w:ilvl="7" w:tplc="B0DA14A6">
      <w:numFmt w:val="bullet"/>
      <w:lvlText w:val="•"/>
      <w:lvlJc w:val="left"/>
      <w:pPr>
        <w:ind w:left="6432" w:hanging="339"/>
      </w:pPr>
      <w:rPr>
        <w:rFonts w:hint="default"/>
        <w:lang w:val="en-US" w:eastAsia="en-US" w:bidi="ar-SA"/>
      </w:rPr>
    </w:lvl>
    <w:lvl w:ilvl="8" w:tplc="6CEE4DB2">
      <w:numFmt w:val="bullet"/>
      <w:lvlText w:val="•"/>
      <w:lvlJc w:val="left"/>
      <w:pPr>
        <w:ind w:left="7337" w:hanging="339"/>
      </w:pPr>
      <w:rPr>
        <w:rFonts w:hint="default"/>
        <w:lang w:val="en-US" w:eastAsia="en-US" w:bidi="ar-SA"/>
      </w:rPr>
    </w:lvl>
  </w:abstractNum>
  <w:abstractNum w:abstractNumId="34" w15:restartNumberingAfterBreak="0">
    <w:nsid w:val="6DC6B9A1"/>
    <w:multiLevelType w:val="hybridMultilevel"/>
    <w:tmpl w:val="F006DEE4"/>
    <w:lvl w:ilvl="0" w:tplc="612645E8">
      <w:start w:val="1"/>
      <w:numFmt w:val="bullet"/>
      <w:lvlText w:val=""/>
      <w:lvlJc w:val="left"/>
      <w:pPr>
        <w:ind w:left="720" w:hanging="360"/>
      </w:pPr>
      <w:rPr>
        <w:rFonts w:ascii="Symbol" w:hAnsi="Symbol" w:hint="default"/>
      </w:rPr>
    </w:lvl>
    <w:lvl w:ilvl="1" w:tplc="5DFE4142">
      <w:start w:val="1"/>
      <w:numFmt w:val="bullet"/>
      <w:lvlText w:val="o"/>
      <w:lvlJc w:val="left"/>
      <w:pPr>
        <w:ind w:left="1440" w:hanging="360"/>
      </w:pPr>
      <w:rPr>
        <w:rFonts w:ascii="Courier New" w:hAnsi="Courier New" w:hint="default"/>
      </w:rPr>
    </w:lvl>
    <w:lvl w:ilvl="2" w:tplc="FF46DD70">
      <w:start w:val="1"/>
      <w:numFmt w:val="bullet"/>
      <w:lvlText w:val=""/>
      <w:lvlJc w:val="left"/>
      <w:pPr>
        <w:ind w:left="2160" w:hanging="360"/>
      </w:pPr>
      <w:rPr>
        <w:rFonts w:ascii="Symbol" w:hAnsi="Symbol" w:hint="default"/>
      </w:rPr>
    </w:lvl>
    <w:lvl w:ilvl="3" w:tplc="BD2E35C0">
      <w:start w:val="1"/>
      <w:numFmt w:val="bullet"/>
      <w:lvlText w:val=""/>
      <w:lvlJc w:val="left"/>
      <w:pPr>
        <w:ind w:left="2880" w:hanging="360"/>
      </w:pPr>
      <w:rPr>
        <w:rFonts w:ascii="Symbol" w:hAnsi="Symbol" w:hint="default"/>
      </w:rPr>
    </w:lvl>
    <w:lvl w:ilvl="4" w:tplc="75F4B41A">
      <w:start w:val="1"/>
      <w:numFmt w:val="bullet"/>
      <w:lvlText w:val="o"/>
      <w:lvlJc w:val="left"/>
      <w:pPr>
        <w:ind w:left="3600" w:hanging="360"/>
      </w:pPr>
      <w:rPr>
        <w:rFonts w:ascii="Courier New" w:hAnsi="Courier New" w:hint="default"/>
      </w:rPr>
    </w:lvl>
    <w:lvl w:ilvl="5" w:tplc="F2A65DE2">
      <w:start w:val="1"/>
      <w:numFmt w:val="bullet"/>
      <w:lvlText w:val=""/>
      <w:lvlJc w:val="left"/>
      <w:pPr>
        <w:ind w:left="4320" w:hanging="360"/>
      </w:pPr>
      <w:rPr>
        <w:rFonts w:ascii="Wingdings" w:hAnsi="Wingdings" w:hint="default"/>
      </w:rPr>
    </w:lvl>
    <w:lvl w:ilvl="6" w:tplc="1A463548">
      <w:start w:val="1"/>
      <w:numFmt w:val="bullet"/>
      <w:lvlText w:val=""/>
      <w:lvlJc w:val="left"/>
      <w:pPr>
        <w:ind w:left="5040" w:hanging="360"/>
      </w:pPr>
      <w:rPr>
        <w:rFonts w:ascii="Symbol" w:hAnsi="Symbol" w:hint="default"/>
      </w:rPr>
    </w:lvl>
    <w:lvl w:ilvl="7" w:tplc="99B88F24">
      <w:start w:val="1"/>
      <w:numFmt w:val="bullet"/>
      <w:lvlText w:val="o"/>
      <w:lvlJc w:val="left"/>
      <w:pPr>
        <w:ind w:left="5760" w:hanging="360"/>
      </w:pPr>
      <w:rPr>
        <w:rFonts w:ascii="Courier New" w:hAnsi="Courier New" w:hint="default"/>
      </w:rPr>
    </w:lvl>
    <w:lvl w:ilvl="8" w:tplc="CC683440">
      <w:start w:val="1"/>
      <w:numFmt w:val="bullet"/>
      <w:lvlText w:val=""/>
      <w:lvlJc w:val="left"/>
      <w:pPr>
        <w:ind w:left="6480" w:hanging="360"/>
      </w:pPr>
      <w:rPr>
        <w:rFonts w:ascii="Wingdings" w:hAnsi="Wingdings" w:hint="default"/>
      </w:rPr>
    </w:lvl>
  </w:abstractNum>
  <w:abstractNum w:abstractNumId="35" w15:restartNumberingAfterBreak="0">
    <w:nsid w:val="6ED0664C"/>
    <w:multiLevelType w:val="hybridMultilevel"/>
    <w:tmpl w:val="66E8738E"/>
    <w:lvl w:ilvl="0" w:tplc="8550D708">
      <w:numFmt w:val="bullet"/>
      <w:lvlText w:val="•"/>
      <w:lvlJc w:val="left"/>
      <w:pPr>
        <w:ind w:left="1680" w:hanging="360"/>
      </w:pPr>
      <w:rPr>
        <w:rFonts w:ascii="Arial MT" w:eastAsia="Arial MT" w:hAnsi="Arial MT" w:cs="Arial MT" w:hint="default"/>
        <w:w w:val="100"/>
        <w:sz w:val="24"/>
        <w:szCs w:val="24"/>
        <w:lang w:val="en-US" w:eastAsia="en-US" w:bidi="ar-SA"/>
      </w:rPr>
    </w:lvl>
    <w:lvl w:ilvl="1" w:tplc="FC18B35A">
      <w:numFmt w:val="bullet"/>
      <w:lvlText w:val="•"/>
      <w:lvlJc w:val="left"/>
      <w:pPr>
        <w:ind w:left="2606" w:hanging="360"/>
      </w:pPr>
      <w:rPr>
        <w:rFonts w:hint="default"/>
        <w:lang w:val="en-US" w:eastAsia="en-US" w:bidi="ar-SA"/>
      </w:rPr>
    </w:lvl>
    <w:lvl w:ilvl="2" w:tplc="212C0920">
      <w:numFmt w:val="bullet"/>
      <w:lvlText w:val="•"/>
      <w:lvlJc w:val="left"/>
      <w:pPr>
        <w:ind w:left="3533" w:hanging="360"/>
      </w:pPr>
      <w:rPr>
        <w:rFonts w:hint="default"/>
        <w:lang w:val="en-US" w:eastAsia="en-US" w:bidi="ar-SA"/>
      </w:rPr>
    </w:lvl>
    <w:lvl w:ilvl="3" w:tplc="87B80594">
      <w:numFmt w:val="bullet"/>
      <w:lvlText w:val="•"/>
      <w:lvlJc w:val="left"/>
      <w:pPr>
        <w:ind w:left="4459" w:hanging="360"/>
      </w:pPr>
      <w:rPr>
        <w:rFonts w:hint="default"/>
        <w:lang w:val="en-US" w:eastAsia="en-US" w:bidi="ar-SA"/>
      </w:rPr>
    </w:lvl>
    <w:lvl w:ilvl="4" w:tplc="69E6FC96">
      <w:numFmt w:val="bullet"/>
      <w:lvlText w:val="•"/>
      <w:lvlJc w:val="left"/>
      <w:pPr>
        <w:ind w:left="5386" w:hanging="360"/>
      </w:pPr>
      <w:rPr>
        <w:rFonts w:hint="default"/>
        <w:lang w:val="en-US" w:eastAsia="en-US" w:bidi="ar-SA"/>
      </w:rPr>
    </w:lvl>
    <w:lvl w:ilvl="5" w:tplc="9200B25E">
      <w:numFmt w:val="bullet"/>
      <w:lvlText w:val="•"/>
      <w:lvlJc w:val="left"/>
      <w:pPr>
        <w:ind w:left="6313" w:hanging="360"/>
      </w:pPr>
      <w:rPr>
        <w:rFonts w:hint="default"/>
        <w:lang w:val="en-US" w:eastAsia="en-US" w:bidi="ar-SA"/>
      </w:rPr>
    </w:lvl>
    <w:lvl w:ilvl="6" w:tplc="5CC8DFB4">
      <w:numFmt w:val="bullet"/>
      <w:lvlText w:val="•"/>
      <w:lvlJc w:val="left"/>
      <w:pPr>
        <w:ind w:left="7239" w:hanging="360"/>
      </w:pPr>
      <w:rPr>
        <w:rFonts w:hint="default"/>
        <w:lang w:val="en-US" w:eastAsia="en-US" w:bidi="ar-SA"/>
      </w:rPr>
    </w:lvl>
    <w:lvl w:ilvl="7" w:tplc="B6C424BC">
      <w:numFmt w:val="bullet"/>
      <w:lvlText w:val="•"/>
      <w:lvlJc w:val="left"/>
      <w:pPr>
        <w:ind w:left="8166" w:hanging="360"/>
      </w:pPr>
      <w:rPr>
        <w:rFonts w:hint="default"/>
        <w:lang w:val="en-US" w:eastAsia="en-US" w:bidi="ar-SA"/>
      </w:rPr>
    </w:lvl>
    <w:lvl w:ilvl="8" w:tplc="A5263F54">
      <w:numFmt w:val="bullet"/>
      <w:lvlText w:val="•"/>
      <w:lvlJc w:val="left"/>
      <w:pPr>
        <w:ind w:left="9093" w:hanging="360"/>
      </w:pPr>
      <w:rPr>
        <w:rFonts w:hint="default"/>
        <w:lang w:val="en-US" w:eastAsia="en-US" w:bidi="ar-SA"/>
      </w:rPr>
    </w:lvl>
  </w:abstractNum>
  <w:abstractNum w:abstractNumId="36" w15:restartNumberingAfterBreak="0">
    <w:nsid w:val="74DF674F"/>
    <w:multiLevelType w:val="multilevel"/>
    <w:tmpl w:val="378A2DAE"/>
    <w:lvl w:ilvl="0">
      <w:start w:val="4"/>
      <w:numFmt w:val="decimal"/>
      <w:lvlText w:val="%1"/>
      <w:lvlJc w:val="left"/>
      <w:pPr>
        <w:ind w:left="1591" w:hanging="631"/>
      </w:pPr>
      <w:rPr>
        <w:rFonts w:hint="default"/>
        <w:lang w:val="en-US" w:eastAsia="en-US" w:bidi="ar-SA"/>
      </w:rPr>
    </w:lvl>
    <w:lvl w:ilvl="1">
      <w:start w:val="2"/>
      <w:numFmt w:val="decimal"/>
      <w:lvlText w:val="%1.%2"/>
      <w:lvlJc w:val="left"/>
      <w:pPr>
        <w:ind w:left="1591" w:hanging="631"/>
      </w:pPr>
      <w:rPr>
        <w:rFonts w:hint="default"/>
        <w:lang w:val="en-US" w:eastAsia="en-US" w:bidi="ar-SA"/>
      </w:rPr>
    </w:lvl>
    <w:lvl w:ilvl="2">
      <w:start w:val="1"/>
      <w:numFmt w:val="decimal"/>
      <w:lvlText w:val="%1.%2.%3"/>
      <w:lvlJc w:val="left"/>
      <w:pPr>
        <w:ind w:left="15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771" w:hanging="360"/>
      </w:pPr>
      <w:rPr>
        <w:rFonts w:ascii="Arial MT" w:eastAsia="Arial MT" w:hAnsi="Arial MT" w:cs="Arial MT" w:hint="default"/>
        <w:w w:val="100"/>
        <w:sz w:val="24"/>
        <w:szCs w:val="24"/>
        <w:lang w:val="en-US" w:eastAsia="en-US" w:bidi="ar-SA"/>
      </w:rPr>
    </w:lvl>
    <w:lvl w:ilvl="4">
      <w:numFmt w:val="bullet"/>
      <w:lvlText w:val="•"/>
      <w:lvlJc w:val="left"/>
      <w:pPr>
        <w:ind w:left="4835" w:hanging="360"/>
      </w:pPr>
      <w:rPr>
        <w:rFonts w:hint="default"/>
        <w:lang w:val="en-US" w:eastAsia="en-US" w:bidi="ar-SA"/>
      </w:rPr>
    </w:lvl>
    <w:lvl w:ilvl="5">
      <w:numFmt w:val="bullet"/>
      <w:lvlText w:val="•"/>
      <w:lvlJc w:val="left"/>
      <w:pPr>
        <w:ind w:left="5853" w:hanging="360"/>
      </w:pPr>
      <w:rPr>
        <w:rFonts w:hint="default"/>
        <w:lang w:val="en-US" w:eastAsia="en-US" w:bidi="ar-SA"/>
      </w:rPr>
    </w:lvl>
    <w:lvl w:ilvl="6">
      <w:numFmt w:val="bullet"/>
      <w:lvlText w:val="•"/>
      <w:lvlJc w:val="left"/>
      <w:pPr>
        <w:ind w:left="6872" w:hanging="360"/>
      </w:pPr>
      <w:rPr>
        <w:rFonts w:hint="default"/>
        <w:lang w:val="en-US" w:eastAsia="en-US" w:bidi="ar-SA"/>
      </w:rPr>
    </w:lvl>
    <w:lvl w:ilvl="7">
      <w:numFmt w:val="bullet"/>
      <w:lvlText w:val="•"/>
      <w:lvlJc w:val="left"/>
      <w:pPr>
        <w:ind w:left="7890" w:hanging="360"/>
      </w:pPr>
      <w:rPr>
        <w:rFonts w:hint="default"/>
        <w:lang w:val="en-US" w:eastAsia="en-US" w:bidi="ar-SA"/>
      </w:rPr>
    </w:lvl>
    <w:lvl w:ilvl="8">
      <w:numFmt w:val="bullet"/>
      <w:lvlText w:val="•"/>
      <w:lvlJc w:val="left"/>
      <w:pPr>
        <w:ind w:left="8909" w:hanging="360"/>
      </w:pPr>
      <w:rPr>
        <w:rFonts w:hint="default"/>
        <w:lang w:val="en-US" w:eastAsia="en-US" w:bidi="ar-SA"/>
      </w:rPr>
    </w:lvl>
  </w:abstractNum>
  <w:num w:numId="1" w16cid:durableId="1491556546">
    <w:abstractNumId w:val="14"/>
  </w:num>
  <w:num w:numId="2" w16cid:durableId="485631686">
    <w:abstractNumId w:val="9"/>
  </w:num>
  <w:num w:numId="3" w16cid:durableId="1895967769">
    <w:abstractNumId w:val="13"/>
  </w:num>
  <w:num w:numId="4" w16cid:durableId="246772937">
    <w:abstractNumId w:val="12"/>
  </w:num>
  <w:num w:numId="5" w16cid:durableId="1506171637">
    <w:abstractNumId w:val="28"/>
  </w:num>
  <w:num w:numId="6" w16cid:durableId="907113552">
    <w:abstractNumId w:val="11"/>
  </w:num>
  <w:num w:numId="7" w16cid:durableId="1667517999">
    <w:abstractNumId w:val="5"/>
  </w:num>
  <w:num w:numId="8" w16cid:durableId="700595236">
    <w:abstractNumId w:val="29"/>
  </w:num>
  <w:num w:numId="9" w16cid:durableId="436946732">
    <w:abstractNumId w:val="8"/>
  </w:num>
  <w:num w:numId="10" w16cid:durableId="659382668">
    <w:abstractNumId w:val="33"/>
  </w:num>
  <w:num w:numId="11" w16cid:durableId="1574658512">
    <w:abstractNumId w:val="27"/>
  </w:num>
  <w:num w:numId="12" w16cid:durableId="931066">
    <w:abstractNumId w:val="1"/>
  </w:num>
  <w:num w:numId="13" w16cid:durableId="632370879">
    <w:abstractNumId w:val="21"/>
  </w:num>
  <w:num w:numId="14" w16cid:durableId="1940526129">
    <w:abstractNumId w:val="22"/>
  </w:num>
  <w:num w:numId="15" w16cid:durableId="1375888854">
    <w:abstractNumId w:val="17"/>
  </w:num>
  <w:num w:numId="16" w16cid:durableId="857239">
    <w:abstractNumId w:val="20"/>
  </w:num>
  <w:num w:numId="17" w16cid:durableId="1825201604">
    <w:abstractNumId w:val="10"/>
  </w:num>
  <w:num w:numId="18" w16cid:durableId="295792989">
    <w:abstractNumId w:val="2"/>
  </w:num>
  <w:num w:numId="19" w16cid:durableId="1127701424">
    <w:abstractNumId w:val="19"/>
  </w:num>
  <w:num w:numId="20" w16cid:durableId="102574405">
    <w:abstractNumId w:val="36"/>
  </w:num>
  <w:num w:numId="21" w16cid:durableId="57216472">
    <w:abstractNumId w:val="6"/>
  </w:num>
  <w:num w:numId="22" w16cid:durableId="411900264">
    <w:abstractNumId w:val="24"/>
  </w:num>
  <w:num w:numId="23" w16cid:durableId="692074847">
    <w:abstractNumId w:val="35"/>
  </w:num>
  <w:num w:numId="24" w16cid:durableId="466628324">
    <w:abstractNumId w:val="3"/>
  </w:num>
  <w:num w:numId="25" w16cid:durableId="1465392264">
    <w:abstractNumId w:val="7"/>
  </w:num>
  <w:num w:numId="26" w16cid:durableId="249123269">
    <w:abstractNumId w:val="16"/>
  </w:num>
  <w:num w:numId="27" w16cid:durableId="2052336166">
    <w:abstractNumId w:val="31"/>
  </w:num>
  <w:num w:numId="28" w16cid:durableId="372194499">
    <w:abstractNumId w:val="32"/>
  </w:num>
  <w:num w:numId="29" w16cid:durableId="1198660134">
    <w:abstractNumId w:val="26"/>
  </w:num>
  <w:num w:numId="30" w16cid:durableId="498231120">
    <w:abstractNumId w:val="18"/>
  </w:num>
  <w:num w:numId="31" w16cid:durableId="1049961067">
    <w:abstractNumId w:val="0"/>
  </w:num>
  <w:num w:numId="32" w16cid:durableId="142041681">
    <w:abstractNumId w:val="23"/>
  </w:num>
  <w:num w:numId="33" w16cid:durableId="430928421">
    <w:abstractNumId w:val="34"/>
  </w:num>
  <w:num w:numId="34" w16cid:durableId="881404939">
    <w:abstractNumId w:val="4"/>
  </w:num>
  <w:num w:numId="35" w16cid:durableId="1461536118">
    <w:abstractNumId w:val="30"/>
  </w:num>
  <w:num w:numId="36" w16cid:durableId="151529053">
    <w:abstractNumId w:val="15"/>
  </w:num>
  <w:num w:numId="37" w16cid:durableId="1966615103">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shitha Varma">
    <w15:presenceInfo w15:providerId="Windows Live" w15:userId="4f651c502028d0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63A"/>
    <w:rsid w:val="00050B0D"/>
    <w:rsid w:val="000706C2"/>
    <w:rsid w:val="00094BF9"/>
    <w:rsid w:val="000A0192"/>
    <w:rsid w:val="00102981"/>
    <w:rsid w:val="00127FB3"/>
    <w:rsid w:val="0014447B"/>
    <w:rsid w:val="001541BC"/>
    <w:rsid w:val="001A5E60"/>
    <w:rsid w:val="001B44B0"/>
    <w:rsid w:val="001B5A0F"/>
    <w:rsid w:val="00227C52"/>
    <w:rsid w:val="00275C1C"/>
    <w:rsid w:val="00291605"/>
    <w:rsid w:val="00294B80"/>
    <w:rsid w:val="00296F0A"/>
    <w:rsid w:val="002A3E1A"/>
    <w:rsid w:val="002C63AB"/>
    <w:rsid w:val="002E7E0B"/>
    <w:rsid w:val="00330639"/>
    <w:rsid w:val="003853AF"/>
    <w:rsid w:val="003A0F24"/>
    <w:rsid w:val="003B619E"/>
    <w:rsid w:val="003C196B"/>
    <w:rsid w:val="003D431E"/>
    <w:rsid w:val="00401023"/>
    <w:rsid w:val="004226B6"/>
    <w:rsid w:val="004A6770"/>
    <w:rsid w:val="004D4AFF"/>
    <w:rsid w:val="004E1417"/>
    <w:rsid w:val="00520B49"/>
    <w:rsid w:val="0054324B"/>
    <w:rsid w:val="00544DC1"/>
    <w:rsid w:val="00573F5F"/>
    <w:rsid w:val="0057460C"/>
    <w:rsid w:val="00577440"/>
    <w:rsid w:val="005947CE"/>
    <w:rsid w:val="005C69D2"/>
    <w:rsid w:val="005E547F"/>
    <w:rsid w:val="005E563A"/>
    <w:rsid w:val="006028DC"/>
    <w:rsid w:val="00614F8F"/>
    <w:rsid w:val="006379B9"/>
    <w:rsid w:val="00645BE9"/>
    <w:rsid w:val="00675221"/>
    <w:rsid w:val="00683E05"/>
    <w:rsid w:val="00683EB8"/>
    <w:rsid w:val="00684D57"/>
    <w:rsid w:val="006C232B"/>
    <w:rsid w:val="006D7551"/>
    <w:rsid w:val="006F60A6"/>
    <w:rsid w:val="00707ACE"/>
    <w:rsid w:val="007117FC"/>
    <w:rsid w:val="007235B4"/>
    <w:rsid w:val="007261FE"/>
    <w:rsid w:val="00783750"/>
    <w:rsid w:val="00786285"/>
    <w:rsid w:val="007C3E60"/>
    <w:rsid w:val="007F112A"/>
    <w:rsid w:val="00800567"/>
    <w:rsid w:val="0085029D"/>
    <w:rsid w:val="00857BA3"/>
    <w:rsid w:val="00874297"/>
    <w:rsid w:val="00886CD6"/>
    <w:rsid w:val="00892739"/>
    <w:rsid w:val="008B67A6"/>
    <w:rsid w:val="008C45A0"/>
    <w:rsid w:val="008E27C8"/>
    <w:rsid w:val="009003A9"/>
    <w:rsid w:val="009E70BE"/>
    <w:rsid w:val="00A326A0"/>
    <w:rsid w:val="00A44A91"/>
    <w:rsid w:val="00A57F61"/>
    <w:rsid w:val="00A809A9"/>
    <w:rsid w:val="00A86CAA"/>
    <w:rsid w:val="00B23F9D"/>
    <w:rsid w:val="00B8523C"/>
    <w:rsid w:val="00BB7CEA"/>
    <w:rsid w:val="00BD2998"/>
    <w:rsid w:val="00BD4D77"/>
    <w:rsid w:val="00C21E3E"/>
    <w:rsid w:val="00C475E5"/>
    <w:rsid w:val="00C65A78"/>
    <w:rsid w:val="00C904D1"/>
    <w:rsid w:val="00C90572"/>
    <w:rsid w:val="00CA4D74"/>
    <w:rsid w:val="00CE46C2"/>
    <w:rsid w:val="00D20D3D"/>
    <w:rsid w:val="00DE689F"/>
    <w:rsid w:val="00E67A7E"/>
    <w:rsid w:val="00E72DED"/>
    <w:rsid w:val="00E87EF5"/>
    <w:rsid w:val="00EA34C9"/>
    <w:rsid w:val="00EB359D"/>
    <w:rsid w:val="00EF4F1D"/>
    <w:rsid w:val="00F111F7"/>
    <w:rsid w:val="00F90843"/>
    <w:rsid w:val="00FB032D"/>
    <w:rsid w:val="07FB729A"/>
    <w:rsid w:val="08CFB420"/>
    <w:rsid w:val="08E5FDAF"/>
    <w:rsid w:val="14469E10"/>
    <w:rsid w:val="1541B616"/>
    <w:rsid w:val="21B40629"/>
    <w:rsid w:val="261640DB"/>
    <w:rsid w:val="27377240"/>
    <w:rsid w:val="30EF84C5"/>
    <w:rsid w:val="454A7BA7"/>
    <w:rsid w:val="58A02DB9"/>
    <w:rsid w:val="5D465C7B"/>
    <w:rsid w:val="5ED3313D"/>
    <w:rsid w:val="6321AA95"/>
    <w:rsid w:val="76A9350F"/>
    <w:rsid w:val="78124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80DDB5"/>
  <w15:docId w15:val="{06B26804-F4EA-417F-895F-183A02A3E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0"/>
      <w:ind w:left="1566"/>
      <w:jc w:val="center"/>
      <w:outlineLvl w:val="0"/>
    </w:pPr>
    <w:rPr>
      <w:b/>
      <w:bCs/>
      <w:sz w:val="40"/>
      <w:szCs w:val="40"/>
    </w:rPr>
  </w:style>
  <w:style w:type="paragraph" w:styleId="Heading2">
    <w:name w:val="heading 2"/>
    <w:basedOn w:val="Normal"/>
    <w:uiPriority w:val="9"/>
    <w:unhideWhenUsed/>
    <w:qFormat/>
    <w:pPr>
      <w:spacing w:before="85"/>
      <w:ind w:left="1437" w:right="660"/>
      <w:jc w:val="center"/>
      <w:outlineLvl w:val="1"/>
    </w:pPr>
    <w:rPr>
      <w:b/>
      <w:bCs/>
      <w:sz w:val="36"/>
      <w:szCs w:val="36"/>
    </w:rPr>
  </w:style>
  <w:style w:type="paragraph" w:styleId="Heading3">
    <w:name w:val="heading 3"/>
    <w:basedOn w:val="Normal"/>
    <w:uiPriority w:val="9"/>
    <w:unhideWhenUsed/>
    <w:qFormat/>
    <w:pPr>
      <w:spacing w:before="85"/>
      <w:ind w:left="1566" w:right="1438"/>
      <w:jc w:val="center"/>
      <w:outlineLvl w:val="2"/>
    </w:pPr>
    <w:rPr>
      <w:sz w:val="36"/>
      <w:szCs w:val="36"/>
    </w:rPr>
  </w:style>
  <w:style w:type="paragraph" w:styleId="Heading4">
    <w:name w:val="heading 4"/>
    <w:basedOn w:val="Normal"/>
    <w:uiPriority w:val="9"/>
    <w:unhideWhenUsed/>
    <w:qFormat/>
    <w:pPr>
      <w:spacing w:before="86"/>
      <w:ind w:left="1440"/>
      <w:jc w:val="center"/>
      <w:outlineLvl w:val="3"/>
    </w:pPr>
    <w:rPr>
      <w:b/>
      <w:bCs/>
      <w:sz w:val="32"/>
      <w:szCs w:val="32"/>
    </w:rPr>
  </w:style>
  <w:style w:type="paragraph" w:styleId="Heading5">
    <w:name w:val="heading 5"/>
    <w:basedOn w:val="Normal"/>
    <w:uiPriority w:val="9"/>
    <w:unhideWhenUsed/>
    <w:qFormat/>
    <w:pPr>
      <w:ind w:left="1591"/>
      <w:outlineLvl w:val="4"/>
    </w:pPr>
    <w:rPr>
      <w:b/>
      <w:bCs/>
      <w:sz w:val="28"/>
      <w:szCs w:val="28"/>
    </w:rPr>
  </w:style>
  <w:style w:type="paragraph" w:styleId="Heading6">
    <w:name w:val="heading 6"/>
    <w:basedOn w:val="Normal"/>
    <w:uiPriority w:val="9"/>
    <w:unhideWhenUsed/>
    <w:qFormat/>
    <w:pPr>
      <w:spacing w:before="1"/>
      <w:ind w:left="960"/>
      <w:outlineLvl w:val="5"/>
    </w:pPr>
    <w:rPr>
      <w:sz w:val="28"/>
      <w:szCs w:val="28"/>
    </w:rPr>
  </w:style>
  <w:style w:type="paragraph" w:styleId="Heading7">
    <w:name w:val="heading 7"/>
    <w:basedOn w:val="Normal"/>
    <w:uiPriority w:val="1"/>
    <w:qFormat/>
    <w:pPr>
      <w:ind w:left="1171" w:hanging="212"/>
      <w:outlineLvl w:val="6"/>
    </w:pPr>
    <w:rPr>
      <w:sz w:val="27"/>
      <w:szCs w:val="27"/>
    </w:rPr>
  </w:style>
  <w:style w:type="paragraph" w:styleId="Heading8">
    <w:name w:val="heading 8"/>
    <w:basedOn w:val="Normal"/>
    <w:uiPriority w:val="1"/>
    <w:qFormat/>
    <w:pPr>
      <w:ind w:left="96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80" w:hanging="36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857BA3"/>
    <w:rPr>
      <w:color w:val="0000FF"/>
      <w:u w:val="single"/>
    </w:rPr>
  </w:style>
  <w:style w:type="paragraph" w:styleId="NormalWeb">
    <w:name w:val="Normal (Web)"/>
    <w:basedOn w:val="Normal"/>
    <w:uiPriority w:val="99"/>
    <w:semiHidden/>
    <w:unhideWhenUsed/>
    <w:rsid w:val="00857BA3"/>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A57F61"/>
    <w:pPr>
      <w:tabs>
        <w:tab w:val="center" w:pos="4513"/>
        <w:tab w:val="right" w:pos="9026"/>
      </w:tabs>
    </w:pPr>
  </w:style>
  <w:style w:type="character" w:customStyle="1" w:styleId="HeaderChar">
    <w:name w:val="Header Char"/>
    <w:basedOn w:val="DefaultParagraphFont"/>
    <w:link w:val="Header"/>
    <w:uiPriority w:val="99"/>
    <w:rsid w:val="00A57F61"/>
    <w:rPr>
      <w:rFonts w:ascii="Times New Roman" w:eastAsia="Times New Roman" w:hAnsi="Times New Roman" w:cs="Times New Roman"/>
    </w:rPr>
  </w:style>
  <w:style w:type="paragraph" w:styleId="Footer">
    <w:name w:val="footer"/>
    <w:basedOn w:val="Normal"/>
    <w:link w:val="FooterChar"/>
    <w:uiPriority w:val="99"/>
    <w:unhideWhenUsed/>
    <w:rsid w:val="00A57F61"/>
    <w:pPr>
      <w:tabs>
        <w:tab w:val="center" w:pos="4513"/>
        <w:tab w:val="right" w:pos="9026"/>
      </w:tabs>
    </w:pPr>
  </w:style>
  <w:style w:type="character" w:customStyle="1" w:styleId="FooterChar">
    <w:name w:val="Footer Char"/>
    <w:basedOn w:val="DefaultParagraphFont"/>
    <w:link w:val="Footer"/>
    <w:uiPriority w:val="99"/>
    <w:rsid w:val="00A57F61"/>
    <w:rPr>
      <w:rFonts w:ascii="Times New Roman" w:eastAsia="Times New Roman" w:hAnsi="Times New Roman" w:cs="Times New Roman"/>
    </w:rPr>
  </w:style>
  <w:style w:type="table" w:styleId="TableGrid">
    <w:name w:val="Table Grid"/>
    <w:basedOn w:val="TableNormal"/>
    <w:uiPriority w:val="59"/>
    <w:rsid w:val="00A57F6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4D4AFF"/>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802791">
      <w:bodyDiv w:val="1"/>
      <w:marLeft w:val="0"/>
      <w:marRight w:val="0"/>
      <w:marTop w:val="0"/>
      <w:marBottom w:val="0"/>
      <w:divBdr>
        <w:top w:val="none" w:sz="0" w:space="0" w:color="auto"/>
        <w:left w:val="none" w:sz="0" w:space="0" w:color="auto"/>
        <w:bottom w:val="none" w:sz="0" w:space="0" w:color="auto"/>
        <w:right w:val="none" w:sz="0" w:space="0" w:color="auto"/>
      </w:divBdr>
      <w:divsChild>
        <w:div w:id="405883927">
          <w:marLeft w:val="0"/>
          <w:marRight w:val="0"/>
          <w:marTop w:val="600"/>
          <w:marBottom w:val="600"/>
          <w:divBdr>
            <w:top w:val="none" w:sz="0" w:space="0" w:color="auto"/>
            <w:left w:val="none" w:sz="0" w:space="0" w:color="auto"/>
            <w:bottom w:val="none" w:sz="0" w:space="0" w:color="auto"/>
            <w:right w:val="none" w:sz="0" w:space="0" w:color="auto"/>
          </w:divBdr>
          <w:divsChild>
            <w:div w:id="2087527414">
              <w:marLeft w:val="0"/>
              <w:marRight w:val="0"/>
              <w:marTop w:val="0"/>
              <w:marBottom w:val="0"/>
              <w:divBdr>
                <w:top w:val="none" w:sz="0" w:space="0" w:color="auto"/>
                <w:left w:val="none" w:sz="0" w:space="0" w:color="auto"/>
                <w:bottom w:val="none" w:sz="0" w:space="0" w:color="auto"/>
                <w:right w:val="none" w:sz="0" w:space="0" w:color="auto"/>
              </w:divBdr>
              <w:divsChild>
                <w:div w:id="521280203">
                  <w:marLeft w:val="0"/>
                  <w:marRight w:val="0"/>
                  <w:marTop w:val="0"/>
                  <w:marBottom w:val="0"/>
                  <w:divBdr>
                    <w:top w:val="none" w:sz="0" w:space="0" w:color="auto"/>
                    <w:left w:val="none" w:sz="0" w:space="0" w:color="auto"/>
                    <w:bottom w:val="none" w:sz="0" w:space="0" w:color="auto"/>
                    <w:right w:val="none" w:sz="0" w:space="0" w:color="auto"/>
                  </w:divBdr>
                  <w:divsChild>
                    <w:div w:id="9522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0444">
          <w:marLeft w:val="0"/>
          <w:marRight w:val="0"/>
          <w:marTop w:val="0"/>
          <w:marBottom w:val="0"/>
          <w:divBdr>
            <w:top w:val="none" w:sz="0" w:space="0" w:color="auto"/>
            <w:left w:val="none" w:sz="0" w:space="0" w:color="auto"/>
            <w:bottom w:val="none" w:sz="0" w:space="0" w:color="auto"/>
            <w:right w:val="none" w:sz="0" w:space="0" w:color="auto"/>
          </w:divBdr>
          <w:divsChild>
            <w:div w:id="190147715">
              <w:marLeft w:val="0"/>
              <w:marRight w:val="0"/>
              <w:marTop w:val="0"/>
              <w:marBottom w:val="0"/>
              <w:divBdr>
                <w:top w:val="none" w:sz="0" w:space="0" w:color="auto"/>
                <w:left w:val="none" w:sz="0" w:space="0" w:color="auto"/>
                <w:bottom w:val="none" w:sz="0" w:space="0" w:color="auto"/>
                <w:right w:val="none" w:sz="0" w:space="0" w:color="auto"/>
              </w:divBdr>
              <w:divsChild>
                <w:div w:id="489713742">
                  <w:marLeft w:val="0"/>
                  <w:marRight w:val="0"/>
                  <w:marTop w:val="0"/>
                  <w:marBottom w:val="0"/>
                  <w:divBdr>
                    <w:top w:val="none" w:sz="0" w:space="0" w:color="auto"/>
                    <w:left w:val="none" w:sz="0" w:space="0" w:color="auto"/>
                    <w:bottom w:val="none" w:sz="0" w:space="0" w:color="auto"/>
                    <w:right w:val="none" w:sz="0" w:space="0" w:color="auto"/>
                  </w:divBdr>
                  <w:divsChild>
                    <w:div w:id="21279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289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39.xml"/><Relationship Id="rId21" Type="http://schemas.openxmlformats.org/officeDocument/2006/relationships/footer" Target="footer6.xml"/><Relationship Id="rId42" Type="http://schemas.openxmlformats.org/officeDocument/2006/relationships/footer" Target="footer16.xml"/><Relationship Id="rId63" Type="http://schemas.openxmlformats.org/officeDocument/2006/relationships/image" Target="media/image7.png"/><Relationship Id="rId84" Type="http://schemas.openxmlformats.org/officeDocument/2006/relationships/image" Target="media/image15.png"/><Relationship Id="rId138" Type="http://schemas.openxmlformats.org/officeDocument/2006/relationships/header" Target="header49.xml"/><Relationship Id="rId107" Type="http://schemas.openxmlformats.org/officeDocument/2006/relationships/image" Target="media/image26.png"/><Relationship Id="rId11" Type="http://schemas.openxmlformats.org/officeDocument/2006/relationships/image" Target="media/image2.jpeg"/><Relationship Id="rId32" Type="http://schemas.openxmlformats.org/officeDocument/2006/relationships/header" Target="header12.xml"/><Relationship Id="rId53" Type="http://schemas.openxmlformats.org/officeDocument/2006/relationships/header" Target="header23.xml"/><Relationship Id="rId74" Type="http://schemas.openxmlformats.org/officeDocument/2006/relationships/image" Target="media/image13.jpeg"/><Relationship Id="rId128" Type="http://schemas.openxmlformats.org/officeDocument/2006/relationships/image" Target="media/image39.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footer" Target="footer32.xml"/><Relationship Id="rId22" Type="http://schemas.openxmlformats.org/officeDocument/2006/relationships/header" Target="header7.xml"/><Relationship Id="rId27" Type="http://schemas.openxmlformats.org/officeDocument/2006/relationships/footer" Target="footer9.xml"/><Relationship Id="rId43" Type="http://schemas.openxmlformats.org/officeDocument/2006/relationships/header" Target="header18.xml"/><Relationship Id="rId48" Type="http://schemas.openxmlformats.org/officeDocument/2006/relationships/footer" Target="footer19.xml"/><Relationship Id="rId64" Type="http://schemas.openxmlformats.org/officeDocument/2006/relationships/header" Target="header26.xml"/><Relationship Id="rId69" Type="http://schemas.openxmlformats.org/officeDocument/2006/relationships/header" Target="header28.xml"/><Relationship Id="rId113" Type="http://schemas.openxmlformats.org/officeDocument/2006/relationships/image" Target="media/image32.png"/><Relationship Id="rId118" Type="http://schemas.openxmlformats.org/officeDocument/2006/relationships/footer" Target="footer33.xml"/><Relationship Id="rId134" Type="http://schemas.openxmlformats.org/officeDocument/2006/relationships/image" Target="media/image41.jpg"/><Relationship Id="rId139" Type="http://schemas.openxmlformats.org/officeDocument/2006/relationships/header" Target="header50.xml"/><Relationship Id="rId80" Type="http://schemas.openxmlformats.org/officeDocument/2006/relationships/header" Target="header31.xml"/><Relationship Id="rId85" Type="http://schemas.openxmlformats.org/officeDocument/2006/relationships/header" Target="header33.xml"/><Relationship Id="rId150" Type="http://schemas.microsoft.com/office/2020/10/relationships/intelligence" Target="intelligence2.xm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4.xml"/><Relationship Id="rId59" Type="http://schemas.openxmlformats.org/officeDocument/2006/relationships/header" Target="header25.xml"/><Relationship Id="rId103" Type="http://schemas.openxmlformats.org/officeDocument/2006/relationships/header" Target="header37.xml"/><Relationship Id="rId108" Type="http://schemas.openxmlformats.org/officeDocument/2006/relationships/image" Target="media/image27.png"/><Relationship Id="rId124" Type="http://schemas.openxmlformats.org/officeDocument/2006/relationships/image" Target="media/image36.png"/><Relationship Id="rId129" Type="http://schemas.openxmlformats.org/officeDocument/2006/relationships/header" Target="header46.xml"/><Relationship Id="rId54" Type="http://schemas.openxmlformats.org/officeDocument/2006/relationships/footer" Target="footer22.xml"/><Relationship Id="rId70" Type="http://schemas.openxmlformats.org/officeDocument/2006/relationships/footer" Target="footer26.xml"/><Relationship Id="rId75" Type="http://schemas.openxmlformats.org/officeDocument/2006/relationships/header" Target="header29.xml"/><Relationship Id="rId91" Type="http://schemas.openxmlformats.org/officeDocument/2006/relationships/image" Target="media/image20.png"/><Relationship Id="rId96" Type="http://schemas.openxmlformats.org/officeDocument/2006/relationships/hyperlink" Target="https://www.bizdata.com.au/blogpost.php?p=real-time-vs-streaming-analytics" TargetMode="External"/><Relationship Id="rId140" Type="http://schemas.openxmlformats.org/officeDocument/2006/relationships/footer" Target="footer36.xml"/><Relationship Id="rId145" Type="http://schemas.openxmlformats.org/officeDocument/2006/relationships/header" Target="header5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0.xml"/><Relationship Id="rId49" Type="http://schemas.openxmlformats.org/officeDocument/2006/relationships/header" Target="header21.xml"/><Relationship Id="rId114" Type="http://schemas.openxmlformats.org/officeDocument/2006/relationships/image" Target="media/image33.png"/><Relationship Id="rId119" Type="http://schemas.openxmlformats.org/officeDocument/2006/relationships/header" Target="header40.xml"/><Relationship Id="rId44" Type="http://schemas.openxmlformats.org/officeDocument/2006/relationships/footer" Target="footer17.xml"/><Relationship Id="rId60" Type="http://schemas.openxmlformats.org/officeDocument/2006/relationships/footer" Target="footer24.xml"/><Relationship Id="rId65" Type="http://schemas.openxmlformats.org/officeDocument/2006/relationships/footer" Target="footer25.xml"/><Relationship Id="rId81" Type="http://schemas.openxmlformats.org/officeDocument/2006/relationships/footer" Target="footer29.xml"/><Relationship Id="rId86" Type="http://schemas.openxmlformats.org/officeDocument/2006/relationships/footer" Target="footer31.xml"/><Relationship Id="rId130" Type="http://schemas.openxmlformats.org/officeDocument/2006/relationships/footer" Target="footer34.xml"/><Relationship Id="rId135" Type="http://schemas.openxmlformats.org/officeDocument/2006/relationships/image" Target="media/image42.jp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eader" Target="header16.xml"/><Relationship Id="rId109" Type="http://schemas.openxmlformats.org/officeDocument/2006/relationships/image" Target="media/image28.png"/><Relationship Id="rId34" Type="http://schemas.openxmlformats.org/officeDocument/2006/relationships/footer" Target="footer12.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footer" Target="footer27.xml"/><Relationship Id="rId97" Type="http://schemas.openxmlformats.org/officeDocument/2006/relationships/hyperlink" Target="https://acadpubl.eu/jsi/2018-119-10/articles/10b/2.pdf" TargetMode="External"/><Relationship Id="rId104" Type="http://schemas.openxmlformats.org/officeDocument/2006/relationships/header" Target="header38.xml"/><Relationship Id="rId120" Type="http://schemas.openxmlformats.org/officeDocument/2006/relationships/header" Target="header41.xml"/><Relationship Id="rId125" Type="http://schemas.openxmlformats.org/officeDocument/2006/relationships/image" Target="media/image37.png"/><Relationship Id="rId141" Type="http://schemas.openxmlformats.org/officeDocument/2006/relationships/header" Target="header51.xml"/><Relationship Id="rId146" Type="http://schemas.openxmlformats.org/officeDocument/2006/relationships/footer" Target="footer39.xml"/><Relationship Id="rId7" Type="http://schemas.openxmlformats.org/officeDocument/2006/relationships/endnotes" Target="endnotes.xml"/><Relationship Id="rId71" Type="http://schemas.openxmlformats.org/officeDocument/2006/relationships/image" Target="media/image10.jpeg"/><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8.xml"/><Relationship Id="rId40" Type="http://schemas.openxmlformats.org/officeDocument/2006/relationships/footer" Target="footer15.xml"/><Relationship Id="rId45" Type="http://schemas.openxmlformats.org/officeDocument/2006/relationships/header" Target="header19.xml"/><Relationship Id="rId66" Type="http://schemas.openxmlformats.org/officeDocument/2006/relationships/image" Target="media/image8.png"/><Relationship Id="rId87" Type="http://schemas.openxmlformats.org/officeDocument/2006/relationships/image" Target="media/image16.png"/><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header" Target="header47.xml"/><Relationship Id="rId136" Type="http://schemas.openxmlformats.org/officeDocument/2006/relationships/header" Target="header48.xml"/><Relationship Id="rId61" Type="http://schemas.openxmlformats.org/officeDocument/2006/relationships/image" Target="media/image5.jpeg"/><Relationship Id="rId82" Type="http://schemas.openxmlformats.org/officeDocument/2006/relationships/header" Target="header32.xm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header" Target="header14.xml"/><Relationship Id="rId56" Type="http://schemas.openxmlformats.org/officeDocument/2006/relationships/footer" Target="footer23.xml"/><Relationship Id="rId77" Type="http://schemas.openxmlformats.org/officeDocument/2006/relationships/image" Target="media/image14.png"/><Relationship Id="rId100" Type="http://schemas.openxmlformats.org/officeDocument/2006/relationships/image" Target="media/image23.png"/><Relationship Id="rId105" Type="http://schemas.openxmlformats.org/officeDocument/2006/relationships/image" Target="media/image24.png"/><Relationship Id="rId126" Type="http://schemas.openxmlformats.org/officeDocument/2006/relationships/header" Target="header45.xm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2.xml"/><Relationship Id="rId72" Type="http://schemas.openxmlformats.org/officeDocument/2006/relationships/image" Target="media/image11.png"/><Relationship Id="rId93" Type="http://schemas.openxmlformats.org/officeDocument/2006/relationships/image" Target="media/image22.png"/><Relationship Id="rId98" Type="http://schemas.openxmlformats.org/officeDocument/2006/relationships/header" Target="header35.xml"/><Relationship Id="rId121" Type="http://schemas.openxmlformats.org/officeDocument/2006/relationships/header" Target="header42.xml"/><Relationship Id="rId142" Type="http://schemas.openxmlformats.org/officeDocument/2006/relationships/footer" Target="footer37.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footer" Target="footer18.xml"/><Relationship Id="rId67" Type="http://schemas.openxmlformats.org/officeDocument/2006/relationships/header" Target="header27.xml"/><Relationship Id="rId116" Type="http://schemas.openxmlformats.org/officeDocument/2006/relationships/image" Target="media/image35.png"/><Relationship Id="rId137" Type="http://schemas.openxmlformats.org/officeDocument/2006/relationships/image" Target="media/image43.jpg"/><Relationship Id="rId20" Type="http://schemas.openxmlformats.org/officeDocument/2006/relationships/header" Target="header6.xml"/><Relationship Id="rId41" Type="http://schemas.openxmlformats.org/officeDocument/2006/relationships/header" Target="header17.xml"/><Relationship Id="rId62" Type="http://schemas.openxmlformats.org/officeDocument/2006/relationships/image" Target="media/image6.png"/><Relationship Id="rId83" Type="http://schemas.openxmlformats.org/officeDocument/2006/relationships/footer" Target="footer30.xml"/><Relationship Id="rId88" Type="http://schemas.openxmlformats.org/officeDocument/2006/relationships/image" Target="media/image17.png"/><Relationship Id="rId111" Type="http://schemas.openxmlformats.org/officeDocument/2006/relationships/image" Target="media/image30.png"/><Relationship Id="rId132" Type="http://schemas.openxmlformats.org/officeDocument/2006/relationships/footer" Target="footer35.xml"/><Relationship Id="rId15" Type="http://schemas.openxmlformats.org/officeDocument/2006/relationships/footer" Target="footer3.xml"/><Relationship Id="rId36" Type="http://schemas.openxmlformats.org/officeDocument/2006/relationships/footer" Target="footer13.xml"/><Relationship Id="rId57" Type="http://schemas.openxmlformats.org/officeDocument/2006/relationships/image" Target="media/image3.jpg"/><Relationship Id="rId106" Type="http://schemas.openxmlformats.org/officeDocument/2006/relationships/image" Target="media/image25.png"/><Relationship Id="rId12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footer" Target="footer11.xml"/><Relationship Id="rId52" Type="http://schemas.openxmlformats.org/officeDocument/2006/relationships/footer" Target="footer21.xml"/><Relationship Id="rId73" Type="http://schemas.openxmlformats.org/officeDocument/2006/relationships/image" Target="media/image12.png"/><Relationship Id="rId78" Type="http://schemas.openxmlformats.org/officeDocument/2006/relationships/header" Target="header30.xml"/><Relationship Id="rId94" Type="http://schemas.openxmlformats.org/officeDocument/2006/relationships/header" Target="header34.xml"/><Relationship Id="rId99" Type="http://schemas.openxmlformats.org/officeDocument/2006/relationships/hyperlink" Target="https://books.google.com.au/books?id=qDRyDwAAQBAJ&amp;pg=PA156&amp;lpg=PA156&amp;dq=Customer+Churn+Prediction+Using+Sentiment+Analysis+and+Text+Classification+of+VOC&amp;source=bl&amp;ots=32nG6MHTAl&amp;sig=ACfU3U18cWhJS2cOVl4whlfsLsrgCUYPxA&amp;hl=en&amp;sa=X&amp;ved=2ahUKEwiRwsKHhZXjAhUEUI8KHacQC64Q6AEwA3oECAkQAQ" TargetMode="External"/><Relationship Id="rId101" Type="http://schemas.openxmlformats.org/officeDocument/2006/relationships/header" Target="header36.xml"/><Relationship Id="rId122" Type="http://schemas.openxmlformats.org/officeDocument/2006/relationships/header" Target="header43.xml"/><Relationship Id="rId143" Type="http://schemas.openxmlformats.org/officeDocument/2006/relationships/header" Target="header52.xml"/><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9.xml"/><Relationship Id="rId47" Type="http://schemas.openxmlformats.org/officeDocument/2006/relationships/header" Target="header20.xml"/><Relationship Id="rId68" Type="http://schemas.openxmlformats.org/officeDocument/2006/relationships/image" Target="media/image9.png"/><Relationship Id="rId89" Type="http://schemas.openxmlformats.org/officeDocument/2006/relationships/image" Target="media/image18.png"/><Relationship Id="rId112" Type="http://schemas.openxmlformats.org/officeDocument/2006/relationships/image" Target="media/image31.png"/><Relationship Id="rId133" Type="http://schemas.openxmlformats.org/officeDocument/2006/relationships/image" Target="media/image40.jpg"/><Relationship Id="rId16" Type="http://schemas.openxmlformats.org/officeDocument/2006/relationships/header" Target="header4.xml"/><Relationship Id="rId37" Type="http://schemas.openxmlformats.org/officeDocument/2006/relationships/header" Target="header15.xml"/><Relationship Id="rId58" Type="http://schemas.openxmlformats.org/officeDocument/2006/relationships/image" Target="media/image4.jpeg"/><Relationship Id="rId79" Type="http://schemas.openxmlformats.org/officeDocument/2006/relationships/footer" Target="footer28.xml"/><Relationship Id="rId102" Type="http://schemas.openxmlformats.org/officeDocument/2006/relationships/hyperlink" Target="https://blog.jupyter.org/jupyterlab-is-ready-for-users-5a6f039b8906" TargetMode="External"/><Relationship Id="rId123" Type="http://schemas.openxmlformats.org/officeDocument/2006/relationships/header" Target="header44.xml"/><Relationship Id="rId144" Type="http://schemas.openxmlformats.org/officeDocument/2006/relationships/footer" Target="footer38.xml"/><Relationship Id="rId9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43A89-5A70-48EC-9184-65B45444C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75</Pages>
  <Words>10023</Words>
  <Characters>56846</Characters>
  <Application>Microsoft Office Word</Application>
  <DocSecurity>0</DocSecurity>
  <Lines>2161</Lines>
  <Paragraphs>701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rosh2428@outlook.com;varmaharshitha8@outlook.com;aishwaryagunnebathula840@outlook.com</dc:creator>
  <cp:keywords/>
  <dc:description/>
  <cp:lastModifiedBy>Harshitha Varma</cp:lastModifiedBy>
  <cp:revision>2</cp:revision>
  <dcterms:created xsi:type="dcterms:W3CDTF">2023-11-06T06:40:00Z</dcterms:created>
  <dcterms:modified xsi:type="dcterms:W3CDTF">2023-11-06T06:40:00Z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2022-11-07T00:00:00Z</vt:filetime>
  </property>
  <property fmtid="{D5CDD505-2E9C-101B-9397-08002B2CF9AE}" pid="3" name="GrammarlyDocumentId">
    <vt:lpwstr>2260007c7569aaa40a700ab9707ddfff892d9f027f939f5278ae7d7a6ad3f41e</vt:lpwstr>
  </property>
</Properties>
</file>